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C625F" w14:textId="77777777" w:rsidR="00D644B1" w:rsidRPr="00E26031" w:rsidRDefault="00D644B1" w:rsidP="00D644B1">
      <w:pPr>
        <w:wordWrap w:val="0"/>
        <w:jc w:val="right"/>
        <w:rPr>
          <w:rFonts w:ascii="Times New Roman" w:hAnsi="Times New Roman" w:cs="Times New Roman"/>
          <w:b/>
          <w:sz w:val="24"/>
          <w:szCs w:val="24"/>
        </w:rPr>
      </w:pPr>
      <w:r w:rsidRPr="00E26031">
        <w:rPr>
          <w:rFonts w:ascii="Times New Roman" w:hAnsi="Times New Roman" w:cs="Times New Roman"/>
          <w:b/>
          <w:sz w:val="24"/>
          <w:szCs w:val="24"/>
        </w:rPr>
        <w:t>密级：</w:t>
      </w:r>
      <w:r w:rsidRPr="00E26031">
        <w:rPr>
          <w:rFonts w:ascii="Times New Roman" w:hAnsi="Times New Roman" w:cs="Times New Roman"/>
          <w:b/>
          <w:sz w:val="24"/>
          <w:szCs w:val="24"/>
        </w:rPr>
        <w:t xml:space="preserve">    </w:t>
      </w:r>
      <w:r w:rsidRPr="00E26031">
        <w:rPr>
          <w:rFonts w:ascii="Times New Roman" w:hAnsi="Times New Roman" w:cs="Times New Roman"/>
          <w:b/>
          <w:sz w:val="24"/>
          <w:szCs w:val="24"/>
        </w:rPr>
        <w:t>保密期限：</w:t>
      </w:r>
      <w:r w:rsidRPr="00E26031">
        <w:rPr>
          <w:rFonts w:ascii="Times New Roman" w:hAnsi="Times New Roman" w:cs="Times New Roman"/>
          <w:b/>
          <w:sz w:val="24"/>
          <w:szCs w:val="24"/>
        </w:rPr>
        <w:t xml:space="preserve">      </w:t>
      </w:r>
    </w:p>
    <w:p w14:paraId="29069CA5" w14:textId="77777777" w:rsidR="00D644B1" w:rsidRPr="00E26031" w:rsidRDefault="00D644B1" w:rsidP="00D644B1">
      <w:pPr>
        <w:spacing w:line="400" w:lineRule="exact"/>
        <w:jc w:val="center"/>
        <w:rPr>
          <w:rFonts w:ascii="Times New Roman" w:hAnsi="Times New Roman" w:cs="Times New Roman"/>
          <w:b/>
          <w:sz w:val="24"/>
          <w:szCs w:val="24"/>
        </w:rPr>
      </w:pPr>
    </w:p>
    <w:p w14:paraId="7DB44060" w14:textId="77777777" w:rsidR="00D644B1" w:rsidRPr="00303347" w:rsidRDefault="00D644B1" w:rsidP="00D644B1">
      <w:pPr>
        <w:jc w:val="center"/>
      </w:pPr>
      <w:r w:rsidRPr="00303347">
        <w:rPr>
          <w:rFonts w:hint="eastAsia"/>
          <w:noProof/>
        </w:rPr>
        <w:drawing>
          <wp:inline distT="0" distB="0" distL="0" distR="0" wp14:anchorId="16A04A21" wp14:editId="1E48945B">
            <wp:extent cx="4714875" cy="1143000"/>
            <wp:effectExtent l="19050" t="0" r="9525" b="0"/>
            <wp:docPr id="4"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srcRect/>
                    <a:stretch>
                      <a:fillRect/>
                    </a:stretch>
                  </pic:blipFill>
                  <pic:spPr bwMode="auto">
                    <a:xfrm>
                      <a:off x="0" y="0"/>
                      <a:ext cx="4714875" cy="1143000"/>
                    </a:xfrm>
                    <a:prstGeom prst="rect">
                      <a:avLst/>
                    </a:prstGeom>
                    <a:noFill/>
                    <a:ln w="9525">
                      <a:noFill/>
                      <a:miter lim="800000"/>
                      <a:headEnd/>
                      <a:tailEnd/>
                    </a:ln>
                  </pic:spPr>
                </pic:pic>
              </a:graphicData>
            </a:graphic>
          </wp:inline>
        </w:drawing>
      </w:r>
    </w:p>
    <w:p w14:paraId="0716AC4C" w14:textId="77777777" w:rsidR="00D644B1" w:rsidRPr="00303347" w:rsidRDefault="00D644B1" w:rsidP="00D644B1">
      <w:pPr>
        <w:jc w:val="center"/>
        <w:rPr>
          <w:rFonts w:ascii="黑体" w:eastAsia="黑体"/>
          <w:b/>
          <w:sz w:val="64"/>
          <w:szCs w:val="52"/>
        </w:rPr>
      </w:pPr>
      <w:r w:rsidRPr="00303347">
        <w:rPr>
          <w:rFonts w:ascii="黑体" w:eastAsia="黑体" w:hint="eastAsia"/>
          <w:b/>
          <w:sz w:val="64"/>
          <w:szCs w:val="52"/>
        </w:rPr>
        <w:t>硕士学位论文</w:t>
      </w:r>
    </w:p>
    <w:p w14:paraId="0BDC982F" w14:textId="77777777" w:rsidR="00D644B1" w:rsidRPr="00303347" w:rsidRDefault="00D644B1" w:rsidP="00D644B1">
      <w:pPr>
        <w:jc w:val="center"/>
      </w:pPr>
    </w:p>
    <w:p w14:paraId="28C6FBDF" w14:textId="77777777" w:rsidR="00D644B1" w:rsidRPr="00303347" w:rsidRDefault="00D644B1" w:rsidP="00D644B1">
      <w:pPr>
        <w:jc w:val="center"/>
      </w:pPr>
      <w:r w:rsidRPr="00303347">
        <w:rPr>
          <w:rFonts w:hint="eastAsia"/>
          <w:noProof/>
        </w:rPr>
        <w:drawing>
          <wp:inline distT="0" distB="0" distL="0" distR="0" wp14:anchorId="61702A06" wp14:editId="270918B9">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srcRect/>
                    <a:stretch>
                      <a:fillRect/>
                    </a:stretch>
                  </pic:blipFill>
                  <pic:spPr bwMode="auto">
                    <a:xfrm>
                      <a:off x="0" y="0"/>
                      <a:ext cx="1114425" cy="1095375"/>
                    </a:xfrm>
                    <a:prstGeom prst="rect">
                      <a:avLst/>
                    </a:prstGeom>
                    <a:noFill/>
                    <a:ln w="9525">
                      <a:noFill/>
                      <a:miter lim="800000"/>
                      <a:headEnd/>
                      <a:tailEnd/>
                    </a:ln>
                  </pic:spPr>
                </pic:pic>
              </a:graphicData>
            </a:graphic>
          </wp:inline>
        </w:drawing>
      </w:r>
    </w:p>
    <w:p w14:paraId="74B967B6" w14:textId="77777777" w:rsidR="00D644B1" w:rsidRPr="00303347" w:rsidRDefault="00D644B1" w:rsidP="00D644B1">
      <w:pPr>
        <w:ind w:firstLine="1044"/>
        <w:jc w:val="center"/>
        <w:rPr>
          <w:rFonts w:eastAsia="黑体"/>
          <w:b/>
          <w:sz w:val="52"/>
          <w:szCs w:val="52"/>
        </w:rPr>
      </w:pPr>
    </w:p>
    <w:p w14:paraId="07CC98D2" w14:textId="7F77715B" w:rsidR="00D644B1" w:rsidRPr="00303347" w:rsidRDefault="00D644B1" w:rsidP="00D644B1">
      <w:pPr>
        <w:jc w:val="center"/>
        <w:rPr>
          <w:b/>
          <w:sz w:val="36"/>
          <w:szCs w:val="32"/>
          <w:u w:val="thick"/>
        </w:rPr>
      </w:pPr>
      <w:r w:rsidRPr="00303347">
        <w:rPr>
          <w:rFonts w:hint="eastAsia"/>
          <w:b/>
          <w:sz w:val="36"/>
          <w:szCs w:val="32"/>
        </w:rPr>
        <w:t>题目：</w:t>
      </w:r>
      <w:r w:rsidR="00360164" w:rsidRPr="00360164">
        <w:rPr>
          <w:rFonts w:hint="eastAsia"/>
          <w:b/>
          <w:sz w:val="36"/>
          <w:szCs w:val="32"/>
          <w:u w:val="thick"/>
        </w:rPr>
        <w:t>基于负载感知和故障容忍的配用电通信网络路由构造机制</w:t>
      </w:r>
    </w:p>
    <w:p w14:paraId="4F0F72C0" w14:textId="77777777" w:rsidR="00D644B1" w:rsidRPr="00303347" w:rsidRDefault="00D644B1" w:rsidP="00D644B1">
      <w:pPr>
        <w:jc w:val="center"/>
        <w:rPr>
          <w:b/>
          <w:sz w:val="36"/>
          <w:szCs w:val="32"/>
          <w:u w:val="thick"/>
        </w:rPr>
      </w:pPr>
    </w:p>
    <w:p w14:paraId="1EB20E03" w14:textId="1F0E2F6B" w:rsidR="00D644B1" w:rsidRPr="00A30FE5" w:rsidRDefault="00D644B1" w:rsidP="00D644B1">
      <w:pPr>
        <w:ind w:firstLineChars="500" w:firstLine="1405"/>
        <w:rPr>
          <w:b/>
          <w:sz w:val="28"/>
          <w:szCs w:val="28"/>
          <w:u w:val="single"/>
        </w:rPr>
      </w:pPr>
      <w:r w:rsidRPr="00303347">
        <w:rPr>
          <w:rFonts w:hint="eastAsia"/>
          <w:b/>
          <w:sz w:val="28"/>
          <w:szCs w:val="28"/>
        </w:rPr>
        <w:t>学</w:t>
      </w:r>
      <w:r w:rsidRPr="00303347">
        <w:rPr>
          <w:rFonts w:hint="eastAsia"/>
          <w:b/>
          <w:sz w:val="28"/>
          <w:szCs w:val="28"/>
        </w:rPr>
        <w:t xml:space="preserve">    </w:t>
      </w:r>
      <w:r w:rsidRPr="00303347">
        <w:rPr>
          <w:rFonts w:hint="eastAsia"/>
          <w:b/>
          <w:sz w:val="28"/>
          <w:szCs w:val="28"/>
        </w:rPr>
        <w:t>号</w:t>
      </w:r>
      <w:r w:rsidRPr="00303347">
        <w:rPr>
          <w:b/>
          <w:sz w:val="28"/>
          <w:szCs w:val="28"/>
        </w:rPr>
        <w:t>：</w:t>
      </w:r>
      <w:r w:rsidRPr="00A30FE5">
        <w:rPr>
          <w:b/>
          <w:sz w:val="28"/>
          <w:szCs w:val="28"/>
          <w:u w:val="single"/>
        </w:rPr>
        <w:t xml:space="preserve">  </w:t>
      </w:r>
      <w:r w:rsidRPr="00A30FE5">
        <w:rPr>
          <w:rFonts w:hint="eastAsia"/>
          <w:b/>
          <w:sz w:val="28"/>
          <w:szCs w:val="28"/>
          <w:u w:val="single"/>
        </w:rPr>
        <w:t xml:space="preserve">       </w:t>
      </w:r>
      <w:r>
        <w:rPr>
          <w:rFonts w:hint="eastAsia"/>
          <w:b/>
          <w:sz w:val="28"/>
          <w:szCs w:val="28"/>
          <w:u w:val="single"/>
        </w:rPr>
        <w:t>201</w:t>
      </w:r>
      <w:r w:rsidR="004B5CA6">
        <w:rPr>
          <w:b/>
          <w:sz w:val="28"/>
          <w:szCs w:val="28"/>
          <w:u w:val="single"/>
        </w:rPr>
        <w:t>6</w:t>
      </w:r>
      <w:r>
        <w:rPr>
          <w:rFonts w:hint="eastAsia"/>
          <w:b/>
          <w:sz w:val="28"/>
          <w:szCs w:val="28"/>
          <w:u w:val="single"/>
        </w:rPr>
        <w:t>111</w:t>
      </w:r>
      <w:r w:rsidR="004B5CA6">
        <w:rPr>
          <w:b/>
          <w:sz w:val="28"/>
          <w:szCs w:val="28"/>
          <w:u w:val="single"/>
        </w:rPr>
        <w:t>421</w:t>
      </w:r>
      <w:r>
        <w:rPr>
          <w:b/>
          <w:sz w:val="28"/>
          <w:szCs w:val="28"/>
          <w:u w:val="single"/>
        </w:rPr>
        <w:t xml:space="preserve">       </w:t>
      </w:r>
      <w:r>
        <w:rPr>
          <w:rFonts w:hint="eastAsia"/>
          <w:b/>
          <w:sz w:val="28"/>
          <w:szCs w:val="28"/>
          <w:u w:val="single"/>
        </w:rPr>
        <w:t xml:space="preserve"> </w:t>
      </w:r>
    </w:p>
    <w:p w14:paraId="2FD04FE6" w14:textId="73B340A4" w:rsidR="00D644B1" w:rsidRPr="00303347" w:rsidRDefault="00D644B1" w:rsidP="00D644B1">
      <w:pPr>
        <w:ind w:firstLineChars="500" w:firstLine="1405"/>
        <w:rPr>
          <w:b/>
          <w:sz w:val="28"/>
          <w:szCs w:val="28"/>
          <w:u w:val="single"/>
        </w:rPr>
      </w:pPr>
      <w:r w:rsidRPr="00303347">
        <w:rPr>
          <w:b/>
          <w:sz w:val="28"/>
          <w:szCs w:val="28"/>
        </w:rPr>
        <w:t>姓</w:t>
      </w:r>
      <w:r w:rsidRPr="00303347">
        <w:rPr>
          <w:b/>
          <w:sz w:val="28"/>
          <w:szCs w:val="28"/>
        </w:rPr>
        <w:t xml:space="preserve">    </w:t>
      </w:r>
      <w:r w:rsidRPr="00303347">
        <w:rPr>
          <w:b/>
          <w:sz w:val="28"/>
          <w:szCs w:val="28"/>
        </w:rPr>
        <w:t>名：</w:t>
      </w:r>
      <w:r w:rsidRPr="00303347">
        <w:rPr>
          <w:b/>
          <w:sz w:val="28"/>
          <w:szCs w:val="28"/>
          <w:u w:val="single"/>
        </w:rPr>
        <w:t xml:space="preserve">      </w:t>
      </w:r>
      <w:r w:rsidRPr="00303347">
        <w:rPr>
          <w:rFonts w:hint="eastAsia"/>
          <w:b/>
          <w:sz w:val="28"/>
          <w:szCs w:val="28"/>
          <w:u w:val="single"/>
        </w:rPr>
        <w:t xml:space="preserve"> </w:t>
      </w:r>
      <w:r w:rsidRPr="00303347">
        <w:rPr>
          <w:b/>
          <w:sz w:val="28"/>
          <w:szCs w:val="28"/>
          <w:u w:val="single"/>
        </w:rPr>
        <w:t xml:space="preserve"> </w:t>
      </w:r>
      <w:r w:rsidRPr="00303347">
        <w:rPr>
          <w:rFonts w:hint="eastAsia"/>
          <w:b/>
          <w:sz w:val="28"/>
          <w:szCs w:val="28"/>
          <w:u w:val="single"/>
        </w:rPr>
        <w:t xml:space="preserve">  </w:t>
      </w:r>
      <w:r>
        <w:rPr>
          <w:b/>
          <w:sz w:val="28"/>
          <w:szCs w:val="28"/>
          <w:u w:val="single"/>
        </w:rPr>
        <w:t xml:space="preserve"> </w:t>
      </w:r>
      <w:r w:rsidR="004B5CA6">
        <w:rPr>
          <w:rFonts w:hint="eastAsia"/>
          <w:b/>
          <w:sz w:val="28"/>
          <w:szCs w:val="28"/>
          <w:u w:val="single"/>
        </w:rPr>
        <w:t>王晓彤</w:t>
      </w:r>
      <w:r w:rsidRPr="00303347">
        <w:rPr>
          <w:b/>
          <w:sz w:val="28"/>
          <w:szCs w:val="28"/>
          <w:u w:val="single"/>
        </w:rPr>
        <w:t xml:space="preserve">    </w:t>
      </w:r>
      <w:r w:rsidRPr="00303347">
        <w:rPr>
          <w:rFonts w:hint="eastAsia"/>
          <w:b/>
          <w:sz w:val="28"/>
          <w:szCs w:val="28"/>
          <w:u w:val="single"/>
        </w:rPr>
        <w:t xml:space="preserve">      </w:t>
      </w:r>
    </w:p>
    <w:p w14:paraId="6595F6FB" w14:textId="77777777" w:rsidR="00D644B1" w:rsidRPr="00303347" w:rsidRDefault="00D644B1" w:rsidP="00D644B1">
      <w:pPr>
        <w:ind w:firstLineChars="500" w:firstLine="1405"/>
        <w:rPr>
          <w:b/>
          <w:sz w:val="28"/>
          <w:szCs w:val="28"/>
          <w:u w:val="single"/>
        </w:rPr>
      </w:pPr>
      <w:r w:rsidRPr="00303347">
        <w:rPr>
          <w:b/>
          <w:sz w:val="28"/>
          <w:szCs w:val="28"/>
        </w:rPr>
        <w:t>专</w:t>
      </w:r>
      <w:r w:rsidRPr="00303347">
        <w:rPr>
          <w:b/>
          <w:sz w:val="28"/>
          <w:szCs w:val="28"/>
        </w:rPr>
        <w:t xml:space="preserve">    </w:t>
      </w:r>
      <w:r w:rsidRPr="00303347">
        <w:rPr>
          <w:b/>
          <w:sz w:val="28"/>
          <w:szCs w:val="28"/>
        </w:rPr>
        <w:t>业：</w:t>
      </w:r>
      <w:r w:rsidRPr="00303347">
        <w:rPr>
          <w:b/>
          <w:sz w:val="28"/>
          <w:szCs w:val="28"/>
          <w:u w:val="thick"/>
        </w:rPr>
        <w:t xml:space="preserve">     </w:t>
      </w:r>
      <w:r>
        <w:rPr>
          <w:b/>
          <w:sz w:val="28"/>
          <w:szCs w:val="28"/>
          <w:u w:val="thick"/>
        </w:rPr>
        <w:t xml:space="preserve"> </w:t>
      </w:r>
      <w:r>
        <w:rPr>
          <w:rFonts w:hint="eastAsia"/>
          <w:b/>
          <w:sz w:val="28"/>
          <w:szCs w:val="28"/>
          <w:u w:val="thick"/>
        </w:rPr>
        <w:t>计算机科学与技术</w:t>
      </w:r>
      <w:r w:rsidRPr="00303347">
        <w:rPr>
          <w:rFonts w:hint="eastAsia"/>
          <w:b/>
          <w:sz w:val="28"/>
          <w:szCs w:val="28"/>
          <w:u w:val="thick"/>
        </w:rPr>
        <w:t xml:space="preserve"> </w:t>
      </w:r>
      <w:r w:rsidRPr="00303347">
        <w:rPr>
          <w:b/>
          <w:sz w:val="28"/>
          <w:szCs w:val="28"/>
          <w:u w:val="thick"/>
        </w:rPr>
        <w:t xml:space="preserve">    </w:t>
      </w:r>
    </w:p>
    <w:p w14:paraId="4530DF83" w14:textId="77777777" w:rsidR="00D644B1" w:rsidRPr="00303347" w:rsidRDefault="00D644B1" w:rsidP="00D644B1">
      <w:pPr>
        <w:ind w:firstLineChars="500" w:firstLine="1405"/>
        <w:rPr>
          <w:b/>
          <w:sz w:val="28"/>
          <w:szCs w:val="28"/>
          <w:u w:val="single"/>
        </w:rPr>
      </w:pPr>
      <w:r w:rsidRPr="00303347">
        <w:rPr>
          <w:b/>
          <w:sz w:val="28"/>
          <w:szCs w:val="28"/>
        </w:rPr>
        <w:t>导</w:t>
      </w:r>
      <w:r w:rsidRPr="00303347">
        <w:rPr>
          <w:b/>
          <w:sz w:val="28"/>
          <w:szCs w:val="28"/>
        </w:rPr>
        <w:t xml:space="preserve">    </w:t>
      </w:r>
      <w:r w:rsidRPr="00303347">
        <w:rPr>
          <w:b/>
          <w:sz w:val="28"/>
          <w:szCs w:val="28"/>
        </w:rPr>
        <w:t>师：</w:t>
      </w:r>
      <w:r w:rsidRPr="00303347">
        <w:rPr>
          <w:b/>
          <w:sz w:val="28"/>
          <w:szCs w:val="28"/>
          <w:u w:val="single"/>
        </w:rPr>
        <w:t xml:space="preserve">          </w:t>
      </w:r>
      <w:r>
        <w:rPr>
          <w:rFonts w:hint="eastAsia"/>
          <w:b/>
          <w:sz w:val="28"/>
          <w:szCs w:val="28"/>
          <w:u w:val="single"/>
        </w:rPr>
        <w:t>芮兰兰</w:t>
      </w:r>
      <w:r>
        <w:rPr>
          <w:rFonts w:hint="eastAsia"/>
          <w:b/>
          <w:sz w:val="28"/>
          <w:szCs w:val="28"/>
          <w:u w:val="single"/>
        </w:rPr>
        <w:t xml:space="preserve"> </w:t>
      </w:r>
      <w:r w:rsidRPr="00303347">
        <w:rPr>
          <w:rFonts w:hint="eastAsia"/>
          <w:b/>
          <w:sz w:val="28"/>
          <w:szCs w:val="28"/>
          <w:u w:val="single"/>
        </w:rPr>
        <w:t xml:space="preserve">  </w:t>
      </w:r>
      <w:r w:rsidRPr="00303347">
        <w:rPr>
          <w:b/>
          <w:sz w:val="28"/>
          <w:szCs w:val="28"/>
          <w:u w:val="single"/>
        </w:rPr>
        <w:t xml:space="preserve">        </w:t>
      </w:r>
    </w:p>
    <w:p w14:paraId="7EFB86BE" w14:textId="77777777" w:rsidR="00D644B1" w:rsidRPr="00303347" w:rsidRDefault="00D644B1" w:rsidP="00D644B1">
      <w:pPr>
        <w:ind w:firstLineChars="500" w:firstLine="1405"/>
        <w:rPr>
          <w:b/>
          <w:sz w:val="28"/>
          <w:szCs w:val="28"/>
          <w:u w:val="thick"/>
        </w:rPr>
      </w:pPr>
      <w:r w:rsidRPr="00303347">
        <w:rPr>
          <w:b/>
          <w:sz w:val="28"/>
          <w:szCs w:val="28"/>
        </w:rPr>
        <w:t>学</w:t>
      </w:r>
      <w:r w:rsidRPr="00303347">
        <w:rPr>
          <w:b/>
          <w:sz w:val="28"/>
          <w:szCs w:val="28"/>
        </w:rPr>
        <w:t xml:space="preserve">    </w:t>
      </w:r>
      <w:r w:rsidRPr="00303347">
        <w:rPr>
          <w:b/>
          <w:sz w:val="28"/>
          <w:szCs w:val="28"/>
        </w:rPr>
        <w:t>院：</w:t>
      </w:r>
      <w:r w:rsidRPr="00303347">
        <w:rPr>
          <w:b/>
          <w:sz w:val="28"/>
          <w:szCs w:val="28"/>
          <w:u w:val="thick"/>
        </w:rPr>
        <w:t xml:space="preserve">     </w:t>
      </w:r>
      <w:r w:rsidRPr="00303347">
        <w:rPr>
          <w:rFonts w:hint="eastAsia"/>
          <w:b/>
          <w:sz w:val="28"/>
          <w:szCs w:val="28"/>
          <w:u w:val="thick"/>
        </w:rPr>
        <w:t xml:space="preserve">  </w:t>
      </w:r>
      <w:r w:rsidRPr="00303347">
        <w:rPr>
          <w:rFonts w:hint="eastAsia"/>
          <w:b/>
          <w:sz w:val="28"/>
          <w:szCs w:val="28"/>
          <w:u w:val="thick"/>
        </w:rPr>
        <w:t>网络技术研究院</w:t>
      </w:r>
      <w:r w:rsidRPr="00303347">
        <w:rPr>
          <w:b/>
          <w:sz w:val="28"/>
          <w:szCs w:val="28"/>
          <w:u w:val="thick"/>
        </w:rPr>
        <w:t xml:space="preserve">  </w:t>
      </w:r>
      <w:r w:rsidRPr="00303347">
        <w:rPr>
          <w:rFonts w:hint="eastAsia"/>
          <w:b/>
          <w:sz w:val="28"/>
          <w:szCs w:val="28"/>
          <w:u w:val="thick"/>
        </w:rPr>
        <w:t xml:space="preserve">  </w:t>
      </w:r>
      <w:r w:rsidRPr="00303347">
        <w:rPr>
          <w:b/>
          <w:sz w:val="28"/>
          <w:szCs w:val="28"/>
          <w:u w:val="thick"/>
        </w:rPr>
        <w:t xml:space="preserve">  </w:t>
      </w:r>
    </w:p>
    <w:p w14:paraId="126D2548" w14:textId="77777777" w:rsidR="00D644B1" w:rsidRPr="00303347" w:rsidRDefault="00D644B1" w:rsidP="00D644B1">
      <w:pPr>
        <w:rPr>
          <w:b/>
          <w:sz w:val="28"/>
          <w:szCs w:val="28"/>
          <w:u w:val="single"/>
        </w:rPr>
      </w:pPr>
    </w:p>
    <w:p w14:paraId="003BF12F" w14:textId="5879B369" w:rsidR="00D644B1" w:rsidRDefault="00D644B1" w:rsidP="009317BE">
      <w:pPr>
        <w:ind w:firstLineChars="1100" w:firstLine="3092"/>
        <w:rPr>
          <w:rFonts w:ascii="宋体" w:hAnsi="宋体"/>
          <w:b/>
          <w:sz w:val="28"/>
          <w:szCs w:val="28"/>
        </w:rPr>
        <w:sectPr w:rsidR="00D644B1" w:rsidSect="00D62BC2">
          <w:pgSz w:w="11906" w:h="16838"/>
          <w:pgMar w:top="1440" w:right="1800" w:bottom="1440" w:left="1800" w:header="851" w:footer="992" w:gutter="0"/>
          <w:cols w:space="425"/>
          <w:docGrid w:type="lines" w:linePitch="312"/>
        </w:sectPr>
      </w:pPr>
      <w:r w:rsidRPr="00303347">
        <w:rPr>
          <w:rFonts w:ascii="宋体" w:hAnsi="宋体" w:hint="eastAsia"/>
          <w:b/>
          <w:sz w:val="28"/>
          <w:szCs w:val="28"/>
        </w:rPr>
        <w:t>201</w:t>
      </w:r>
      <w:r w:rsidR="004B5CA6">
        <w:rPr>
          <w:rFonts w:ascii="宋体" w:hAnsi="宋体"/>
          <w:b/>
          <w:sz w:val="28"/>
          <w:szCs w:val="28"/>
        </w:rPr>
        <w:t>8</w:t>
      </w:r>
      <w:r w:rsidRPr="00303347">
        <w:rPr>
          <w:rFonts w:ascii="宋体" w:hAnsi="宋体" w:hint="eastAsia"/>
          <w:b/>
          <w:sz w:val="28"/>
          <w:szCs w:val="28"/>
        </w:rPr>
        <w:t>年 12月</w:t>
      </w:r>
      <w:r>
        <w:rPr>
          <w:rFonts w:ascii="宋体" w:hAnsi="宋体" w:hint="eastAsia"/>
          <w:b/>
          <w:sz w:val="28"/>
          <w:szCs w:val="28"/>
        </w:rPr>
        <w:t>2</w:t>
      </w:r>
      <w:r>
        <w:rPr>
          <w:rFonts w:ascii="宋体" w:hAnsi="宋体"/>
          <w:b/>
          <w:sz w:val="28"/>
          <w:szCs w:val="28"/>
        </w:rPr>
        <w:t>2</w:t>
      </w:r>
      <w:r w:rsidR="00BF7665">
        <w:rPr>
          <w:rFonts w:ascii="宋体" w:hAnsi="宋体" w:hint="eastAsia"/>
          <w:b/>
          <w:sz w:val="28"/>
          <w:szCs w:val="28"/>
        </w:rPr>
        <w:t>日</w:t>
      </w:r>
    </w:p>
    <w:p w14:paraId="7B77A6B3" w14:textId="77777777" w:rsidR="00AC6F43" w:rsidRPr="00302B50" w:rsidRDefault="00AC6F43" w:rsidP="00AC6F43">
      <w:pPr>
        <w:wordWrap w:val="0"/>
        <w:jc w:val="right"/>
        <w:rPr>
          <w:rFonts w:ascii="Times New Roman" w:hAnsi="Times New Roman" w:cs="Times New Roman"/>
          <w:b/>
          <w:sz w:val="24"/>
          <w:szCs w:val="24"/>
        </w:rPr>
      </w:pPr>
      <w:r w:rsidRPr="00302B50">
        <w:rPr>
          <w:rFonts w:ascii="Times New Roman" w:hAnsi="Times New Roman" w:cs="Times New Roman"/>
          <w:b/>
          <w:sz w:val="24"/>
          <w:szCs w:val="24"/>
        </w:rPr>
        <w:lastRenderedPageBreak/>
        <w:t>Security Classification</w:t>
      </w:r>
      <w:r w:rsidRPr="00302B50">
        <w:rPr>
          <w:rFonts w:ascii="Times New Roman" w:hAnsi="Times New Roman" w:cs="Times New Roman"/>
          <w:b/>
          <w:sz w:val="24"/>
          <w:szCs w:val="24"/>
        </w:rPr>
        <w:t>：</w:t>
      </w:r>
      <w:r w:rsidRPr="00302B5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02B50">
        <w:rPr>
          <w:rFonts w:ascii="Times New Roman" w:hAnsi="Times New Roman" w:cs="Times New Roman"/>
          <w:b/>
          <w:sz w:val="24"/>
          <w:szCs w:val="24"/>
        </w:rPr>
        <w:t>Deadline</w:t>
      </w:r>
      <w:r w:rsidRPr="00302B50">
        <w:rPr>
          <w:rFonts w:ascii="Times New Roman" w:hAnsi="Times New Roman" w:cs="Times New Roman"/>
          <w:b/>
          <w:sz w:val="24"/>
          <w:szCs w:val="24"/>
        </w:rPr>
        <w:t>：</w:t>
      </w:r>
    </w:p>
    <w:p w14:paraId="384315D7" w14:textId="77777777" w:rsidR="00AC6F43" w:rsidRPr="00E26031" w:rsidRDefault="00AC6F43" w:rsidP="00AC6F43">
      <w:pPr>
        <w:spacing w:line="400" w:lineRule="exact"/>
        <w:jc w:val="center"/>
        <w:rPr>
          <w:rFonts w:ascii="Times New Roman" w:hAnsi="Times New Roman" w:cs="Times New Roman"/>
          <w:b/>
          <w:sz w:val="24"/>
          <w:szCs w:val="24"/>
        </w:rPr>
      </w:pPr>
    </w:p>
    <w:p w14:paraId="00A9B9D8" w14:textId="77777777" w:rsidR="00AC6F43" w:rsidRPr="00B92045" w:rsidRDefault="00AC6F43" w:rsidP="00AC6F43">
      <w:pPr>
        <w:jc w:val="center"/>
      </w:pPr>
      <w:r w:rsidRPr="0020565F">
        <w:rPr>
          <w:noProof/>
        </w:rPr>
        <w:drawing>
          <wp:inline distT="0" distB="0" distL="0" distR="0" wp14:anchorId="5D8D50A5" wp14:editId="115BAD00">
            <wp:extent cx="5274310" cy="1507490"/>
            <wp:effectExtent l="0" t="0" r="2540" b="0"/>
            <wp:docPr id="6"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7490"/>
                    </a:xfrm>
                    <a:prstGeom prst="rect">
                      <a:avLst/>
                    </a:prstGeom>
                    <a:noFill/>
                    <a:ln>
                      <a:noFill/>
                    </a:ln>
                  </pic:spPr>
                </pic:pic>
              </a:graphicData>
            </a:graphic>
          </wp:inline>
        </w:drawing>
      </w:r>
    </w:p>
    <w:p w14:paraId="0A4B33B1" w14:textId="77777777" w:rsidR="00AC6F43" w:rsidRPr="00066071" w:rsidRDefault="00AC6F43" w:rsidP="00AC6F43">
      <w:pPr>
        <w:jc w:val="center"/>
        <w:rPr>
          <w:rFonts w:ascii="Times New Roman" w:eastAsia="黑体" w:hAnsi="Times New Roman" w:cs="Times New Roman"/>
          <w:b/>
          <w:sz w:val="48"/>
          <w:szCs w:val="48"/>
        </w:rPr>
      </w:pPr>
      <w:r w:rsidRPr="00066071">
        <w:rPr>
          <w:rFonts w:ascii="Times New Roman" w:eastAsia="黑体" w:hAnsi="Times New Roman" w:cs="Times New Roman"/>
          <w:b/>
          <w:sz w:val="48"/>
          <w:szCs w:val="48"/>
        </w:rPr>
        <w:t>Thesis for master degree</w:t>
      </w:r>
    </w:p>
    <w:p w14:paraId="020AC4D4" w14:textId="77777777" w:rsidR="00AC6F43" w:rsidRPr="00303347" w:rsidRDefault="00AC6F43" w:rsidP="00AC6F43">
      <w:pPr>
        <w:jc w:val="center"/>
      </w:pPr>
    </w:p>
    <w:p w14:paraId="722DA87B" w14:textId="77777777" w:rsidR="00AC6F43" w:rsidRPr="00303347" w:rsidRDefault="00AC6F43" w:rsidP="00AC6F43">
      <w:pPr>
        <w:jc w:val="center"/>
      </w:pPr>
    </w:p>
    <w:p w14:paraId="5CA5665D" w14:textId="77777777" w:rsidR="00AC6F43" w:rsidRPr="00303347" w:rsidRDefault="00AC6F43" w:rsidP="00AC6F43">
      <w:pPr>
        <w:ind w:firstLine="1044"/>
        <w:jc w:val="center"/>
        <w:rPr>
          <w:rFonts w:eastAsia="黑体"/>
          <w:b/>
          <w:sz w:val="52"/>
          <w:szCs w:val="52"/>
        </w:rPr>
      </w:pPr>
    </w:p>
    <w:p w14:paraId="5054F7B1" w14:textId="28CC342F" w:rsidR="00AC6F43" w:rsidRPr="00303347" w:rsidRDefault="00AC6F43" w:rsidP="00AC6F43">
      <w:pPr>
        <w:jc w:val="center"/>
        <w:rPr>
          <w:b/>
          <w:sz w:val="36"/>
          <w:szCs w:val="32"/>
          <w:u w:val="thick"/>
        </w:rPr>
      </w:pPr>
      <w:r>
        <w:rPr>
          <w:rFonts w:hint="eastAsia"/>
          <w:b/>
          <w:sz w:val="36"/>
          <w:szCs w:val="32"/>
        </w:rPr>
        <w:t>T</w:t>
      </w:r>
      <w:r>
        <w:rPr>
          <w:b/>
          <w:sz w:val="36"/>
          <w:szCs w:val="32"/>
        </w:rPr>
        <w:t>opic</w:t>
      </w:r>
      <w:r w:rsidRPr="00303347">
        <w:rPr>
          <w:rFonts w:hint="eastAsia"/>
          <w:b/>
          <w:sz w:val="36"/>
          <w:szCs w:val="32"/>
        </w:rPr>
        <w:t>：</w:t>
      </w:r>
      <w:r w:rsidR="005020B3" w:rsidRPr="005020B3">
        <w:rPr>
          <w:b/>
          <w:sz w:val="36"/>
          <w:szCs w:val="32"/>
          <w:u w:val="thick"/>
        </w:rPr>
        <w:t xml:space="preserve">Load-aware and Fault-tolerance Routing Building Algorithm </w:t>
      </w:r>
      <w:r w:rsidR="006D0AC2">
        <w:rPr>
          <w:rFonts w:hint="eastAsia"/>
          <w:b/>
          <w:sz w:val="36"/>
          <w:szCs w:val="32"/>
          <w:u w:val="thick"/>
        </w:rPr>
        <w:t>f</w:t>
      </w:r>
      <w:r w:rsidR="005020B3" w:rsidRPr="005020B3">
        <w:rPr>
          <w:b/>
          <w:sz w:val="36"/>
          <w:szCs w:val="32"/>
          <w:u w:val="thick"/>
        </w:rPr>
        <w:t>or Power Distribution Communication Network</w:t>
      </w:r>
      <w:r w:rsidR="005020B3" w:rsidRPr="005020B3">
        <w:rPr>
          <w:rFonts w:hint="eastAsia"/>
          <w:b/>
          <w:sz w:val="36"/>
          <w:szCs w:val="32"/>
          <w:u w:val="thick"/>
        </w:rPr>
        <w:t xml:space="preserve"> </w:t>
      </w:r>
    </w:p>
    <w:p w14:paraId="66AF2F71" w14:textId="77777777" w:rsidR="00AC6F43" w:rsidRPr="00303347" w:rsidRDefault="00AC6F43" w:rsidP="00AC6F43">
      <w:pPr>
        <w:jc w:val="center"/>
        <w:rPr>
          <w:b/>
          <w:sz w:val="36"/>
          <w:szCs w:val="32"/>
          <w:u w:val="thick"/>
        </w:rPr>
      </w:pPr>
    </w:p>
    <w:p w14:paraId="69BC02B3" w14:textId="613D397A" w:rsidR="00AC6F43" w:rsidRPr="00A30FE5" w:rsidRDefault="00AC6F43" w:rsidP="00AC6F43">
      <w:pPr>
        <w:ind w:firstLineChars="500" w:firstLine="1405"/>
        <w:rPr>
          <w:b/>
          <w:sz w:val="28"/>
          <w:szCs w:val="28"/>
          <w:u w:val="single"/>
        </w:rPr>
      </w:pPr>
      <w:r>
        <w:rPr>
          <w:rFonts w:hint="eastAsia"/>
          <w:b/>
          <w:sz w:val="28"/>
          <w:szCs w:val="28"/>
        </w:rPr>
        <w:t>S</w:t>
      </w:r>
      <w:r>
        <w:rPr>
          <w:b/>
          <w:sz w:val="28"/>
          <w:szCs w:val="28"/>
        </w:rPr>
        <w:t>tudent No</w:t>
      </w:r>
      <w:r w:rsidRPr="00303347">
        <w:rPr>
          <w:b/>
          <w:sz w:val="28"/>
          <w:szCs w:val="28"/>
        </w:rPr>
        <w:t>：</w:t>
      </w:r>
      <w:r w:rsidRPr="00A30FE5">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201</w:t>
      </w:r>
      <w:r w:rsidR="007B0469">
        <w:rPr>
          <w:b/>
          <w:sz w:val="28"/>
          <w:szCs w:val="28"/>
          <w:u w:val="single"/>
        </w:rPr>
        <w:t>6111421</w:t>
      </w:r>
      <w:r>
        <w:rPr>
          <w:b/>
          <w:sz w:val="28"/>
          <w:szCs w:val="28"/>
          <w:u w:val="single"/>
        </w:rPr>
        <w:t xml:space="preserve">        </w:t>
      </w:r>
      <w:r>
        <w:rPr>
          <w:rFonts w:hint="eastAsia"/>
          <w:b/>
          <w:sz w:val="28"/>
          <w:szCs w:val="28"/>
          <w:u w:val="single"/>
        </w:rPr>
        <w:t xml:space="preserve"> </w:t>
      </w:r>
    </w:p>
    <w:p w14:paraId="6CC08882" w14:textId="4EEC9347" w:rsidR="00AC6F43" w:rsidRPr="00303347" w:rsidRDefault="00AC6F43" w:rsidP="00AC6F43">
      <w:pPr>
        <w:ind w:firstLineChars="750" w:firstLine="2108"/>
        <w:rPr>
          <w:b/>
          <w:sz w:val="28"/>
          <w:szCs w:val="28"/>
          <w:u w:val="single"/>
        </w:rPr>
      </w:pPr>
      <w:r>
        <w:rPr>
          <w:b/>
          <w:sz w:val="28"/>
          <w:szCs w:val="28"/>
        </w:rPr>
        <w:t>Name</w:t>
      </w:r>
      <w:r w:rsidRPr="00303347">
        <w:rPr>
          <w:b/>
          <w:sz w:val="28"/>
          <w:szCs w:val="28"/>
        </w:rPr>
        <w:t>：</w:t>
      </w:r>
      <w:r>
        <w:rPr>
          <w:b/>
          <w:sz w:val="28"/>
          <w:szCs w:val="28"/>
          <w:u w:val="single"/>
        </w:rPr>
        <w:t xml:space="preserve">       </w:t>
      </w:r>
      <w:r w:rsidR="00CD75E5">
        <w:rPr>
          <w:b/>
          <w:sz w:val="28"/>
          <w:szCs w:val="28"/>
          <w:u w:val="single"/>
        </w:rPr>
        <w:t xml:space="preserve"> </w:t>
      </w:r>
      <w:proofErr w:type="spellStart"/>
      <w:r w:rsidR="007B0469">
        <w:rPr>
          <w:rFonts w:hint="eastAsia"/>
          <w:b/>
          <w:sz w:val="28"/>
          <w:szCs w:val="28"/>
          <w:u w:val="single"/>
        </w:rPr>
        <w:t>Xiaotong</w:t>
      </w:r>
      <w:proofErr w:type="spellEnd"/>
      <w:r w:rsidR="007B0469">
        <w:rPr>
          <w:b/>
          <w:sz w:val="28"/>
          <w:szCs w:val="28"/>
          <w:u w:val="single"/>
        </w:rPr>
        <w:t xml:space="preserve"> </w:t>
      </w:r>
      <w:r w:rsidR="007B0469">
        <w:rPr>
          <w:rFonts w:hint="eastAsia"/>
          <w:b/>
          <w:sz w:val="28"/>
          <w:szCs w:val="28"/>
          <w:u w:val="single"/>
        </w:rPr>
        <w:t>Wang</w:t>
      </w:r>
      <w:r>
        <w:rPr>
          <w:b/>
          <w:sz w:val="28"/>
          <w:szCs w:val="28"/>
          <w:u w:val="single"/>
        </w:rPr>
        <w:t xml:space="preserve"> </w:t>
      </w:r>
      <w:r w:rsidRPr="00303347">
        <w:rPr>
          <w:rFonts w:hint="eastAsia"/>
          <w:b/>
          <w:sz w:val="28"/>
          <w:szCs w:val="28"/>
          <w:u w:val="single"/>
        </w:rPr>
        <w:t xml:space="preserve"> </w:t>
      </w:r>
      <w:r w:rsidR="00CD75E5">
        <w:rPr>
          <w:b/>
          <w:sz w:val="28"/>
          <w:szCs w:val="28"/>
          <w:u w:val="single"/>
        </w:rPr>
        <w:t xml:space="preserve">   </w:t>
      </w:r>
      <w:r w:rsidRPr="00303347">
        <w:rPr>
          <w:rFonts w:hint="eastAsia"/>
          <w:b/>
          <w:sz w:val="28"/>
          <w:szCs w:val="28"/>
          <w:u w:val="single"/>
        </w:rPr>
        <w:t xml:space="preserve">   </w:t>
      </w:r>
    </w:p>
    <w:p w14:paraId="3141CA41" w14:textId="77777777" w:rsidR="00AC6F43" w:rsidRPr="00303347" w:rsidRDefault="00AC6F43" w:rsidP="00AC6F43">
      <w:pPr>
        <w:ind w:firstLineChars="600" w:firstLine="1687"/>
        <w:rPr>
          <w:b/>
          <w:sz w:val="28"/>
          <w:szCs w:val="28"/>
          <w:u w:val="single"/>
        </w:rPr>
      </w:pPr>
      <w:proofErr w:type="spellStart"/>
      <w:r>
        <w:rPr>
          <w:rFonts w:hint="eastAsia"/>
          <w:b/>
          <w:sz w:val="28"/>
          <w:szCs w:val="28"/>
        </w:rPr>
        <w:t>Spec</w:t>
      </w:r>
      <w:r>
        <w:rPr>
          <w:b/>
          <w:sz w:val="28"/>
          <w:szCs w:val="28"/>
        </w:rPr>
        <w:t>iality</w:t>
      </w:r>
      <w:proofErr w:type="spellEnd"/>
      <w:r w:rsidRPr="00303347">
        <w:rPr>
          <w:b/>
          <w:sz w:val="28"/>
          <w:szCs w:val="28"/>
        </w:rPr>
        <w:t>：</w:t>
      </w:r>
      <w:r>
        <w:rPr>
          <w:rFonts w:hint="eastAsia"/>
          <w:b/>
          <w:sz w:val="28"/>
          <w:szCs w:val="28"/>
          <w:u w:val="thick"/>
        </w:rPr>
        <w:t>Computer Science and Technology</w:t>
      </w:r>
      <w:r w:rsidRPr="00303347">
        <w:rPr>
          <w:rFonts w:hint="eastAsia"/>
          <w:b/>
          <w:sz w:val="28"/>
          <w:szCs w:val="28"/>
          <w:u w:val="thick"/>
        </w:rPr>
        <w:t xml:space="preserve"> </w:t>
      </w:r>
    </w:p>
    <w:p w14:paraId="43F8F029" w14:textId="77777777" w:rsidR="00AC6F43" w:rsidRPr="00303347" w:rsidRDefault="00AC6F43" w:rsidP="00AC6F43">
      <w:pPr>
        <w:ind w:firstLineChars="550" w:firstLine="1546"/>
        <w:rPr>
          <w:b/>
          <w:sz w:val="28"/>
          <w:szCs w:val="28"/>
          <w:u w:val="single"/>
        </w:rPr>
      </w:pPr>
      <w:r>
        <w:rPr>
          <w:b/>
          <w:sz w:val="28"/>
          <w:szCs w:val="28"/>
        </w:rPr>
        <w:t>Supervisor</w:t>
      </w:r>
      <w:r w:rsidRPr="00303347">
        <w:rPr>
          <w:b/>
          <w:sz w:val="28"/>
          <w:szCs w:val="28"/>
        </w:rPr>
        <w:t>：</w:t>
      </w:r>
      <w:r>
        <w:rPr>
          <w:b/>
          <w:sz w:val="28"/>
          <w:szCs w:val="28"/>
          <w:u w:val="single"/>
        </w:rPr>
        <w:t xml:space="preserve">           Rui </w:t>
      </w:r>
      <w:proofErr w:type="spellStart"/>
      <w:r>
        <w:rPr>
          <w:b/>
          <w:sz w:val="28"/>
          <w:szCs w:val="28"/>
          <w:u w:val="single"/>
        </w:rPr>
        <w:t>Lanlan</w:t>
      </w:r>
      <w:proofErr w:type="spellEnd"/>
      <w:r>
        <w:rPr>
          <w:rFonts w:hint="eastAsia"/>
          <w:b/>
          <w:sz w:val="28"/>
          <w:szCs w:val="28"/>
          <w:u w:val="single"/>
        </w:rPr>
        <w:t xml:space="preserve"> </w:t>
      </w:r>
      <w:r w:rsidRPr="00303347">
        <w:rPr>
          <w:rFonts w:hint="eastAsia"/>
          <w:b/>
          <w:sz w:val="28"/>
          <w:szCs w:val="28"/>
          <w:u w:val="single"/>
        </w:rPr>
        <w:t xml:space="preserve">  </w:t>
      </w:r>
      <w:r>
        <w:rPr>
          <w:b/>
          <w:sz w:val="28"/>
          <w:szCs w:val="28"/>
          <w:u w:val="single"/>
        </w:rPr>
        <w:t xml:space="preserve">      </w:t>
      </w:r>
      <w:r w:rsidRPr="00303347">
        <w:rPr>
          <w:b/>
          <w:sz w:val="28"/>
          <w:szCs w:val="28"/>
          <w:u w:val="single"/>
        </w:rPr>
        <w:t xml:space="preserve"> </w:t>
      </w:r>
    </w:p>
    <w:p w14:paraId="402238D9" w14:textId="77777777" w:rsidR="00AC6F43" w:rsidRPr="00303347" w:rsidRDefault="00AC6F43" w:rsidP="00AC6F43">
      <w:pPr>
        <w:ind w:firstLineChars="650" w:firstLine="1827"/>
        <w:rPr>
          <w:b/>
          <w:sz w:val="28"/>
          <w:szCs w:val="28"/>
          <w:u w:val="thick"/>
        </w:rPr>
      </w:pPr>
      <w:r>
        <w:rPr>
          <w:b/>
          <w:sz w:val="28"/>
          <w:szCs w:val="28"/>
        </w:rPr>
        <w:t>Institute</w:t>
      </w:r>
      <w:r w:rsidRPr="00303347">
        <w:rPr>
          <w:b/>
          <w:sz w:val="28"/>
          <w:szCs w:val="28"/>
        </w:rPr>
        <w:t>：</w:t>
      </w:r>
      <w:r>
        <w:rPr>
          <w:b/>
          <w:sz w:val="28"/>
          <w:szCs w:val="28"/>
          <w:u w:val="thick"/>
        </w:rPr>
        <w:t>The Institute of Network Technology</w:t>
      </w:r>
    </w:p>
    <w:p w14:paraId="7BEBC282" w14:textId="77777777" w:rsidR="00AC6F43" w:rsidRPr="00303347" w:rsidRDefault="00AC6F43" w:rsidP="00AC6F43">
      <w:pPr>
        <w:rPr>
          <w:b/>
          <w:sz w:val="28"/>
          <w:szCs w:val="28"/>
          <w:u w:val="single"/>
        </w:rPr>
      </w:pPr>
    </w:p>
    <w:p w14:paraId="1E91E1BA" w14:textId="01B2E7AE" w:rsidR="00AC6F43" w:rsidRDefault="00AC6F43" w:rsidP="00AC6F43">
      <w:pPr>
        <w:ind w:firstLineChars="1300" w:firstLine="3654"/>
        <w:rPr>
          <w:rFonts w:ascii="宋体" w:hAnsi="宋体"/>
          <w:b/>
          <w:sz w:val="28"/>
          <w:szCs w:val="28"/>
        </w:rPr>
        <w:sectPr w:rsidR="00AC6F43" w:rsidSect="00D62BC2">
          <w:pgSz w:w="11906" w:h="16838"/>
          <w:pgMar w:top="1440" w:right="1800" w:bottom="1440" w:left="1800" w:header="851" w:footer="992" w:gutter="0"/>
          <w:cols w:space="425"/>
          <w:docGrid w:type="lines" w:linePitch="312"/>
        </w:sectPr>
      </w:pPr>
      <w:r w:rsidRPr="00303347">
        <w:rPr>
          <w:rFonts w:ascii="宋体" w:hAnsi="宋体" w:hint="eastAsia"/>
          <w:b/>
          <w:sz w:val="28"/>
          <w:szCs w:val="28"/>
        </w:rPr>
        <w:t>201</w:t>
      </w:r>
      <w:r w:rsidR="00F45E49">
        <w:rPr>
          <w:rFonts w:ascii="宋体" w:hAnsi="宋体"/>
          <w:b/>
          <w:sz w:val="28"/>
          <w:szCs w:val="28"/>
        </w:rPr>
        <w:t>8</w:t>
      </w:r>
      <w:r>
        <w:rPr>
          <w:rFonts w:ascii="宋体" w:hAnsi="宋体" w:hint="eastAsia"/>
          <w:b/>
          <w:sz w:val="28"/>
          <w:szCs w:val="28"/>
        </w:rPr>
        <w:t>.</w:t>
      </w:r>
      <w:r w:rsidRPr="00303347">
        <w:rPr>
          <w:rFonts w:ascii="宋体" w:hAnsi="宋体" w:hint="eastAsia"/>
          <w:b/>
          <w:sz w:val="28"/>
          <w:szCs w:val="28"/>
        </w:rPr>
        <w:t>12</w:t>
      </w:r>
      <w:r>
        <w:rPr>
          <w:rFonts w:ascii="宋体" w:hAnsi="宋体" w:hint="eastAsia"/>
          <w:b/>
          <w:sz w:val="28"/>
          <w:szCs w:val="28"/>
        </w:rPr>
        <w:t>.2</w:t>
      </w:r>
      <w:r>
        <w:rPr>
          <w:rFonts w:ascii="宋体" w:hAnsi="宋体"/>
          <w:b/>
          <w:sz w:val="28"/>
          <w:szCs w:val="28"/>
        </w:rPr>
        <w:t>2</w:t>
      </w:r>
    </w:p>
    <w:p w14:paraId="5A5B5DA9" w14:textId="77777777" w:rsidR="00DB2AF9" w:rsidRPr="00E26031" w:rsidRDefault="00DB2AF9" w:rsidP="00D644B1">
      <w:pPr>
        <w:spacing w:line="400" w:lineRule="exact"/>
        <w:jc w:val="center"/>
        <w:rPr>
          <w:rFonts w:ascii="Times New Roman" w:hAnsi="Times New Roman" w:cs="Times New Roman"/>
          <w:sz w:val="24"/>
          <w:szCs w:val="24"/>
        </w:rPr>
      </w:pPr>
      <w:r w:rsidRPr="00E26031">
        <w:rPr>
          <w:rFonts w:ascii="Times New Roman" w:hAnsi="Times New Roman" w:cs="Times New Roman"/>
          <w:sz w:val="24"/>
          <w:szCs w:val="24"/>
        </w:rPr>
        <w:lastRenderedPageBreak/>
        <w:t>独创性（或创新性）声明</w:t>
      </w:r>
    </w:p>
    <w:p w14:paraId="7E24F328" w14:textId="76C2BA89" w:rsidR="00DB2AF9" w:rsidRPr="00E26031" w:rsidRDefault="001E653A" w:rsidP="00DB2AF9">
      <w:pPr>
        <w:spacing w:line="400" w:lineRule="exact"/>
        <w:ind w:firstLineChars="200" w:firstLine="480"/>
        <w:rPr>
          <w:rFonts w:ascii="Times New Roman" w:hAnsi="Times New Roman" w:cs="Times New Roman"/>
          <w:sz w:val="24"/>
          <w:szCs w:val="24"/>
        </w:rPr>
      </w:pPr>
      <w:r w:rsidRPr="001E653A">
        <w:rPr>
          <w:rFonts w:ascii="Times New Roman" w:hAnsi="Times New Roman" w:cs="Times New Roman" w:hint="eastAsia"/>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r w:rsidR="00DB2AF9" w:rsidRPr="00E26031">
        <w:rPr>
          <w:rFonts w:ascii="Times New Roman" w:hAnsi="Times New Roman" w:cs="Times New Roman"/>
          <w:sz w:val="24"/>
          <w:szCs w:val="24"/>
        </w:rPr>
        <w:t>。</w:t>
      </w:r>
    </w:p>
    <w:p w14:paraId="6A9152C5" w14:textId="77777777" w:rsidR="00DB2AF9" w:rsidRPr="00E26031" w:rsidRDefault="00DB2AF9" w:rsidP="00DB2AF9">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申请学位论文与资料若有不实之处，本人承担一切相关责任。</w:t>
      </w:r>
    </w:p>
    <w:p w14:paraId="6421388A"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6982F254"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5F976571" w14:textId="77777777" w:rsidR="00DB2AF9" w:rsidRPr="00E26031" w:rsidRDefault="00DB2AF9" w:rsidP="00DB2AF9">
      <w:pPr>
        <w:spacing w:line="400" w:lineRule="exact"/>
        <w:ind w:firstLineChars="200" w:firstLine="480"/>
        <w:rPr>
          <w:rFonts w:ascii="Times New Roman" w:hAnsi="Times New Roman" w:cs="Times New Roman"/>
          <w:sz w:val="24"/>
          <w:szCs w:val="24"/>
          <w:u w:val="single"/>
        </w:rPr>
      </w:pPr>
      <w:r w:rsidRPr="00E26031">
        <w:rPr>
          <w:rFonts w:ascii="Times New Roman" w:hAnsi="Times New Roman" w:cs="Times New Roman"/>
          <w:sz w:val="24"/>
          <w:szCs w:val="24"/>
        </w:rPr>
        <w:t>本人签名：</w:t>
      </w:r>
      <w:r w:rsidRPr="00E26031">
        <w:rPr>
          <w:rFonts w:ascii="Times New Roman" w:hAnsi="Times New Roman" w:cs="Times New Roman"/>
          <w:sz w:val="24"/>
          <w:szCs w:val="24"/>
          <w:u w:val="single"/>
        </w:rPr>
        <w:t xml:space="preserve">                      </w:t>
      </w:r>
      <w:r w:rsidRPr="00E26031">
        <w:rPr>
          <w:rFonts w:ascii="Times New Roman" w:hAnsi="Times New Roman" w:cs="Times New Roman"/>
          <w:sz w:val="24"/>
          <w:szCs w:val="24"/>
        </w:rPr>
        <w:t xml:space="preserve">    </w:t>
      </w:r>
      <w:r w:rsidRPr="00E26031">
        <w:rPr>
          <w:rFonts w:ascii="Times New Roman" w:hAnsi="Times New Roman" w:cs="Times New Roman"/>
          <w:sz w:val="24"/>
          <w:szCs w:val="24"/>
        </w:rPr>
        <w:t>日期：</w:t>
      </w:r>
      <w:r w:rsidRPr="00E26031">
        <w:rPr>
          <w:rFonts w:ascii="Times New Roman" w:hAnsi="Times New Roman" w:cs="Times New Roman"/>
          <w:sz w:val="24"/>
          <w:szCs w:val="24"/>
          <w:u w:val="single"/>
        </w:rPr>
        <w:t xml:space="preserve">                       </w:t>
      </w:r>
    </w:p>
    <w:p w14:paraId="4E1B9397"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12F9E525"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17D87564"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661C329A"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62CE1D67" w14:textId="77777777" w:rsidR="00DB2AF9" w:rsidRPr="00E26031" w:rsidRDefault="00DB2AF9" w:rsidP="00DB2AF9">
      <w:pPr>
        <w:spacing w:line="400" w:lineRule="exact"/>
        <w:jc w:val="center"/>
        <w:rPr>
          <w:rFonts w:ascii="Times New Roman" w:hAnsi="Times New Roman" w:cs="Times New Roman"/>
          <w:sz w:val="24"/>
          <w:szCs w:val="24"/>
        </w:rPr>
      </w:pPr>
      <w:r w:rsidRPr="00E26031">
        <w:rPr>
          <w:rFonts w:ascii="Times New Roman" w:hAnsi="Times New Roman" w:cs="Times New Roman"/>
          <w:sz w:val="24"/>
          <w:szCs w:val="24"/>
        </w:rPr>
        <w:t>关于论文使用授权的说明</w:t>
      </w:r>
    </w:p>
    <w:p w14:paraId="184AE1FF" w14:textId="77777777" w:rsidR="00DB2AF9" w:rsidRPr="00E26031" w:rsidRDefault="00DB2AF9" w:rsidP="00DB2AF9">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14:paraId="0BCCA47E"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44CF39BC" w14:textId="77777777" w:rsidR="00DB2AF9" w:rsidRPr="00E26031" w:rsidRDefault="00DB2AF9" w:rsidP="00DB2AF9">
      <w:pPr>
        <w:spacing w:line="400" w:lineRule="exact"/>
        <w:ind w:firstLineChars="200" w:firstLine="480"/>
        <w:rPr>
          <w:rFonts w:ascii="Times New Roman" w:hAnsi="Times New Roman" w:cs="Times New Roman"/>
          <w:sz w:val="24"/>
          <w:szCs w:val="24"/>
        </w:rPr>
      </w:pPr>
    </w:p>
    <w:p w14:paraId="5CE6B178" w14:textId="77777777" w:rsidR="00DB2AF9" w:rsidRPr="00E26031" w:rsidRDefault="00DB2AF9" w:rsidP="00DB2AF9">
      <w:pPr>
        <w:spacing w:line="400" w:lineRule="exact"/>
        <w:ind w:firstLineChars="200" w:firstLine="480"/>
        <w:rPr>
          <w:rFonts w:ascii="Times New Roman" w:hAnsi="Times New Roman" w:cs="Times New Roman"/>
          <w:sz w:val="24"/>
          <w:szCs w:val="24"/>
          <w:u w:val="single"/>
        </w:rPr>
      </w:pPr>
      <w:r w:rsidRPr="00E26031">
        <w:rPr>
          <w:rFonts w:ascii="Times New Roman" w:hAnsi="Times New Roman" w:cs="Times New Roman"/>
          <w:sz w:val="24"/>
          <w:szCs w:val="24"/>
        </w:rPr>
        <w:t>本人签名：</w:t>
      </w:r>
      <w:r w:rsidRPr="00E26031">
        <w:rPr>
          <w:rFonts w:ascii="Times New Roman" w:hAnsi="Times New Roman" w:cs="Times New Roman"/>
          <w:sz w:val="24"/>
          <w:szCs w:val="24"/>
          <w:u w:val="single"/>
        </w:rPr>
        <w:t xml:space="preserve">                       </w:t>
      </w:r>
      <w:r w:rsidRPr="00E26031">
        <w:rPr>
          <w:rFonts w:ascii="Times New Roman" w:hAnsi="Times New Roman" w:cs="Times New Roman"/>
          <w:sz w:val="24"/>
          <w:szCs w:val="24"/>
        </w:rPr>
        <w:t xml:space="preserve">      </w:t>
      </w:r>
      <w:r w:rsidRPr="00E26031">
        <w:rPr>
          <w:rFonts w:ascii="Times New Roman" w:hAnsi="Times New Roman" w:cs="Times New Roman"/>
          <w:sz w:val="24"/>
          <w:szCs w:val="24"/>
        </w:rPr>
        <w:t>日期：</w:t>
      </w:r>
      <w:r w:rsidRPr="00E26031">
        <w:rPr>
          <w:rFonts w:ascii="Times New Roman" w:hAnsi="Times New Roman" w:cs="Times New Roman"/>
          <w:sz w:val="24"/>
          <w:szCs w:val="24"/>
          <w:u w:val="single"/>
        </w:rPr>
        <w:t xml:space="preserve">                     </w:t>
      </w:r>
    </w:p>
    <w:p w14:paraId="19333013" w14:textId="77777777" w:rsidR="00DB2AF9" w:rsidRPr="00E26031" w:rsidRDefault="00DB2AF9" w:rsidP="00DB2AF9">
      <w:pPr>
        <w:spacing w:line="400" w:lineRule="exact"/>
        <w:ind w:firstLineChars="200" w:firstLine="480"/>
        <w:rPr>
          <w:rFonts w:ascii="Times New Roman" w:hAnsi="Times New Roman" w:cs="Times New Roman"/>
          <w:sz w:val="24"/>
          <w:szCs w:val="24"/>
          <w:u w:val="single"/>
        </w:rPr>
      </w:pPr>
      <w:r w:rsidRPr="00E26031">
        <w:rPr>
          <w:rFonts w:ascii="Times New Roman" w:hAnsi="Times New Roman" w:cs="Times New Roman"/>
          <w:sz w:val="24"/>
          <w:szCs w:val="24"/>
        </w:rPr>
        <w:t>导师签名：</w:t>
      </w:r>
      <w:r w:rsidRPr="00E26031">
        <w:rPr>
          <w:rFonts w:ascii="Times New Roman" w:hAnsi="Times New Roman" w:cs="Times New Roman"/>
          <w:sz w:val="24"/>
          <w:szCs w:val="24"/>
          <w:u w:val="single"/>
        </w:rPr>
        <w:t xml:space="preserve">                       </w:t>
      </w:r>
      <w:r w:rsidRPr="00E26031">
        <w:rPr>
          <w:rFonts w:ascii="Times New Roman" w:hAnsi="Times New Roman" w:cs="Times New Roman"/>
          <w:sz w:val="24"/>
          <w:szCs w:val="24"/>
        </w:rPr>
        <w:t xml:space="preserve">      </w:t>
      </w:r>
      <w:r w:rsidRPr="00E26031">
        <w:rPr>
          <w:rFonts w:ascii="Times New Roman" w:hAnsi="Times New Roman" w:cs="Times New Roman"/>
          <w:sz w:val="24"/>
          <w:szCs w:val="24"/>
        </w:rPr>
        <w:t>日期：</w:t>
      </w:r>
      <w:r w:rsidRPr="00E26031">
        <w:rPr>
          <w:rFonts w:ascii="Times New Roman" w:hAnsi="Times New Roman" w:cs="Times New Roman"/>
          <w:sz w:val="24"/>
          <w:szCs w:val="24"/>
          <w:u w:val="single"/>
        </w:rPr>
        <w:t xml:space="preserve">                     </w:t>
      </w:r>
    </w:p>
    <w:p w14:paraId="5BC7F675" w14:textId="77777777" w:rsidR="00DB2AF9" w:rsidRPr="00E26031" w:rsidRDefault="00DB2AF9" w:rsidP="00DB2AF9">
      <w:pPr>
        <w:spacing w:line="400" w:lineRule="exact"/>
        <w:ind w:firstLineChars="200" w:firstLine="480"/>
        <w:rPr>
          <w:rFonts w:ascii="Times New Roman" w:hAnsi="Times New Roman" w:cs="Times New Roman"/>
          <w:sz w:val="24"/>
          <w:szCs w:val="24"/>
          <w:u w:val="single"/>
        </w:rPr>
      </w:pPr>
    </w:p>
    <w:p w14:paraId="2146D121" w14:textId="77777777" w:rsidR="00DB2AF9" w:rsidRPr="00E26031" w:rsidRDefault="00DB2AF9" w:rsidP="00DB2AF9">
      <w:pPr>
        <w:pStyle w:val="-"/>
        <w:rPr>
          <w:rFonts w:eastAsiaTheme="minorEastAsia"/>
          <w:szCs w:val="24"/>
        </w:rPr>
      </w:pPr>
    </w:p>
    <w:p w14:paraId="34D1A4AC" w14:textId="77777777" w:rsidR="00DB2AF9" w:rsidRPr="00E26031" w:rsidRDefault="00DB2AF9" w:rsidP="00DB2AF9">
      <w:pPr>
        <w:pStyle w:val="-"/>
        <w:rPr>
          <w:rFonts w:eastAsiaTheme="minorEastAsia"/>
          <w:szCs w:val="24"/>
        </w:rPr>
      </w:pPr>
    </w:p>
    <w:p w14:paraId="69A73179" w14:textId="77777777" w:rsidR="00DB2AF9" w:rsidRPr="00E26031" w:rsidRDefault="00DB2AF9" w:rsidP="00DB2AF9">
      <w:pPr>
        <w:pStyle w:val="-"/>
        <w:rPr>
          <w:rFonts w:eastAsiaTheme="minorEastAsia"/>
          <w:szCs w:val="24"/>
        </w:rPr>
      </w:pPr>
    </w:p>
    <w:p w14:paraId="4E21EABD" w14:textId="77777777" w:rsidR="00DB2AF9" w:rsidRPr="00E26031" w:rsidRDefault="00DB2AF9" w:rsidP="00DB2AF9">
      <w:pPr>
        <w:pStyle w:val="-"/>
        <w:rPr>
          <w:rFonts w:eastAsiaTheme="minorEastAsia"/>
          <w:szCs w:val="24"/>
        </w:rPr>
      </w:pPr>
    </w:p>
    <w:p w14:paraId="06373133" w14:textId="77777777" w:rsidR="00DB2AF9" w:rsidRPr="00E26031" w:rsidRDefault="00DB2AF9" w:rsidP="00DB2AF9">
      <w:pPr>
        <w:spacing w:afterLines="100" w:after="312" w:line="400" w:lineRule="exact"/>
        <w:rPr>
          <w:rFonts w:ascii="Times New Roman" w:hAnsi="Times New Roman" w:cs="Times New Roman"/>
          <w:kern w:val="0"/>
          <w:sz w:val="24"/>
          <w:szCs w:val="24"/>
        </w:rPr>
      </w:pPr>
    </w:p>
    <w:p w14:paraId="0E673185" w14:textId="77777777" w:rsidR="00DB2AF9" w:rsidRPr="00E26031" w:rsidRDefault="00DB2AF9" w:rsidP="00DB2AF9">
      <w:pPr>
        <w:spacing w:afterLines="100" w:after="312" w:line="400" w:lineRule="exact"/>
        <w:jc w:val="center"/>
        <w:rPr>
          <w:rFonts w:ascii="Times New Roman" w:hAnsi="Times New Roman" w:cs="Times New Roman"/>
          <w:kern w:val="0"/>
          <w:sz w:val="24"/>
          <w:szCs w:val="24"/>
        </w:rPr>
      </w:pPr>
      <w:r w:rsidRPr="00E26031">
        <w:rPr>
          <w:rFonts w:ascii="Times New Roman" w:hAnsi="Times New Roman" w:cs="Times New Roman"/>
          <w:kern w:val="0"/>
          <w:sz w:val="24"/>
          <w:szCs w:val="24"/>
        </w:rPr>
        <w:br w:type="page"/>
      </w:r>
    </w:p>
    <w:p w14:paraId="27E37371" w14:textId="35D19E62" w:rsidR="00DB2AF9" w:rsidRPr="00E26031" w:rsidRDefault="001E653A" w:rsidP="00AF4463">
      <w:pPr>
        <w:spacing w:afterLines="100" w:after="312" w:line="400" w:lineRule="exact"/>
        <w:jc w:val="center"/>
        <w:rPr>
          <w:rFonts w:ascii="Times New Roman" w:eastAsia="黑体" w:hAnsi="Times New Roman" w:cs="Times New Roman"/>
          <w:kern w:val="0"/>
          <w:sz w:val="32"/>
          <w:szCs w:val="32"/>
        </w:rPr>
      </w:pPr>
      <w:r w:rsidRPr="001E653A">
        <w:rPr>
          <w:rFonts w:ascii="Times New Roman" w:eastAsia="黑体" w:hAnsi="Times New Roman" w:cs="Times New Roman" w:hint="eastAsia"/>
          <w:kern w:val="0"/>
          <w:sz w:val="32"/>
          <w:szCs w:val="32"/>
        </w:rPr>
        <w:lastRenderedPageBreak/>
        <w:t>基于负载感知和故障容忍的配用电通信网络路由构造机制</w:t>
      </w:r>
    </w:p>
    <w:p w14:paraId="5BD06B66" w14:textId="77777777" w:rsidR="00DB2AF9" w:rsidRPr="00E26031" w:rsidRDefault="00DB2AF9" w:rsidP="00DB2AF9">
      <w:pPr>
        <w:spacing w:afterLines="100" w:after="312" w:line="400" w:lineRule="exact"/>
        <w:jc w:val="center"/>
        <w:rPr>
          <w:rFonts w:ascii="Times New Roman" w:eastAsia="黑体" w:hAnsi="Times New Roman" w:cs="Times New Roman"/>
          <w:sz w:val="30"/>
          <w:szCs w:val="30"/>
        </w:rPr>
      </w:pPr>
      <w:r w:rsidRPr="00E26031">
        <w:rPr>
          <w:rFonts w:ascii="Times New Roman" w:eastAsia="黑体" w:hAnsi="Times New Roman" w:cs="Times New Roman"/>
          <w:sz w:val="30"/>
          <w:szCs w:val="30"/>
        </w:rPr>
        <w:t>摘</w:t>
      </w:r>
      <w:r w:rsidRPr="00E26031">
        <w:rPr>
          <w:rFonts w:ascii="Times New Roman" w:eastAsia="黑体" w:hAnsi="Times New Roman" w:cs="Times New Roman"/>
          <w:sz w:val="30"/>
          <w:szCs w:val="30"/>
        </w:rPr>
        <w:t xml:space="preserve">  </w:t>
      </w:r>
      <w:r w:rsidRPr="00E26031">
        <w:rPr>
          <w:rFonts w:ascii="Times New Roman" w:eastAsia="黑体" w:hAnsi="Times New Roman" w:cs="Times New Roman"/>
          <w:sz w:val="30"/>
          <w:szCs w:val="30"/>
        </w:rPr>
        <w:t>要</w:t>
      </w:r>
    </w:p>
    <w:p w14:paraId="27D1F96A" w14:textId="42443A60" w:rsidR="002D585B" w:rsidRDefault="00D56A0F" w:rsidP="002D585B">
      <w:pPr>
        <w:spacing w:line="400" w:lineRule="exact"/>
        <w:ind w:firstLineChars="200" w:firstLine="560"/>
        <w:rPr>
          <w:rFonts w:ascii="Times New Roman" w:hAnsi="Times New Roman" w:cs="Times New Roman"/>
          <w:kern w:val="0"/>
          <w:sz w:val="28"/>
          <w:szCs w:val="28"/>
        </w:rPr>
      </w:pPr>
      <w:r>
        <w:rPr>
          <w:rFonts w:ascii="Times New Roman" w:hAnsi="Times New Roman" w:cs="Times New Roman" w:hint="eastAsia"/>
          <w:kern w:val="0"/>
          <w:sz w:val="28"/>
          <w:szCs w:val="28"/>
        </w:rPr>
        <w:t>配用电通信网作为</w:t>
      </w:r>
      <w:r w:rsidR="000C4257">
        <w:rPr>
          <w:rFonts w:ascii="Times New Roman" w:hAnsi="Times New Roman" w:cs="Times New Roman" w:hint="eastAsia"/>
          <w:kern w:val="0"/>
          <w:sz w:val="28"/>
          <w:szCs w:val="28"/>
        </w:rPr>
        <w:t>智能电网</w:t>
      </w:r>
      <w:r>
        <w:rPr>
          <w:rFonts w:ascii="Times New Roman" w:hAnsi="Times New Roman" w:cs="Times New Roman" w:hint="eastAsia"/>
          <w:kern w:val="0"/>
          <w:sz w:val="28"/>
          <w:szCs w:val="28"/>
        </w:rPr>
        <w:t>的重要组成部分，</w:t>
      </w:r>
      <w:r w:rsidR="00C60775">
        <w:rPr>
          <w:rFonts w:ascii="Times New Roman" w:hAnsi="Times New Roman" w:cs="Times New Roman" w:hint="eastAsia"/>
          <w:kern w:val="0"/>
          <w:sz w:val="28"/>
          <w:szCs w:val="28"/>
        </w:rPr>
        <w:t>主要承担配电网络的自动化</w:t>
      </w:r>
      <w:r w:rsidR="005B7F02">
        <w:rPr>
          <w:rFonts w:ascii="Times New Roman" w:hAnsi="Times New Roman" w:cs="Times New Roman" w:hint="eastAsia"/>
          <w:kern w:val="0"/>
          <w:sz w:val="28"/>
          <w:szCs w:val="28"/>
        </w:rPr>
        <w:t>运行、监控报警、用电信息采集等业务，是提升电力企业供电质量和用户使用体验的关键环节。</w:t>
      </w:r>
      <w:r w:rsidR="007E50BE">
        <w:rPr>
          <w:rFonts w:ascii="Times New Roman" w:hAnsi="Times New Roman" w:cs="Times New Roman" w:hint="eastAsia"/>
          <w:kern w:val="0"/>
          <w:sz w:val="28"/>
          <w:szCs w:val="28"/>
        </w:rPr>
        <w:t>随着电力网络的不断发展，配用电通信网</w:t>
      </w:r>
      <w:r w:rsidR="007F7124">
        <w:rPr>
          <w:rFonts w:ascii="Times New Roman" w:hAnsi="Times New Roman" w:cs="Times New Roman" w:hint="eastAsia"/>
          <w:kern w:val="0"/>
          <w:sz w:val="28"/>
          <w:szCs w:val="28"/>
        </w:rPr>
        <w:t>络</w:t>
      </w:r>
      <w:r w:rsidR="007E50BE">
        <w:rPr>
          <w:rFonts w:ascii="Times New Roman" w:hAnsi="Times New Roman" w:cs="Times New Roman" w:hint="eastAsia"/>
          <w:kern w:val="0"/>
          <w:sz w:val="28"/>
          <w:szCs w:val="28"/>
        </w:rPr>
        <w:t>逐渐发展</w:t>
      </w:r>
      <w:r w:rsidR="007F7124">
        <w:rPr>
          <w:rFonts w:ascii="Times New Roman" w:hAnsi="Times New Roman" w:cs="Times New Roman" w:hint="eastAsia"/>
          <w:kern w:val="0"/>
          <w:sz w:val="28"/>
          <w:szCs w:val="28"/>
        </w:rPr>
        <w:t>成</w:t>
      </w:r>
      <w:r w:rsidR="007E50BE">
        <w:rPr>
          <w:rFonts w:ascii="Times New Roman" w:hAnsi="Times New Roman" w:cs="Times New Roman" w:hint="eastAsia"/>
          <w:kern w:val="0"/>
          <w:sz w:val="28"/>
          <w:szCs w:val="28"/>
        </w:rPr>
        <w:t>为以光纤通信为主、以无线通信为辅的多种通信方式共存</w:t>
      </w:r>
      <w:r w:rsidR="00971FF3">
        <w:rPr>
          <w:rFonts w:ascii="Times New Roman" w:hAnsi="Times New Roman" w:cs="Times New Roman" w:hint="eastAsia"/>
          <w:kern w:val="0"/>
          <w:sz w:val="28"/>
          <w:szCs w:val="28"/>
        </w:rPr>
        <w:t>的</w:t>
      </w:r>
      <w:r w:rsidR="007F7124">
        <w:rPr>
          <w:rFonts w:ascii="Times New Roman" w:hAnsi="Times New Roman" w:cs="Times New Roman" w:hint="eastAsia"/>
          <w:kern w:val="0"/>
          <w:sz w:val="28"/>
          <w:szCs w:val="28"/>
        </w:rPr>
        <w:t>通信网络。</w:t>
      </w:r>
      <w:r w:rsidR="005B7F02">
        <w:rPr>
          <w:rFonts w:ascii="Times New Roman" w:hAnsi="Times New Roman" w:cs="Times New Roman" w:hint="eastAsia"/>
          <w:kern w:val="0"/>
          <w:sz w:val="28"/>
          <w:szCs w:val="28"/>
        </w:rPr>
        <w:t>随着</w:t>
      </w:r>
      <w:r w:rsidR="007F7124">
        <w:rPr>
          <w:rFonts w:ascii="Times New Roman" w:hAnsi="Times New Roman" w:cs="Times New Roman" w:hint="eastAsia"/>
          <w:kern w:val="0"/>
          <w:sz w:val="28"/>
          <w:szCs w:val="28"/>
        </w:rPr>
        <w:t>配用电网中</w:t>
      </w:r>
      <w:r w:rsidR="005B7F02">
        <w:rPr>
          <w:rFonts w:ascii="Times New Roman" w:hAnsi="Times New Roman" w:cs="Times New Roman" w:hint="eastAsia"/>
          <w:kern w:val="0"/>
          <w:sz w:val="28"/>
          <w:szCs w:val="28"/>
        </w:rPr>
        <w:t>终端数量</w:t>
      </w:r>
      <w:r w:rsidR="007F7124">
        <w:rPr>
          <w:rFonts w:ascii="Times New Roman" w:hAnsi="Times New Roman" w:cs="Times New Roman" w:hint="eastAsia"/>
          <w:kern w:val="0"/>
          <w:sz w:val="28"/>
          <w:szCs w:val="28"/>
        </w:rPr>
        <w:t>和</w:t>
      </w:r>
      <w:r w:rsidR="005B7F02">
        <w:rPr>
          <w:rFonts w:ascii="Times New Roman" w:hAnsi="Times New Roman" w:cs="Times New Roman" w:hint="eastAsia"/>
          <w:kern w:val="0"/>
          <w:sz w:val="28"/>
          <w:szCs w:val="28"/>
        </w:rPr>
        <w:t>业务种类的增加，</w:t>
      </w:r>
      <w:r w:rsidR="007F7124">
        <w:rPr>
          <w:rFonts w:ascii="Times New Roman" w:hAnsi="Times New Roman" w:cs="Times New Roman" w:hint="eastAsia"/>
          <w:kern w:val="0"/>
          <w:sz w:val="28"/>
          <w:szCs w:val="28"/>
        </w:rPr>
        <w:t>配用电通信网路由机制存在诸多不足。集中式</w:t>
      </w:r>
      <w:r w:rsidR="002D585B">
        <w:rPr>
          <w:rFonts w:ascii="Times New Roman" w:hAnsi="Times New Roman" w:cs="Times New Roman" w:hint="eastAsia"/>
          <w:kern w:val="0"/>
          <w:sz w:val="28"/>
          <w:szCs w:val="28"/>
        </w:rPr>
        <w:t>的计算服务和控制中心已经</w:t>
      </w:r>
      <w:r w:rsidR="007F7124">
        <w:rPr>
          <w:rFonts w:ascii="Times New Roman" w:hAnsi="Times New Roman" w:cs="Times New Roman" w:hint="eastAsia"/>
          <w:kern w:val="0"/>
          <w:sz w:val="28"/>
          <w:szCs w:val="28"/>
        </w:rPr>
        <w:t>不能满足网络边缘大量数据</w:t>
      </w:r>
      <w:r w:rsidR="002D585B">
        <w:rPr>
          <w:rFonts w:ascii="Times New Roman" w:hAnsi="Times New Roman" w:cs="Times New Roman" w:hint="eastAsia"/>
          <w:kern w:val="0"/>
          <w:sz w:val="28"/>
          <w:szCs w:val="28"/>
        </w:rPr>
        <w:t>的处理需求。因此，针对配用电通信网的路由传输过程，研究如何提高路由机制的稳定性和负载均衡能力、提高网络数据传输质量和效率具有</w:t>
      </w:r>
      <w:r w:rsidR="002D585B" w:rsidRPr="003E7CB1">
        <w:rPr>
          <w:rFonts w:ascii="Times New Roman" w:hAnsi="Times New Roman" w:cs="Times New Roman" w:hint="eastAsia"/>
          <w:kern w:val="0"/>
          <w:sz w:val="28"/>
          <w:szCs w:val="28"/>
          <w:highlight w:val="yellow"/>
          <w:rPrChange w:id="0" w:author="f f" w:date="2019-02-14T09:26:00Z">
            <w:rPr>
              <w:rFonts w:ascii="Times New Roman" w:hAnsi="Times New Roman" w:cs="Times New Roman" w:hint="eastAsia"/>
              <w:kern w:val="0"/>
              <w:sz w:val="28"/>
              <w:szCs w:val="28"/>
            </w:rPr>
          </w:rPrChange>
        </w:rPr>
        <w:t>石峰</w:t>
      </w:r>
      <w:ins w:id="1" w:author="f f" w:date="2019-02-14T10:02:00Z">
        <w:r w:rsidR="00151848">
          <w:rPr>
            <w:rFonts w:ascii="Times New Roman" w:hAnsi="Times New Roman" w:cs="Times New Roman" w:hint="eastAsia"/>
            <w:kern w:val="0"/>
            <w:sz w:val="28"/>
            <w:szCs w:val="28"/>
          </w:rPr>
          <w:t>（错别字较多，后文全文修改）</w:t>
        </w:r>
      </w:ins>
      <w:r w:rsidR="002D585B">
        <w:rPr>
          <w:rFonts w:ascii="Times New Roman" w:hAnsi="Times New Roman" w:cs="Times New Roman" w:hint="eastAsia"/>
          <w:kern w:val="0"/>
          <w:sz w:val="28"/>
          <w:szCs w:val="28"/>
        </w:rPr>
        <w:t>重要的理论和应用价值。</w:t>
      </w:r>
    </w:p>
    <w:p w14:paraId="0E00D0C4" w14:textId="3AB1A3C7" w:rsidR="00D56A0F" w:rsidRDefault="002D585B" w:rsidP="00D851E5">
      <w:pPr>
        <w:spacing w:line="400" w:lineRule="exact"/>
        <w:ind w:firstLineChars="200" w:firstLine="560"/>
        <w:rPr>
          <w:rFonts w:ascii="Times New Roman" w:hAnsi="Times New Roman" w:cs="Times New Roman"/>
          <w:kern w:val="0"/>
          <w:sz w:val="28"/>
          <w:szCs w:val="28"/>
        </w:rPr>
      </w:pPr>
      <w:r>
        <w:rPr>
          <w:rFonts w:ascii="Times New Roman" w:hAnsi="Times New Roman" w:cs="Times New Roman" w:hint="eastAsia"/>
          <w:kern w:val="0"/>
          <w:sz w:val="28"/>
          <w:szCs w:val="28"/>
        </w:rPr>
        <w:t>然而，在现有的配用电通信网络路由机制研究中，对于有线网络场景大多采用</w:t>
      </w:r>
      <w:r>
        <w:rPr>
          <w:rFonts w:ascii="Times New Roman" w:hAnsi="Times New Roman" w:cs="Times New Roman" w:hint="eastAsia"/>
          <w:kern w:val="0"/>
          <w:sz w:val="28"/>
          <w:szCs w:val="28"/>
        </w:rPr>
        <w:t>TCP</w:t>
      </w:r>
      <w:r>
        <w:rPr>
          <w:rFonts w:ascii="Times New Roman" w:hAnsi="Times New Roman" w:cs="Times New Roman"/>
          <w:kern w:val="0"/>
          <w:sz w:val="28"/>
          <w:szCs w:val="28"/>
        </w:rPr>
        <w:t>/IP</w:t>
      </w:r>
      <w:r>
        <w:rPr>
          <w:rFonts w:ascii="Times New Roman" w:hAnsi="Times New Roman" w:cs="Times New Roman" w:hint="eastAsia"/>
          <w:kern w:val="0"/>
          <w:sz w:val="28"/>
          <w:szCs w:val="28"/>
        </w:rPr>
        <w:t>架构，</w:t>
      </w:r>
      <w:ins w:id="2" w:author="f f" w:date="2019-02-14T09:29:00Z">
        <w:r w:rsidR="00D851E5">
          <w:rPr>
            <w:rFonts w:ascii="Times New Roman" w:hAnsi="Times New Roman" w:cs="Times New Roman" w:hint="eastAsia"/>
            <w:kern w:val="0"/>
            <w:sz w:val="28"/>
            <w:szCs w:val="28"/>
          </w:rPr>
          <w:t>（</w:t>
        </w:r>
      </w:ins>
      <w:ins w:id="3" w:author="f f" w:date="2019-02-14T09:30:00Z">
        <w:r w:rsidR="00D851E5">
          <w:rPr>
            <w:rFonts w:ascii="Times New Roman" w:hAnsi="Times New Roman" w:cs="Times New Roman" w:hint="eastAsia"/>
            <w:kern w:val="0"/>
            <w:sz w:val="28"/>
            <w:szCs w:val="28"/>
          </w:rPr>
          <w:t>不提</w:t>
        </w:r>
        <w:r w:rsidR="00D851E5">
          <w:rPr>
            <w:rFonts w:ascii="Times New Roman" w:hAnsi="Times New Roman" w:cs="Times New Roman" w:hint="eastAsia"/>
            <w:kern w:val="0"/>
            <w:sz w:val="28"/>
            <w:szCs w:val="28"/>
          </w:rPr>
          <w:t>TCP</w:t>
        </w:r>
        <w:r w:rsidR="00D851E5">
          <w:rPr>
            <w:rFonts w:ascii="Times New Roman" w:hAnsi="Times New Roman" w:cs="Times New Roman"/>
            <w:kern w:val="0"/>
            <w:sz w:val="28"/>
            <w:szCs w:val="28"/>
          </w:rPr>
          <w:t>/IP</w:t>
        </w:r>
        <w:r w:rsidR="00D851E5">
          <w:rPr>
            <w:rFonts w:ascii="Times New Roman" w:hAnsi="Times New Roman" w:cs="Times New Roman" w:hint="eastAsia"/>
            <w:kern w:val="0"/>
            <w:sz w:val="28"/>
            <w:szCs w:val="28"/>
          </w:rPr>
          <w:t>架构，否认这个架构带来很多麻烦</w:t>
        </w:r>
      </w:ins>
      <w:ins w:id="4" w:author="f f" w:date="2019-02-14T09:29:00Z">
        <w:r w:rsidR="00D851E5">
          <w:rPr>
            <w:rFonts w:ascii="Times New Roman" w:hAnsi="Times New Roman" w:cs="Times New Roman" w:hint="eastAsia"/>
            <w:kern w:val="0"/>
            <w:sz w:val="28"/>
            <w:szCs w:val="28"/>
          </w:rPr>
          <w:t>）</w:t>
        </w:r>
      </w:ins>
      <w:r w:rsidRPr="00D851E5">
        <w:rPr>
          <w:rFonts w:ascii="Times New Roman" w:hAnsi="Times New Roman" w:cs="Times New Roman" w:hint="eastAsia"/>
          <w:kern w:val="0"/>
          <w:sz w:val="28"/>
          <w:szCs w:val="28"/>
          <w:highlight w:val="yellow"/>
          <w:rPrChange w:id="5" w:author="f f" w:date="2019-02-14T09:27:00Z">
            <w:rPr>
              <w:rFonts w:ascii="Times New Roman" w:hAnsi="Times New Roman" w:cs="Times New Roman" w:hint="eastAsia"/>
              <w:kern w:val="0"/>
              <w:sz w:val="28"/>
              <w:szCs w:val="28"/>
            </w:rPr>
          </w:rPrChange>
        </w:rPr>
        <w:t>端到端的通信模式并不适用于配用电网中通信内容和通信机制，</w:t>
      </w:r>
      <w:ins w:id="6" w:author="f f" w:date="2019-02-14T09:27:00Z">
        <w:r w:rsidR="00D851E5">
          <w:rPr>
            <w:rFonts w:ascii="Times New Roman" w:hAnsi="Times New Roman" w:cs="Times New Roman" w:hint="eastAsia"/>
            <w:kern w:val="0"/>
            <w:sz w:val="28"/>
            <w:szCs w:val="28"/>
            <w:highlight w:val="yellow"/>
          </w:rPr>
          <w:t>（这个理由有待商榷，最好写成</w:t>
        </w:r>
      </w:ins>
      <w:ins w:id="7" w:author="f f" w:date="2019-02-14T09:28:00Z">
        <w:r w:rsidR="00D851E5">
          <w:rPr>
            <w:rFonts w:ascii="Times New Roman" w:hAnsi="Times New Roman" w:cs="Times New Roman" w:hint="eastAsia"/>
            <w:kern w:val="0"/>
            <w:sz w:val="28"/>
            <w:szCs w:val="28"/>
            <w:highlight w:val="yellow"/>
          </w:rPr>
          <w:t>由于出现了新的可以带来什么好的效果的技术</w:t>
        </w:r>
      </w:ins>
      <w:ins w:id="8" w:author="f f" w:date="2019-02-14T09:29:00Z">
        <w:r w:rsidR="00D851E5">
          <w:rPr>
            <w:rFonts w:ascii="Times New Roman" w:hAnsi="Times New Roman" w:cs="Times New Roman" w:hint="eastAsia"/>
            <w:kern w:val="0"/>
            <w:sz w:val="28"/>
            <w:szCs w:val="28"/>
            <w:highlight w:val="yellow"/>
          </w:rPr>
          <w:t>架构</w:t>
        </w:r>
      </w:ins>
      <w:ins w:id="9" w:author="f f" w:date="2019-02-14T09:28:00Z">
        <w:r w:rsidR="00D851E5">
          <w:rPr>
            <w:rFonts w:ascii="Times New Roman" w:hAnsi="Times New Roman" w:cs="Times New Roman" w:hint="eastAsia"/>
            <w:kern w:val="0"/>
            <w:sz w:val="28"/>
            <w:szCs w:val="28"/>
            <w:highlight w:val="yellow"/>
          </w:rPr>
          <w:t>，</w:t>
        </w:r>
      </w:ins>
      <w:ins w:id="10" w:author="f f" w:date="2019-02-14T09:27:00Z">
        <w:r w:rsidR="00D851E5">
          <w:rPr>
            <w:rFonts w:ascii="Times New Roman" w:hAnsi="Times New Roman" w:cs="Times New Roman" w:hint="eastAsia"/>
            <w:kern w:val="0"/>
            <w:sz w:val="28"/>
            <w:szCs w:val="28"/>
            <w:highlight w:val="yellow"/>
          </w:rPr>
          <w:t>研究成员</w:t>
        </w:r>
      </w:ins>
      <w:ins w:id="11" w:author="f f" w:date="2019-02-14T09:29:00Z">
        <w:r w:rsidR="00D851E5">
          <w:rPr>
            <w:rFonts w:ascii="Times New Roman" w:hAnsi="Times New Roman" w:cs="Times New Roman" w:hint="eastAsia"/>
            <w:kern w:val="0"/>
            <w:sz w:val="28"/>
            <w:szCs w:val="28"/>
            <w:highlight w:val="yellow"/>
          </w:rPr>
          <w:t>也</w:t>
        </w:r>
      </w:ins>
      <w:ins w:id="12" w:author="f f" w:date="2019-02-14T09:27:00Z">
        <w:r w:rsidR="00D851E5">
          <w:rPr>
            <w:rFonts w:ascii="Times New Roman" w:hAnsi="Times New Roman" w:cs="Times New Roman" w:hint="eastAsia"/>
            <w:kern w:val="0"/>
            <w:sz w:val="28"/>
            <w:szCs w:val="28"/>
            <w:highlight w:val="yellow"/>
          </w:rPr>
          <w:t>正在</w:t>
        </w:r>
      </w:ins>
      <w:ins w:id="13" w:author="f f" w:date="2019-02-14T09:29:00Z">
        <w:r w:rsidR="00D851E5">
          <w:rPr>
            <w:rFonts w:ascii="Times New Roman" w:hAnsi="Times New Roman" w:cs="Times New Roman" w:hint="eastAsia"/>
            <w:kern w:val="0"/>
            <w:sz w:val="28"/>
            <w:szCs w:val="28"/>
            <w:highlight w:val="yellow"/>
          </w:rPr>
          <w:t>研究如何</w:t>
        </w:r>
      </w:ins>
      <w:ins w:id="14" w:author="f f" w:date="2019-02-14T09:27:00Z">
        <w:r w:rsidR="00D851E5">
          <w:rPr>
            <w:rFonts w:ascii="Times New Roman" w:hAnsi="Times New Roman" w:cs="Times New Roman" w:hint="eastAsia"/>
            <w:kern w:val="0"/>
            <w:sz w:val="28"/>
            <w:szCs w:val="28"/>
            <w:highlight w:val="yellow"/>
          </w:rPr>
          <w:t>引入</w:t>
        </w:r>
      </w:ins>
      <w:ins w:id="15" w:author="f f" w:date="2019-02-14T09:29:00Z">
        <w:r w:rsidR="00D851E5">
          <w:rPr>
            <w:rFonts w:ascii="Times New Roman" w:hAnsi="Times New Roman" w:cs="Times New Roman" w:hint="eastAsia"/>
            <w:kern w:val="0"/>
            <w:sz w:val="28"/>
            <w:szCs w:val="28"/>
            <w:highlight w:val="yellow"/>
          </w:rPr>
          <w:t>，通过</w:t>
        </w:r>
      </w:ins>
      <w:ins w:id="16" w:author="f f" w:date="2019-02-14T09:27:00Z">
        <w:r w:rsidR="00D851E5">
          <w:rPr>
            <w:rFonts w:ascii="Times New Roman" w:hAnsi="Times New Roman" w:cs="Times New Roman" w:hint="eastAsia"/>
            <w:kern w:val="0"/>
            <w:sz w:val="28"/>
            <w:szCs w:val="28"/>
            <w:highlight w:val="yellow"/>
          </w:rPr>
          <w:t>新的通信方式</w:t>
        </w:r>
      </w:ins>
      <w:ins w:id="17" w:author="f f" w:date="2019-02-14T09:28:00Z">
        <w:r w:rsidR="00D851E5">
          <w:rPr>
            <w:rFonts w:ascii="Times New Roman" w:hAnsi="Times New Roman" w:cs="Times New Roman" w:hint="eastAsia"/>
            <w:kern w:val="0"/>
            <w:sz w:val="28"/>
            <w:szCs w:val="28"/>
            <w:highlight w:val="yellow"/>
          </w:rPr>
          <w:t>改善</w:t>
        </w:r>
        <w:r w:rsidR="00D851E5">
          <w:rPr>
            <w:rFonts w:ascii="Times New Roman" w:hAnsi="Times New Roman" w:cs="Times New Roman" w:hint="eastAsia"/>
            <w:kern w:val="0"/>
            <w:sz w:val="28"/>
            <w:szCs w:val="28"/>
            <w:highlight w:val="yellow"/>
          </w:rPr>
          <w:t>XXX</w:t>
        </w:r>
      </w:ins>
      <w:ins w:id="18" w:author="f f" w:date="2019-02-14T09:27:00Z">
        <w:r w:rsidR="00D851E5">
          <w:rPr>
            <w:rFonts w:ascii="Times New Roman" w:hAnsi="Times New Roman" w:cs="Times New Roman" w:hint="eastAsia"/>
            <w:kern w:val="0"/>
            <w:sz w:val="28"/>
            <w:szCs w:val="28"/>
            <w:highlight w:val="yellow"/>
          </w:rPr>
          <w:t>）</w:t>
        </w:r>
      </w:ins>
      <w:r w:rsidR="00EE378C">
        <w:rPr>
          <w:rFonts w:ascii="Times New Roman" w:hAnsi="Times New Roman" w:cs="Times New Roman" w:hint="eastAsia"/>
          <w:kern w:val="0"/>
          <w:sz w:val="28"/>
          <w:szCs w:val="28"/>
        </w:rPr>
        <w:t>造成传输效率低、网络负荷重；同时，在无线通信场景中，无线传感器具有能量有限、</w:t>
      </w:r>
      <w:r w:rsidR="00EE378C" w:rsidRPr="00151848">
        <w:rPr>
          <w:rFonts w:ascii="Times New Roman" w:hAnsi="Times New Roman" w:cs="Times New Roman" w:hint="eastAsia"/>
          <w:kern w:val="0"/>
          <w:sz w:val="28"/>
          <w:szCs w:val="28"/>
          <w:highlight w:val="yellow"/>
          <w:rPrChange w:id="19" w:author="f f" w:date="2019-02-14T09:56:00Z">
            <w:rPr>
              <w:rFonts w:ascii="Times New Roman" w:hAnsi="Times New Roman" w:cs="Times New Roman" w:hint="eastAsia"/>
              <w:kern w:val="0"/>
              <w:sz w:val="28"/>
              <w:szCs w:val="28"/>
            </w:rPr>
          </w:rPrChange>
        </w:rPr>
        <w:t>已</w:t>
      </w:r>
      <w:r w:rsidR="00EE378C">
        <w:rPr>
          <w:rFonts w:ascii="Times New Roman" w:hAnsi="Times New Roman" w:cs="Times New Roman" w:hint="eastAsia"/>
          <w:kern w:val="0"/>
          <w:sz w:val="28"/>
          <w:szCs w:val="28"/>
        </w:rPr>
        <w:t>失效等特点，</w:t>
      </w:r>
      <w:r w:rsidR="00EE378C" w:rsidRPr="00151848">
        <w:rPr>
          <w:rFonts w:ascii="Times New Roman" w:hAnsi="Times New Roman" w:cs="Times New Roman" w:hint="eastAsia"/>
          <w:kern w:val="0"/>
          <w:sz w:val="28"/>
          <w:szCs w:val="28"/>
          <w:highlight w:val="yellow"/>
          <w:rPrChange w:id="20" w:author="f f" w:date="2019-02-14T09:56:00Z">
            <w:rPr>
              <w:rFonts w:ascii="Times New Roman" w:hAnsi="Times New Roman" w:cs="Times New Roman" w:hint="eastAsia"/>
              <w:kern w:val="0"/>
              <w:sz w:val="28"/>
              <w:szCs w:val="28"/>
            </w:rPr>
          </w:rPrChange>
        </w:rPr>
        <w:t>现有的路由机制很少考虑到无线传感器在配用电通信网中的部署情况、工作特点</w:t>
      </w:r>
      <w:ins w:id="21" w:author="f f" w:date="2019-02-14T09:56:00Z">
        <w:r w:rsidR="00151848">
          <w:rPr>
            <w:rFonts w:ascii="Times New Roman" w:hAnsi="Times New Roman" w:cs="Times New Roman" w:hint="eastAsia"/>
            <w:kern w:val="0"/>
            <w:sz w:val="28"/>
            <w:szCs w:val="28"/>
            <w:highlight w:val="yellow"/>
          </w:rPr>
          <w:t>（这个理由也不太可信，想想怎么改一下，说一下具体的不足，不写这种笼统的话，容易被审稿老师反驳）</w:t>
        </w:r>
      </w:ins>
      <w:r w:rsidR="00EE378C">
        <w:rPr>
          <w:rFonts w:ascii="Times New Roman" w:hAnsi="Times New Roman" w:cs="Times New Roman" w:hint="eastAsia"/>
          <w:kern w:val="0"/>
          <w:sz w:val="28"/>
          <w:szCs w:val="28"/>
        </w:rPr>
        <w:t>，并在保证通信的基础上降低节点能量消耗，延长网络生命周期。</w:t>
      </w:r>
      <w:ins w:id="22" w:author="f f" w:date="2019-02-14T10:02:00Z">
        <w:r w:rsidR="00151848">
          <w:rPr>
            <w:rFonts w:ascii="Times New Roman" w:hAnsi="Times New Roman" w:cs="Times New Roman" w:hint="eastAsia"/>
            <w:kern w:val="0"/>
            <w:sz w:val="28"/>
            <w:szCs w:val="28"/>
          </w:rPr>
          <w:t>（这里改了，后面全文修改）</w:t>
        </w:r>
      </w:ins>
    </w:p>
    <w:p w14:paraId="62D7D6E8" w14:textId="7E8ED749" w:rsidR="00EE378C" w:rsidRDefault="00EE378C" w:rsidP="00DB2AF9">
      <w:pPr>
        <w:spacing w:line="400" w:lineRule="exact"/>
        <w:ind w:firstLineChars="200" w:firstLine="560"/>
        <w:rPr>
          <w:rFonts w:ascii="Times New Roman" w:hAnsi="Times New Roman" w:cs="Times New Roman"/>
          <w:kern w:val="0"/>
          <w:sz w:val="28"/>
          <w:szCs w:val="28"/>
        </w:rPr>
      </w:pPr>
      <w:r>
        <w:rPr>
          <w:rFonts w:ascii="Times New Roman" w:hAnsi="Times New Roman" w:cs="Times New Roman" w:hint="eastAsia"/>
          <w:kern w:val="0"/>
          <w:sz w:val="28"/>
          <w:szCs w:val="28"/>
        </w:rPr>
        <w:t>因此，</w:t>
      </w:r>
      <w:r w:rsidRPr="00E26031">
        <w:rPr>
          <w:rFonts w:ascii="Times New Roman" w:hAnsi="Times New Roman" w:cs="Times New Roman"/>
          <w:kern w:val="0"/>
          <w:sz w:val="28"/>
          <w:szCs w:val="28"/>
        </w:rPr>
        <w:t>针对现有研究中的不足，本文对</w:t>
      </w:r>
      <w:r>
        <w:rPr>
          <w:rFonts w:ascii="Times New Roman" w:hAnsi="Times New Roman" w:cs="Times New Roman" w:hint="eastAsia"/>
          <w:kern w:val="0"/>
          <w:sz w:val="28"/>
          <w:szCs w:val="28"/>
        </w:rPr>
        <w:t>配用电通信网的路由机制进行研究，本文的主要贡献包括以下两点：</w:t>
      </w:r>
    </w:p>
    <w:p w14:paraId="334BF04B" w14:textId="72D1DE5F" w:rsidR="00882297" w:rsidRDefault="008A75B5" w:rsidP="00DB2AF9">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kern w:val="0"/>
          <w:sz w:val="28"/>
          <w:szCs w:val="28"/>
        </w:rPr>
        <w:t>(</w:t>
      </w:r>
      <w:r>
        <w:rPr>
          <w:rFonts w:ascii="Times New Roman" w:hAnsi="Times New Roman" w:cs="Times New Roman"/>
          <w:kern w:val="0"/>
          <w:sz w:val="28"/>
          <w:szCs w:val="28"/>
        </w:rPr>
        <w:t xml:space="preserve">1) </w:t>
      </w:r>
      <w:r w:rsidR="00EE378C" w:rsidRPr="008A75B5">
        <w:rPr>
          <w:rFonts w:ascii="Times New Roman" w:hAnsi="Times New Roman" w:cs="Times New Roman" w:hint="eastAsia"/>
          <w:sz w:val="28"/>
          <w:szCs w:val="28"/>
        </w:rPr>
        <w:t>针对有线网络场景下路由机制传输效率低及网络负荷重等问题，在配用电通信网络中结合内容中心网络（</w:t>
      </w:r>
      <w:r w:rsidR="00EE378C" w:rsidRPr="008A75B5">
        <w:rPr>
          <w:rFonts w:ascii="Times New Roman" w:hAnsi="Times New Roman" w:cs="Times New Roman"/>
          <w:sz w:val="28"/>
          <w:szCs w:val="28"/>
        </w:rPr>
        <w:t>Content Centric Network</w:t>
      </w:r>
      <w:r w:rsidR="00EE378C" w:rsidRPr="008A75B5">
        <w:rPr>
          <w:rFonts w:ascii="Times New Roman" w:hAnsi="Times New Roman" w:cs="Times New Roman" w:hint="eastAsia"/>
          <w:sz w:val="28"/>
          <w:szCs w:val="28"/>
        </w:rPr>
        <w:t>，</w:t>
      </w:r>
      <w:r w:rsidR="00EE378C" w:rsidRPr="008A75B5">
        <w:rPr>
          <w:rFonts w:ascii="Times New Roman" w:hAnsi="Times New Roman" w:cs="Times New Roman" w:hint="eastAsia"/>
          <w:sz w:val="28"/>
          <w:szCs w:val="28"/>
        </w:rPr>
        <w:t>CCN</w:t>
      </w:r>
      <w:r w:rsidR="00EE378C" w:rsidRPr="008A75B5">
        <w:rPr>
          <w:rFonts w:ascii="Times New Roman" w:hAnsi="Times New Roman" w:cs="Times New Roman" w:hint="eastAsia"/>
          <w:sz w:val="28"/>
          <w:szCs w:val="28"/>
        </w:rPr>
        <w:t>）架构，以数据内容为中心，提出基于</w:t>
      </w:r>
      <w:r w:rsidR="005163A7" w:rsidRPr="008A75B5">
        <w:rPr>
          <w:rFonts w:ascii="Times New Roman" w:hAnsi="Times New Roman" w:cs="Times New Roman" w:hint="eastAsia"/>
          <w:sz w:val="28"/>
          <w:szCs w:val="28"/>
        </w:rPr>
        <w:t>边缘计算和</w:t>
      </w:r>
      <w:r w:rsidR="00EE378C" w:rsidRPr="008A75B5">
        <w:rPr>
          <w:rFonts w:ascii="Times New Roman" w:hAnsi="Times New Roman" w:cs="Times New Roman" w:hint="eastAsia"/>
          <w:sz w:val="28"/>
          <w:szCs w:val="28"/>
        </w:rPr>
        <w:t>势能的具有负载感知能力的路由机制</w:t>
      </w:r>
      <w:r w:rsidRPr="008A75B5">
        <w:rPr>
          <w:rFonts w:ascii="Times New Roman" w:hAnsi="Times New Roman" w:cs="Times New Roman" w:hint="eastAsia"/>
          <w:sz w:val="28"/>
          <w:szCs w:val="28"/>
        </w:rPr>
        <w:t>LAPBR</w:t>
      </w:r>
      <w:r w:rsidRPr="008A75B5">
        <w:rPr>
          <w:rFonts w:ascii="Times New Roman" w:hAnsi="Times New Roman" w:cs="Times New Roman" w:hint="eastAsia"/>
          <w:sz w:val="28"/>
          <w:szCs w:val="28"/>
        </w:rPr>
        <w:t>（</w:t>
      </w:r>
      <w:r w:rsidRPr="008A75B5">
        <w:rPr>
          <w:rFonts w:ascii="Times New Roman" w:hAnsi="Times New Roman" w:cs="Times New Roman" w:hint="eastAsia"/>
          <w:sz w:val="28"/>
          <w:szCs w:val="28"/>
        </w:rPr>
        <w:t>Load-aware Potential-based Routing</w:t>
      </w:r>
      <w:r w:rsidRPr="008A75B5">
        <w:rPr>
          <w:rFonts w:ascii="Times New Roman" w:hAnsi="Times New Roman" w:cs="Times New Roman" w:hint="eastAsia"/>
          <w:sz w:val="28"/>
          <w:szCs w:val="28"/>
        </w:rPr>
        <w:t>）</w:t>
      </w:r>
      <w:r w:rsidR="00EE378C" w:rsidRPr="008A75B5">
        <w:rPr>
          <w:rFonts w:ascii="Times New Roman" w:hAnsi="Times New Roman" w:cs="Times New Roman" w:hint="eastAsia"/>
          <w:sz w:val="28"/>
          <w:szCs w:val="28"/>
        </w:rPr>
        <w:t>，</w:t>
      </w:r>
      <w:r w:rsidR="005163A7" w:rsidRPr="008A75B5">
        <w:rPr>
          <w:rFonts w:ascii="Times New Roman" w:hAnsi="Times New Roman" w:cs="Times New Roman" w:hint="eastAsia"/>
          <w:sz w:val="28"/>
          <w:szCs w:val="28"/>
        </w:rPr>
        <w:t>通过请求信息构建节点势能模型，量化节点负载情况，进而构造覆盖整个网络的、动态的势场模型。通过定期更新、势场求解等方法，实现节点自主扩散拥塞信息，数据在转发过程中避开</w:t>
      </w:r>
      <w:r w:rsidR="00882297" w:rsidRPr="008A75B5">
        <w:rPr>
          <w:rFonts w:ascii="Times New Roman" w:hAnsi="Times New Roman" w:cs="Times New Roman" w:hint="eastAsia"/>
          <w:sz w:val="28"/>
          <w:szCs w:val="28"/>
        </w:rPr>
        <w:t>负载较重的节点</w:t>
      </w:r>
      <w:r w:rsidR="005163A7" w:rsidRPr="008A75B5">
        <w:rPr>
          <w:rFonts w:ascii="Times New Roman" w:hAnsi="Times New Roman" w:cs="Times New Roman" w:hint="eastAsia"/>
          <w:sz w:val="28"/>
          <w:szCs w:val="28"/>
        </w:rPr>
        <w:t>，实现网络边缘侧负载均衡</w:t>
      </w:r>
      <w:r w:rsidR="00882297" w:rsidRPr="008A75B5">
        <w:rPr>
          <w:rFonts w:ascii="Times New Roman" w:hAnsi="Times New Roman" w:cs="Times New Roman" w:hint="eastAsia"/>
          <w:sz w:val="28"/>
          <w:szCs w:val="28"/>
        </w:rPr>
        <w:t>。仿真表明该机制提高节点的</w:t>
      </w:r>
      <w:r w:rsidR="00882297" w:rsidRPr="008A75B5">
        <w:rPr>
          <w:rFonts w:ascii="Times New Roman" w:hAnsi="Times New Roman" w:cs="Times New Roman" w:hint="eastAsia"/>
          <w:sz w:val="28"/>
          <w:szCs w:val="28"/>
        </w:rPr>
        <w:lastRenderedPageBreak/>
        <w:t>负载感知能力和路由决策能力，有效降低网络延迟，优化网络传输性能。</w:t>
      </w:r>
    </w:p>
    <w:p w14:paraId="7D8E3383" w14:textId="2CA6BA75" w:rsidR="00DB2AF9" w:rsidRPr="00E26031" w:rsidRDefault="008A75B5" w:rsidP="00CE219B">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 xml:space="preserve">2) </w:t>
      </w:r>
      <w:r w:rsidR="00882297" w:rsidRPr="008A75B5">
        <w:rPr>
          <w:rFonts w:ascii="Times New Roman" w:hAnsi="Times New Roman" w:cs="Times New Roman" w:hint="eastAsia"/>
          <w:sz w:val="28"/>
          <w:szCs w:val="28"/>
        </w:rPr>
        <w:t>针对无线通信场景下传感器节点</w:t>
      </w:r>
      <w:r w:rsidR="00882297" w:rsidRPr="00861C5E">
        <w:rPr>
          <w:rFonts w:ascii="Times New Roman" w:hAnsi="Times New Roman" w:cs="Times New Roman" w:hint="eastAsia"/>
          <w:sz w:val="28"/>
          <w:szCs w:val="28"/>
          <w:highlight w:val="yellow"/>
          <w:rPrChange w:id="23" w:author="f f" w:date="2019-02-14T10:57:00Z">
            <w:rPr>
              <w:rFonts w:ascii="Times New Roman" w:hAnsi="Times New Roman" w:cs="Times New Roman" w:hint="eastAsia"/>
              <w:sz w:val="28"/>
              <w:szCs w:val="28"/>
            </w:rPr>
          </w:rPrChange>
        </w:rPr>
        <w:t>已</w:t>
      </w:r>
      <w:r w:rsidR="00882297" w:rsidRPr="008A75B5">
        <w:rPr>
          <w:rFonts w:ascii="Times New Roman" w:hAnsi="Times New Roman" w:cs="Times New Roman" w:hint="eastAsia"/>
          <w:sz w:val="28"/>
          <w:szCs w:val="28"/>
        </w:rPr>
        <w:t>失效等问题，提出</w:t>
      </w:r>
      <w:r w:rsidRPr="008A75B5">
        <w:rPr>
          <w:rFonts w:ascii="Times New Roman" w:hAnsi="Times New Roman" w:cs="Times New Roman" w:hint="eastAsia"/>
          <w:sz w:val="28"/>
          <w:szCs w:val="28"/>
        </w:rPr>
        <w:t>具有自适应性和容错性的动态分簇路由机制</w:t>
      </w:r>
      <w:r w:rsidRPr="008A75B5">
        <w:rPr>
          <w:rFonts w:ascii="Times New Roman" w:hAnsi="Times New Roman" w:cs="Times New Roman" w:hint="eastAsia"/>
          <w:sz w:val="28"/>
          <w:szCs w:val="28"/>
        </w:rPr>
        <w:t>SAFT</w:t>
      </w:r>
      <w:r w:rsidRPr="008A75B5">
        <w:rPr>
          <w:rFonts w:ascii="Times New Roman" w:hAnsi="Times New Roman" w:cs="Times New Roman" w:hint="eastAsia"/>
          <w:sz w:val="28"/>
          <w:szCs w:val="28"/>
        </w:rPr>
        <w:t>（</w:t>
      </w:r>
      <w:r w:rsidRPr="008A75B5">
        <w:rPr>
          <w:rFonts w:ascii="Times New Roman" w:hAnsi="Times New Roman" w:cs="Times New Roman" w:hint="eastAsia"/>
          <w:sz w:val="28"/>
          <w:szCs w:val="28"/>
        </w:rPr>
        <w:t>Self-adaption and Fault-tolerance</w:t>
      </w:r>
      <w:r w:rsidRPr="008A75B5">
        <w:rPr>
          <w:rFonts w:ascii="Times New Roman" w:hAnsi="Times New Roman" w:cs="Times New Roman" w:hint="eastAsia"/>
          <w:sz w:val="28"/>
          <w:szCs w:val="28"/>
        </w:rPr>
        <w:t>）。</w:t>
      </w:r>
      <w:r>
        <w:rPr>
          <w:rFonts w:ascii="Times New Roman" w:hAnsi="Times New Roman" w:cs="Times New Roman" w:hint="eastAsia"/>
          <w:sz w:val="28"/>
          <w:szCs w:val="28"/>
        </w:rPr>
        <w:t>基于</w:t>
      </w:r>
      <w:ins w:id="24" w:author="f f" w:date="2019-02-14T10:57:00Z">
        <w:r w:rsidR="00861C5E">
          <w:rPr>
            <w:rFonts w:ascii="Times New Roman" w:hAnsi="Times New Roman" w:cs="Times New Roman" w:hint="eastAsia"/>
            <w:sz w:val="28"/>
            <w:szCs w:val="28"/>
          </w:rPr>
          <w:t>微电网</w:t>
        </w:r>
        <w:r w:rsidR="00861C5E">
          <w:rPr>
            <w:rFonts w:ascii="Times New Roman" w:hAnsi="Times New Roman" w:cs="Times New Roman" w:hint="eastAsia"/>
            <w:sz w:val="28"/>
            <w:szCs w:val="28"/>
          </w:rPr>
          <w:t>这一</w:t>
        </w:r>
      </w:ins>
      <w:r>
        <w:rPr>
          <w:rFonts w:ascii="Times New Roman" w:hAnsi="Times New Roman" w:cs="Times New Roman" w:hint="eastAsia"/>
          <w:sz w:val="28"/>
          <w:szCs w:val="28"/>
        </w:rPr>
        <w:t>配用电通信网络中的典型应用场景</w:t>
      </w:r>
      <w:del w:id="25" w:author="f f" w:date="2019-02-14T10:57:00Z">
        <w:r w:rsidDel="00861C5E">
          <w:rPr>
            <w:rFonts w:ascii="Times New Roman" w:hAnsi="Times New Roman" w:cs="Times New Roman" w:hint="eastAsia"/>
            <w:sz w:val="28"/>
            <w:szCs w:val="28"/>
          </w:rPr>
          <w:delText>微电网</w:delText>
        </w:r>
      </w:del>
      <w:r>
        <w:rPr>
          <w:rFonts w:ascii="Times New Roman" w:hAnsi="Times New Roman" w:cs="Times New Roman" w:hint="eastAsia"/>
          <w:sz w:val="28"/>
          <w:szCs w:val="28"/>
        </w:rPr>
        <w:t>，构建节点和网络的能量模型和生命周期模型，量化节点和网络的性能；</w:t>
      </w:r>
      <w:r w:rsidR="00CE219B">
        <w:rPr>
          <w:rFonts w:ascii="Times New Roman" w:hAnsi="Times New Roman" w:cs="Times New Roman" w:hint="eastAsia"/>
          <w:sz w:val="28"/>
          <w:szCs w:val="28"/>
        </w:rPr>
        <w:t>构建动态的分簇机制，簇的大小取决于节点及网络当前状态；</w:t>
      </w:r>
      <w:r>
        <w:rPr>
          <w:rFonts w:ascii="Times New Roman" w:hAnsi="Times New Roman" w:cs="Times New Roman" w:hint="eastAsia"/>
          <w:sz w:val="28"/>
          <w:szCs w:val="28"/>
        </w:rPr>
        <w:t>引入改进的粒子群算法</w:t>
      </w:r>
      <w:r w:rsidR="00CE219B">
        <w:rPr>
          <w:rFonts w:ascii="Times New Roman" w:hAnsi="Times New Roman" w:cs="Times New Roman" w:hint="eastAsia"/>
          <w:sz w:val="28"/>
          <w:szCs w:val="28"/>
        </w:rPr>
        <w:t>用于节点选择路由最优解，传输路径综合考虑能量和通信距离等因素；对于网络中可能出现的失效情况给出</w:t>
      </w:r>
      <w:del w:id="26" w:author="f f" w:date="2019-02-14T09:59:00Z">
        <w:r w:rsidR="00CE219B" w:rsidDel="00151848">
          <w:rPr>
            <w:rFonts w:ascii="Times New Roman" w:hAnsi="Times New Roman" w:cs="Times New Roman" w:hint="eastAsia"/>
            <w:sz w:val="28"/>
            <w:szCs w:val="28"/>
          </w:rPr>
          <w:delText>相应的、</w:delText>
        </w:r>
      </w:del>
      <w:r w:rsidR="00CE219B">
        <w:rPr>
          <w:rFonts w:ascii="Times New Roman" w:hAnsi="Times New Roman" w:cs="Times New Roman" w:hint="eastAsia"/>
          <w:sz w:val="28"/>
          <w:szCs w:val="28"/>
        </w:rPr>
        <w:t>快速的恢复方法。</w:t>
      </w:r>
      <w:r w:rsidR="00CE219B" w:rsidRPr="00E26031">
        <w:rPr>
          <w:rFonts w:ascii="Times New Roman" w:hAnsi="Times New Roman" w:cs="Times New Roman"/>
          <w:sz w:val="28"/>
          <w:szCs w:val="28"/>
        </w:rPr>
        <w:t>仿真表明该方案</w:t>
      </w:r>
      <w:r w:rsidR="00CE219B" w:rsidRPr="00CE219B">
        <w:rPr>
          <w:rFonts w:ascii="Times New Roman" w:hAnsi="Times New Roman" w:cs="Times New Roman" w:hint="eastAsia"/>
          <w:sz w:val="28"/>
          <w:szCs w:val="28"/>
        </w:rPr>
        <w:t>能够有效延长节点和网络生命周期，提高数据正确传输率，增强网络的稳定性</w:t>
      </w:r>
      <w:r w:rsidR="00CE219B">
        <w:rPr>
          <w:rFonts w:ascii="Times New Roman" w:hAnsi="Times New Roman" w:cs="Times New Roman" w:hint="eastAsia"/>
          <w:sz w:val="28"/>
          <w:szCs w:val="28"/>
        </w:rPr>
        <w:t>和鲁棒性。</w:t>
      </w:r>
      <w:r w:rsidR="00CE219B" w:rsidRPr="00E26031">
        <w:rPr>
          <w:rFonts w:ascii="Times New Roman" w:hAnsi="Times New Roman" w:cs="Times New Roman"/>
          <w:sz w:val="28"/>
          <w:szCs w:val="28"/>
        </w:rPr>
        <w:t xml:space="preserve"> </w:t>
      </w:r>
    </w:p>
    <w:p w14:paraId="535B342E" w14:textId="77777777" w:rsidR="00DB2AF9" w:rsidRPr="00E26031" w:rsidRDefault="00DB2AF9" w:rsidP="00DB2AF9">
      <w:pPr>
        <w:spacing w:line="400" w:lineRule="exact"/>
        <w:ind w:firstLineChars="200" w:firstLine="480"/>
        <w:rPr>
          <w:rFonts w:ascii="Times New Roman" w:hAnsi="Times New Roman" w:cs="Times New Roman"/>
          <w:kern w:val="0"/>
          <w:sz w:val="24"/>
          <w:szCs w:val="24"/>
        </w:rPr>
      </w:pPr>
    </w:p>
    <w:p w14:paraId="6CEDB1D5" w14:textId="090ABB52" w:rsidR="00DB2AF9" w:rsidRPr="00E26031" w:rsidRDefault="00DB2AF9" w:rsidP="00DB2AF9">
      <w:pPr>
        <w:rPr>
          <w:rFonts w:ascii="Times New Roman" w:hAnsi="Times New Roman" w:cs="Times New Roman"/>
          <w:sz w:val="24"/>
          <w:szCs w:val="24"/>
        </w:rPr>
      </w:pPr>
      <w:r w:rsidRPr="007B445B">
        <w:rPr>
          <w:rFonts w:ascii="Times New Roman" w:eastAsia="黑体" w:hAnsi="Times New Roman" w:cs="Times New Roman"/>
          <w:sz w:val="28"/>
          <w:szCs w:val="28"/>
        </w:rPr>
        <w:t>关键词</w:t>
      </w:r>
      <w:r w:rsidR="00F52FD2" w:rsidRPr="007B445B">
        <w:rPr>
          <w:rFonts w:ascii="Times New Roman" w:hAnsi="Times New Roman" w:cs="Times New Roman" w:hint="eastAsia"/>
          <w:sz w:val="28"/>
          <w:szCs w:val="28"/>
        </w:rPr>
        <w:t xml:space="preserve"> </w:t>
      </w:r>
      <w:r w:rsidR="00F52FD2">
        <w:rPr>
          <w:rFonts w:ascii="Times New Roman" w:hAnsi="Times New Roman" w:cs="Times New Roman"/>
          <w:sz w:val="28"/>
          <w:szCs w:val="28"/>
        </w:rPr>
        <w:t xml:space="preserve"> </w:t>
      </w:r>
      <w:r w:rsidR="00146496">
        <w:rPr>
          <w:rFonts w:ascii="Times New Roman" w:hAnsi="Times New Roman" w:cs="Times New Roman" w:hint="eastAsia"/>
          <w:sz w:val="28"/>
          <w:szCs w:val="28"/>
        </w:rPr>
        <w:t>配用电通信网</w:t>
      </w:r>
      <w:r w:rsidRPr="00E26031">
        <w:rPr>
          <w:rFonts w:ascii="Times New Roman" w:hAnsi="Times New Roman" w:cs="Times New Roman"/>
          <w:sz w:val="28"/>
          <w:szCs w:val="28"/>
        </w:rPr>
        <w:t xml:space="preserve"> </w:t>
      </w:r>
      <w:r w:rsidR="00146496">
        <w:rPr>
          <w:rFonts w:ascii="Times New Roman" w:hAnsi="Times New Roman" w:cs="Times New Roman"/>
          <w:sz w:val="28"/>
          <w:szCs w:val="28"/>
        </w:rPr>
        <w:t xml:space="preserve"> </w:t>
      </w:r>
      <w:r w:rsidR="00146496">
        <w:rPr>
          <w:rFonts w:ascii="Times New Roman" w:hAnsi="Times New Roman" w:cs="Times New Roman" w:hint="eastAsia"/>
          <w:sz w:val="28"/>
          <w:szCs w:val="28"/>
        </w:rPr>
        <w:t>路由</w:t>
      </w:r>
      <w:r w:rsidR="004429D3">
        <w:rPr>
          <w:rFonts w:ascii="Times New Roman" w:hAnsi="Times New Roman" w:cs="Times New Roman" w:hint="eastAsia"/>
          <w:sz w:val="28"/>
          <w:szCs w:val="28"/>
        </w:rPr>
        <w:t>机制</w:t>
      </w:r>
      <w:r w:rsidRPr="00E26031">
        <w:rPr>
          <w:rFonts w:ascii="Times New Roman" w:hAnsi="Times New Roman" w:cs="Times New Roman"/>
          <w:sz w:val="28"/>
          <w:szCs w:val="28"/>
        </w:rPr>
        <w:t xml:space="preserve">  </w:t>
      </w:r>
      <w:r w:rsidR="00146496">
        <w:rPr>
          <w:rFonts w:ascii="Times New Roman" w:hAnsi="Times New Roman" w:cs="Times New Roman" w:hint="eastAsia"/>
          <w:sz w:val="28"/>
          <w:szCs w:val="28"/>
        </w:rPr>
        <w:t>边缘计算</w:t>
      </w:r>
      <w:r w:rsidR="0026731C" w:rsidRPr="00E26031">
        <w:rPr>
          <w:rFonts w:ascii="Times New Roman" w:hAnsi="Times New Roman" w:cs="Times New Roman"/>
          <w:sz w:val="28"/>
          <w:szCs w:val="28"/>
        </w:rPr>
        <w:t xml:space="preserve">  </w:t>
      </w:r>
      <w:r w:rsidR="00146496">
        <w:rPr>
          <w:rFonts w:ascii="Times New Roman" w:hAnsi="Times New Roman" w:cs="Times New Roman" w:hint="eastAsia"/>
          <w:sz w:val="28"/>
          <w:szCs w:val="28"/>
        </w:rPr>
        <w:t>通信质量</w:t>
      </w:r>
    </w:p>
    <w:p w14:paraId="75CC3282" w14:textId="77777777" w:rsidR="00DB2AF9" w:rsidRPr="00E26031" w:rsidRDefault="00DB2AF9" w:rsidP="00DB2AF9">
      <w:pPr>
        <w:snapToGrid w:val="0"/>
        <w:spacing w:afterLines="300" w:after="936" w:line="400" w:lineRule="exact"/>
        <w:ind w:leftChars="500" w:left="1050" w:rightChars="500" w:right="1050"/>
        <w:jc w:val="center"/>
        <w:rPr>
          <w:rFonts w:ascii="Times New Roman" w:hAnsi="Times New Roman" w:cs="Times New Roman"/>
          <w:sz w:val="24"/>
          <w:szCs w:val="24"/>
        </w:rPr>
      </w:pPr>
    </w:p>
    <w:p w14:paraId="35BAA86D" w14:textId="10785910" w:rsidR="00DB2AF9" w:rsidRPr="00E26031" w:rsidRDefault="00DB2AF9" w:rsidP="00DB2AF9">
      <w:pPr>
        <w:snapToGrid w:val="0"/>
        <w:spacing w:afterLines="300" w:after="936" w:line="400" w:lineRule="exact"/>
        <w:ind w:leftChars="500" w:left="1050" w:rightChars="500" w:right="1050"/>
        <w:jc w:val="center"/>
        <w:rPr>
          <w:rFonts w:ascii="Times New Roman" w:hAnsi="Times New Roman" w:cs="Times New Roman"/>
          <w:sz w:val="32"/>
          <w:szCs w:val="32"/>
        </w:rPr>
      </w:pPr>
      <w:r w:rsidRPr="00E26031">
        <w:rPr>
          <w:rFonts w:ascii="Times New Roman" w:hAnsi="Times New Roman" w:cs="Times New Roman"/>
          <w:sz w:val="24"/>
          <w:szCs w:val="24"/>
        </w:rPr>
        <w:br w:type="page"/>
      </w:r>
      <w:r w:rsidR="006D0AC2" w:rsidRPr="006D0AC2">
        <w:lastRenderedPageBreak/>
        <w:t xml:space="preserve"> </w:t>
      </w:r>
      <w:r w:rsidR="006D0AC2" w:rsidRPr="006D0AC2">
        <w:rPr>
          <w:rFonts w:ascii="Times New Roman" w:hAnsi="Times New Roman" w:cs="Times New Roman"/>
          <w:sz w:val="32"/>
          <w:szCs w:val="32"/>
        </w:rPr>
        <w:t>LOAD-AWARE AND FAULT-TOLERANCE ROUTING BUILDING ALGORITHM FOR POWER DISTRIBUTION COMMUNICATION NETWORK</w:t>
      </w:r>
    </w:p>
    <w:p w14:paraId="54DC3989" w14:textId="77777777" w:rsidR="00DB2AF9" w:rsidRPr="00E26031" w:rsidRDefault="00DB2AF9" w:rsidP="00DB2AF9">
      <w:pPr>
        <w:jc w:val="center"/>
        <w:rPr>
          <w:rFonts w:ascii="Times New Roman" w:hAnsi="Times New Roman" w:cs="Times New Roman"/>
          <w:sz w:val="30"/>
          <w:szCs w:val="30"/>
        </w:rPr>
      </w:pPr>
      <w:r w:rsidRPr="00E26031">
        <w:rPr>
          <w:rFonts w:ascii="Times New Roman" w:hAnsi="Times New Roman" w:cs="Times New Roman"/>
          <w:sz w:val="30"/>
          <w:szCs w:val="30"/>
        </w:rPr>
        <w:t>ABSTRACT</w:t>
      </w:r>
    </w:p>
    <w:p w14:paraId="1F9811BE" w14:textId="77777777" w:rsidR="00DB2AF9" w:rsidRPr="00E26031" w:rsidRDefault="00DB2AF9" w:rsidP="00DB2AF9">
      <w:pPr>
        <w:jc w:val="center"/>
        <w:rPr>
          <w:rFonts w:ascii="Times New Roman" w:hAnsi="Times New Roman" w:cs="Times New Roman"/>
          <w:sz w:val="24"/>
          <w:szCs w:val="24"/>
        </w:rPr>
      </w:pPr>
    </w:p>
    <w:p w14:paraId="65D47682" w14:textId="094CD37D" w:rsidR="00DB2AF9" w:rsidRPr="00E26031" w:rsidRDefault="00DB2AF9" w:rsidP="00512F3B">
      <w:pPr>
        <w:spacing w:line="400" w:lineRule="exact"/>
        <w:ind w:firstLineChars="200" w:firstLine="560"/>
        <w:rPr>
          <w:rFonts w:ascii="Times New Roman" w:hAnsi="Times New Roman" w:cs="Times New Roman"/>
          <w:sz w:val="28"/>
          <w:szCs w:val="28"/>
        </w:rPr>
      </w:pPr>
      <w:r w:rsidRPr="00E26031">
        <w:rPr>
          <w:rFonts w:ascii="Times New Roman" w:hAnsi="Times New Roman" w:cs="Times New Roman"/>
          <w:sz w:val="28"/>
          <w:szCs w:val="28"/>
        </w:rPr>
        <w:t>V</w:t>
      </w:r>
    </w:p>
    <w:p w14:paraId="22D33371" w14:textId="77777777" w:rsidR="00DB2AF9" w:rsidRPr="00E26031" w:rsidRDefault="00DB2AF9" w:rsidP="00DB2AF9">
      <w:pPr>
        <w:ind w:firstLine="420"/>
        <w:rPr>
          <w:rFonts w:ascii="Times New Roman" w:hAnsi="Times New Roman" w:cs="Times New Roman"/>
          <w:kern w:val="0"/>
          <w:sz w:val="24"/>
          <w:szCs w:val="24"/>
        </w:rPr>
      </w:pPr>
    </w:p>
    <w:p w14:paraId="1B694434" w14:textId="77777777" w:rsidR="00DB2AF9" w:rsidRPr="00E26031" w:rsidRDefault="00DB2AF9" w:rsidP="00DB2AF9">
      <w:pPr>
        <w:ind w:firstLine="420"/>
        <w:rPr>
          <w:rFonts w:ascii="Times New Roman" w:hAnsi="Times New Roman" w:cs="Times New Roman"/>
          <w:kern w:val="0"/>
          <w:sz w:val="24"/>
          <w:szCs w:val="24"/>
        </w:rPr>
      </w:pPr>
    </w:p>
    <w:p w14:paraId="73A48D7A" w14:textId="1EAB5276" w:rsidR="00CD7ED6" w:rsidRDefault="00F52FD2" w:rsidP="00DB2AF9">
      <w:pPr>
        <w:spacing w:line="400" w:lineRule="exact"/>
        <w:rPr>
          <w:rFonts w:ascii="Times New Roman" w:hAnsi="Times New Roman" w:cs="Times New Roman"/>
          <w:kern w:val="0"/>
          <w:sz w:val="28"/>
          <w:szCs w:val="28"/>
        </w:rPr>
      </w:pPr>
      <w:r w:rsidRPr="007B445B">
        <w:rPr>
          <w:rFonts w:ascii="Times New Roman" w:hAnsi="Times New Roman" w:cs="Times New Roman"/>
          <w:kern w:val="0"/>
          <w:sz w:val="28"/>
          <w:szCs w:val="28"/>
        </w:rPr>
        <w:t>KEY WORDS</w:t>
      </w:r>
      <w:r w:rsidR="0037561E">
        <w:rPr>
          <w:rFonts w:ascii="Times New Roman" w:hAnsi="Times New Roman" w:cs="Times New Roman"/>
          <w:kern w:val="0"/>
          <w:sz w:val="28"/>
          <w:szCs w:val="28"/>
        </w:rPr>
        <w:t xml:space="preserve"> </w:t>
      </w:r>
      <w:r w:rsidR="00CD7ED6">
        <w:rPr>
          <w:rFonts w:ascii="Times New Roman" w:hAnsi="Times New Roman" w:cs="Times New Roman" w:hint="eastAsia"/>
          <w:kern w:val="0"/>
          <w:sz w:val="28"/>
          <w:szCs w:val="28"/>
        </w:rPr>
        <w:t>distribution</w:t>
      </w:r>
      <w:r w:rsidR="00CD7ED6">
        <w:rPr>
          <w:rFonts w:ascii="Times New Roman" w:hAnsi="Times New Roman" w:cs="Times New Roman"/>
          <w:kern w:val="0"/>
          <w:sz w:val="28"/>
          <w:szCs w:val="28"/>
        </w:rPr>
        <w:t xml:space="preserve"> </w:t>
      </w:r>
      <w:r w:rsidR="00CD7ED6">
        <w:rPr>
          <w:rFonts w:ascii="Times New Roman" w:hAnsi="Times New Roman" w:cs="Times New Roman" w:hint="eastAsia"/>
          <w:kern w:val="0"/>
          <w:sz w:val="28"/>
          <w:szCs w:val="28"/>
        </w:rPr>
        <w:t>grid</w:t>
      </w:r>
      <w:r w:rsidR="00CD7ED6">
        <w:rPr>
          <w:rFonts w:ascii="Times New Roman" w:hAnsi="Times New Roman" w:cs="Times New Roman"/>
          <w:kern w:val="0"/>
          <w:sz w:val="28"/>
          <w:szCs w:val="28"/>
        </w:rPr>
        <w:t xml:space="preserve"> </w:t>
      </w:r>
      <w:r w:rsidR="00CD7ED6">
        <w:rPr>
          <w:rFonts w:ascii="Times New Roman" w:hAnsi="Times New Roman" w:cs="Times New Roman" w:hint="eastAsia"/>
          <w:kern w:val="0"/>
          <w:sz w:val="28"/>
          <w:szCs w:val="28"/>
        </w:rPr>
        <w:t>communication</w:t>
      </w:r>
      <w:r w:rsidR="00CD7ED6">
        <w:rPr>
          <w:rFonts w:ascii="Times New Roman" w:hAnsi="Times New Roman" w:cs="Times New Roman"/>
          <w:kern w:val="0"/>
          <w:sz w:val="28"/>
          <w:szCs w:val="28"/>
        </w:rPr>
        <w:t xml:space="preserve"> networks; </w:t>
      </w:r>
      <w:r w:rsidR="004429D3">
        <w:rPr>
          <w:rFonts w:ascii="Times New Roman" w:hAnsi="Times New Roman" w:cs="Times New Roman"/>
          <w:kern w:val="0"/>
          <w:sz w:val="28"/>
          <w:szCs w:val="28"/>
        </w:rPr>
        <w:t xml:space="preserve">routing mechanism; </w:t>
      </w:r>
      <w:r w:rsidR="00EE3DD6">
        <w:rPr>
          <w:rFonts w:ascii="Times New Roman" w:hAnsi="Times New Roman" w:cs="Times New Roman"/>
          <w:kern w:val="0"/>
          <w:sz w:val="28"/>
          <w:szCs w:val="28"/>
        </w:rPr>
        <w:t xml:space="preserve">edge computing; </w:t>
      </w:r>
      <w:r w:rsidR="004429D3">
        <w:rPr>
          <w:rFonts w:ascii="Times New Roman" w:hAnsi="Times New Roman" w:cs="Times New Roman"/>
          <w:kern w:val="0"/>
          <w:sz w:val="28"/>
          <w:szCs w:val="28"/>
        </w:rPr>
        <w:t>communication quality</w:t>
      </w:r>
    </w:p>
    <w:p w14:paraId="39B06157" w14:textId="77777777" w:rsidR="00B060A4" w:rsidRPr="00E26031" w:rsidRDefault="00B060A4" w:rsidP="00DB2AF9">
      <w:pPr>
        <w:spacing w:line="400" w:lineRule="exact"/>
        <w:rPr>
          <w:rFonts w:ascii="Times New Roman" w:hAnsi="Times New Roman" w:cs="Times New Roman"/>
          <w:kern w:val="0"/>
          <w:sz w:val="28"/>
          <w:szCs w:val="28"/>
        </w:rPr>
      </w:pPr>
    </w:p>
    <w:p w14:paraId="3E930F70" w14:textId="77777777" w:rsidR="00B060A4" w:rsidRPr="00E26031" w:rsidRDefault="00B060A4" w:rsidP="00DB2AF9">
      <w:pPr>
        <w:spacing w:line="400" w:lineRule="exact"/>
        <w:rPr>
          <w:rFonts w:ascii="Times New Roman" w:hAnsi="Times New Roman" w:cs="Times New Roman"/>
          <w:kern w:val="0"/>
          <w:sz w:val="28"/>
          <w:szCs w:val="28"/>
        </w:rPr>
      </w:pPr>
    </w:p>
    <w:p w14:paraId="2AC40472" w14:textId="77777777" w:rsidR="00B060A4" w:rsidRPr="00E26031" w:rsidRDefault="00B060A4" w:rsidP="00DB2AF9">
      <w:pPr>
        <w:spacing w:line="400" w:lineRule="exact"/>
        <w:rPr>
          <w:rFonts w:ascii="Times New Roman" w:hAnsi="Times New Roman" w:cs="Times New Roman"/>
          <w:kern w:val="0"/>
          <w:sz w:val="28"/>
          <w:szCs w:val="28"/>
        </w:rPr>
      </w:pPr>
    </w:p>
    <w:p w14:paraId="3CEB4B34" w14:textId="77777777" w:rsidR="00B060A4" w:rsidRPr="00E26031" w:rsidRDefault="00B060A4" w:rsidP="00DB2AF9">
      <w:pPr>
        <w:spacing w:line="400" w:lineRule="exact"/>
        <w:rPr>
          <w:rFonts w:ascii="Times New Roman" w:hAnsi="Times New Roman" w:cs="Times New Roman"/>
          <w:kern w:val="0"/>
          <w:sz w:val="28"/>
          <w:szCs w:val="28"/>
        </w:rPr>
      </w:pPr>
    </w:p>
    <w:p w14:paraId="29B0CFCD" w14:textId="77777777" w:rsidR="00B060A4" w:rsidRPr="00E26031" w:rsidRDefault="00B060A4" w:rsidP="00DB2AF9">
      <w:pPr>
        <w:spacing w:line="400" w:lineRule="exact"/>
        <w:rPr>
          <w:rFonts w:ascii="Times New Roman" w:hAnsi="Times New Roman" w:cs="Times New Roman"/>
          <w:kern w:val="0"/>
          <w:sz w:val="28"/>
          <w:szCs w:val="28"/>
        </w:rPr>
      </w:pPr>
    </w:p>
    <w:p w14:paraId="7F20B101" w14:textId="77777777" w:rsidR="00B060A4" w:rsidRPr="00E26031" w:rsidRDefault="00B060A4" w:rsidP="00DB2AF9">
      <w:pPr>
        <w:spacing w:line="400" w:lineRule="exact"/>
        <w:rPr>
          <w:rFonts w:ascii="Times New Roman" w:hAnsi="Times New Roman" w:cs="Times New Roman"/>
          <w:kern w:val="0"/>
          <w:sz w:val="28"/>
          <w:szCs w:val="28"/>
        </w:rPr>
      </w:pPr>
    </w:p>
    <w:p w14:paraId="243362C9" w14:textId="77777777" w:rsidR="00B060A4" w:rsidRPr="00E26031" w:rsidRDefault="00B060A4" w:rsidP="00DB2AF9">
      <w:pPr>
        <w:spacing w:line="400" w:lineRule="exact"/>
        <w:rPr>
          <w:rFonts w:ascii="Times New Roman" w:hAnsi="Times New Roman" w:cs="Times New Roman"/>
          <w:kern w:val="0"/>
          <w:sz w:val="28"/>
          <w:szCs w:val="28"/>
        </w:rPr>
      </w:pPr>
    </w:p>
    <w:p w14:paraId="62617064" w14:textId="77777777" w:rsidR="00B060A4" w:rsidRPr="00E26031" w:rsidRDefault="00B060A4" w:rsidP="00DB2AF9">
      <w:pPr>
        <w:spacing w:line="400" w:lineRule="exact"/>
        <w:rPr>
          <w:rFonts w:ascii="Times New Roman" w:hAnsi="Times New Roman" w:cs="Times New Roman"/>
          <w:kern w:val="0"/>
          <w:sz w:val="28"/>
          <w:szCs w:val="28"/>
        </w:rPr>
      </w:pPr>
    </w:p>
    <w:p w14:paraId="4F218F15" w14:textId="77777777" w:rsidR="00B060A4" w:rsidRPr="00E26031" w:rsidRDefault="00B060A4" w:rsidP="00DB2AF9">
      <w:pPr>
        <w:spacing w:line="400" w:lineRule="exact"/>
        <w:rPr>
          <w:rFonts w:ascii="Times New Roman" w:hAnsi="Times New Roman" w:cs="Times New Roman"/>
          <w:kern w:val="0"/>
          <w:sz w:val="28"/>
          <w:szCs w:val="28"/>
        </w:rPr>
      </w:pPr>
    </w:p>
    <w:p w14:paraId="557B01E7" w14:textId="77777777" w:rsidR="00B060A4" w:rsidRPr="00E26031" w:rsidRDefault="00B060A4" w:rsidP="00DB2AF9">
      <w:pPr>
        <w:spacing w:line="400" w:lineRule="exact"/>
        <w:rPr>
          <w:rFonts w:ascii="Times New Roman" w:hAnsi="Times New Roman" w:cs="Times New Roman"/>
          <w:kern w:val="0"/>
          <w:sz w:val="28"/>
          <w:szCs w:val="28"/>
        </w:rPr>
      </w:pPr>
    </w:p>
    <w:p w14:paraId="6B04DC9F" w14:textId="77777777" w:rsidR="00B060A4" w:rsidRPr="00E26031" w:rsidRDefault="00B060A4" w:rsidP="00DB2AF9">
      <w:pPr>
        <w:spacing w:line="400" w:lineRule="exact"/>
        <w:rPr>
          <w:rFonts w:ascii="Times New Roman" w:hAnsi="Times New Roman" w:cs="Times New Roman"/>
          <w:kern w:val="0"/>
          <w:sz w:val="28"/>
          <w:szCs w:val="28"/>
        </w:rPr>
      </w:pPr>
    </w:p>
    <w:p w14:paraId="3490BA92" w14:textId="77777777" w:rsidR="00B060A4" w:rsidRPr="00E26031" w:rsidRDefault="00B060A4" w:rsidP="00DB2AF9">
      <w:pPr>
        <w:spacing w:line="400" w:lineRule="exact"/>
        <w:rPr>
          <w:rFonts w:ascii="Times New Roman" w:hAnsi="Times New Roman" w:cs="Times New Roman"/>
          <w:kern w:val="0"/>
          <w:sz w:val="28"/>
          <w:szCs w:val="28"/>
        </w:rPr>
      </w:pPr>
    </w:p>
    <w:p w14:paraId="2F5241CA" w14:textId="77777777" w:rsidR="00B060A4" w:rsidRPr="00E26031" w:rsidRDefault="00B060A4" w:rsidP="00DB2AF9">
      <w:pPr>
        <w:spacing w:line="400" w:lineRule="exact"/>
        <w:rPr>
          <w:rFonts w:ascii="Times New Roman" w:hAnsi="Times New Roman" w:cs="Times New Roman"/>
          <w:kern w:val="0"/>
          <w:sz w:val="28"/>
          <w:szCs w:val="28"/>
        </w:rPr>
      </w:pPr>
    </w:p>
    <w:p w14:paraId="01B2B88E" w14:textId="2FB0719A" w:rsidR="00B060A4" w:rsidRDefault="00B060A4" w:rsidP="00DB2AF9">
      <w:pPr>
        <w:spacing w:line="400" w:lineRule="exact"/>
        <w:rPr>
          <w:rFonts w:ascii="Times New Roman" w:hAnsi="Times New Roman" w:cs="Times New Roman"/>
          <w:kern w:val="0"/>
          <w:sz w:val="28"/>
          <w:szCs w:val="28"/>
        </w:rPr>
      </w:pPr>
    </w:p>
    <w:p w14:paraId="1F02E19C" w14:textId="10AAE566" w:rsidR="0006399A" w:rsidRDefault="0006399A" w:rsidP="00DB2AF9">
      <w:pPr>
        <w:spacing w:line="400" w:lineRule="exact"/>
        <w:rPr>
          <w:rFonts w:ascii="Times New Roman" w:hAnsi="Times New Roman" w:cs="Times New Roman"/>
          <w:kern w:val="0"/>
          <w:sz w:val="28"/>
          <w:szCs w:val="28"/>
        </w:rPr>
      </w:pPr>
    </w:p>
    <w:p w14:paraId="072F3FD1" w14:textId="3AAFEC86" w:rsidR="0006399A" w:rsidRDefault="0006399A" w:rsidP="00DB2AF9">
      <w:pPr>
        <w:spacing w:line="400" w:lineRule="exact"/>
        <w:rPr>
          <w:rFonts w:ascii="Times New Roman" w:hAnsi="Times New Roman" w:cs="Times New Roman"/>
          <w:kern w:val="0"/>
          <w:sz w:val="28"/>
          <w:szCs w:val="28"/>
        </w:rPr>
      </w:pPr>
    </w:p>
    <w:p w14:paraId="0A11A1FB" w14:textId="617FD0BB" w:rsidR="0006399A" w:rsidRDefault="0006399A" w:rsidP="00DB2AF9">
      <w:pPr>
        <w:spacing w:line="400" w:lineRule="exact"/>
        <w:rPr>
          <w:rFonts w:ascii="Times New Roman" w:hAnsi="Times New Roman" w:cs="Times New Roman"/>
          <w:kern w:val="0"/>
          <w:sz w:val="28"/>
          <w:szCs w:val="28"/>
        </w:rPr>
      </w:pPr>
    </w:p>
    <w:p w14:paraId="7F7778C3" w14:textId="2560C116" w:rsidR="0006399A" w:rsidRDefault="0006399A" w:rsidP="00DB2AF9">
      <w:pPr>
        <w:spacing w:line="400" w:lineRule="exact"/>
        <w:rPr>
          <w:rFonts w:ascii="Times New Roman" w:hAnsi="Times New Roman" w:cs="Times New Roman"/>
          <w:kern w:val="0"/>
          <w:sz w:val="28"/>
          <w:szCs w:val="28"/>
        </w:rPr>
      </w:pPr>
    </w:p>
    <w:p w14:paraId="0BDC205E" w14:textId="77777777" w:rsidR="0006399A" w:rsidRPr="00E26031" w:rsidRDefault="0006399A" w:rsidP="00DB2AF9">
      <w:pPr>
        <w:spacing w:line="400" w:lineRule="exact"/>
        <w:rPr>
          <w:rFonts w:ascii="Times New Roman" w:hAnsi="Times New Roman" w:cs="Times New Roman"/>
          <w:kern w:val="0"/>
          <w:sz w:val="28"/>
          <w:szCs w:val="28"/>
        </w:rPr>
      </w:pPr>
    </w:p>
    <w:p w14:paraId="405ECEB7" w14:textId="77777777" w:rsidR="00B060A4" w:rsidRPr="00E26031" w:rsidRDefault="00B060A4" w:rsidP="00DB2AF9">
      <w:pPr>
        <w:spacing w:line="400" w:lineRule="exact"/>
        <w:rPr>
          <w:rFonts w:ascii="Times New Roman" w:hAnsi="Times New Roman" w:cs="Times New Roman"/>
          <w:kern w:val="0"/>
          <w:sz w:val="28"/>
          <w:szCs w:val="28"/>
        </w:rPr>
      </w:pPr>
    </w:p>
    <w:sdt>
      <w:sdtPr>
        <w:rPr>
          <w:rFonts w:ascii="Times New Roman" w:eastAsiaTheme="minorEastAsia" w:hAnsi="Times New Roman" w:cs="Times New Roman"/>
          <w:color w:val="auto"/>
          <w:kern w:val="2"/>
          <w:sz w:val="21"/>
          <w:szCs w:val="22"/>
          <w:lang w:val="zh-CN"/>
        </w:rPr>
        <w:id w:val="-878698075"/>
        <w:docPartObj>
          <w:docPartGallery w:val="Table of Contents"/>
          <w:docPartUnique/>
        </w:docPartObj>
      </w:sdtPr>
      <w:sdtEndPr>
        <w:rPr>
          <w:rFonts w:ascii="宋体" w:eastAsia="宋体" w:hAnsi="宋体"/>
          <w:bCs/>
        </w:rPr>
      </w:sdtEndPr>
      <w:sdtContent>
        <w:p w14:paraId="1EB1C8C2" w14:textId="501BDBE4" w:rsidR="00B060A4" w:rsidRDefault="00B060A4" w:rsidP="00B060A4">
          <w:pPr>
            <w:pStyle w:val="TOC"/>
            <w:jc w:val="center"/>
            <w:rPr>
              <w:rFonts w:ascii="黑体" w:eastAsia="黑体" w:hAnsi="黑体" w:cs="Times New Roman"/>
              <w:color w:val="000000" w:themeColor="text1"/>
              <w:lang w:val="zh-CN"/>
            </w:rPr>
          </w:pPr>
          <w:r w:rsidRPr="00B91B5C">
            <w:rPr>
              <w:rFonts w:ascii="黑体" w:eastAsia="黑体" w:hAnsi="黑体" w:cs="Times New Roman"/>
              <w:color w:val="000000" w:themeColor="text1"/>
              <w:lang w:val="zh-CN"/>
            </w:rPr>
            <w:t>目录</w:t>
          </w:r>
        </w:p>
        <w:p w14:paraId="57CF970A" w14:textId="73D694C8" w:rsidR="00B91B5C" w:rsidRDefault="00B91B5C" w:rsidP="00B91B5C">
          <w:pPr>
            <w:rPr>
              <w:lang w:val="zh-CN"/>
            </w:rPr>
          </w:pPr>
        </w:p>
        <w:p w14:paraId="0A16C52E" w14:textId="77777777" w:rsidR="00B91B5C" w:rsidRPr="00B91B5C" w:rsidRDefault="00B91B5C" w:rsidP="00B91B5C">
          <w:pPr>
            <w:rPr>
              <w:lang w:val="zh-CN"/>
            </w:rPr>
          </w:pPr>
        </w:p>
        <w:p w14:paraId="22CCF3EC" w14:textId="54431A48" w:rsidR="0006399A" w:rsidRDefault="00B060A4">
          <w:pPr>
            <w:pStyle w:val="TOC1"/>
            <w:tabs>
              <w:tab w:val="left" w:pos="1050"/>
              <w:tab w:val="right" w:leader="dot" w:pos="8296"/>
            </w:tabs>
            <w:rPr>
              <w:rFonts w:cstheme="minorBidi"/>
              <w:noProof/>
              <w:kern w:val="2"/>
              <w:sz w:val="21"/>
            </w:rPr>
          </w:pPr>
          <w:r w:rsidRPr="00360164">
            <w:rPr>
              <w:rFonts w:ascii="宋体" w:eastAsia="宋体" w:hAnsi="宋体"/>
              <w:sz w:val="24"/>
              <w:szCs w:val="24"/>
            </w:rPr>
            <w:fldChar w:fldCharType="begin"/>
          </w:r>
          <w:r w:rsidRPr="00360164">
            <w:rPr>
              <w:rFonts w:ascii="宋体" w:eastAsia="宋体" w:hAnsi="宋体"/>
              <w:sz w:val="24"/>
              <w:szCs w:val="24"/>
            </w:rPr>
            <w:instrText xml:space="preserve"> TOC \o "1-3" \h \z \u </w:instrText>
          </w:r>
          <w:r w:rsidRPr="00360164">
            <w:rPr>
              <w:rFonts w:ascii="宋体" w:eastAsia="宋体" w:hAnsi="宋体"/>
              <w:sz w:val="24"/>
              <w:szCs w:val="24"/>
            </w:rPr>
            <w:fldChar w:fldCharType="separate"/>
          </w:r>
          <w:hyperlink w:anchor="_Toc881650" w:history="1">
            <w:r w:rsidR="0006399A" w:rsidRPr="00D110F5">
              <w:rPr>
                <w:rStyle w:val="af0"/>
                <w:rFonts w:ascii="Times New Roman" w:eastAsia="黑体" w:hAnsi="Times New Roman"/>
                <w:noProof/>
              </w:rPr>
              <w:t>第一章</w:t>
            </w:r>
            <w:r w:rsidR="0006399A">
              <w:rPr>
                <w:rFonts w:cstheme="minorBidi"/>
                <w:noProof/>
                <w:kern w:val="2"/>
                <w:sz w:val="21"/>
              </w:rPr>
              <w:tab/>
            </w:r>
            <w:r w:rsidR="0006399A" w:rsidRPr="00D110F5">
              <w:rPr>
                <w:rStyle w:val="af0"/>
                <w:rFonts w:ascii="Times New Roman" w:eastAsia="黑体" w:hAnsi="Times New Roman"/>
                <w:noProof/>
              </w:rPr>
              <w:t>绪论</w:t>
            </w:r>
            <w:r w:rsidR="0006399A">
              <w:rPr>
                <w:noProof/>
                <w:webHidden/>
              </w:rPr>
              <w:tab/>
            </w:r>
            <w:r w:rsidR="0006399A">
              <w:rPr>
                <w:noProof/>
                <w:webHidden/>
              </w:rPr>
              <w:fldChar w:fldCharType="begin"/>
            </w:r>
            <w:r w:rsidR="0006399A">
              <w:rPr>
                <w:noProof/>
                <w:webHidden/>
              </w:rPr>
              <w:instrText xml:space="preserve"> PAGEREF _Toc881650 \h </w:instrText>
            </w:r>
            <w:r w:rsidR="0006399A">
              <w:rPr>
                <w:noProof/>
                <w:webHidden/>
              </w:rPr>
            </w:r>
            <w:r w:rsidR="0006399A">
              <w:rPr>
                <w:noProof/>
                <w:webHidden/>
              </w:rPr>
              <w:fldChar w:fldCharType="separate"/>
            </w:r>
            <w:r w:rsidR="0006399A">
              <w:rPr>
                <w:noProof/>
                <w:webHidden/>
              </w:rPr>
              <w:t>7</w:t>
            </w:r>
            <w:r w:rsidR="0006399A">
              <w:rPr>
                <w:noProof/>
                <w:webHidden/>
              </w:rPr>
              <w:fldChar w:fldCharType="end"/>
            </w:r>
          </w:hyperlink>
        </w:p>
        <w:p w14:paraId="2BB67A14" w14:textId="2673ECD7" w:rsidR="0006399A" w:rsidRDefault="008728F1">
          <w:pPr>
            <w:pStyle w:val="TOC2"/>
            <w:tabs>
              <w:tab w:val="left" w:pos="840"/>
              <w:tab w:val="right" w:leader="dot" w:pos="8296"/>
            </w:tabs>
            <w:rPr>
              <w:rFonts w:cstheme="minorBidi"/>
              <w:noProof/>
              <w:kern w:val="2"/>
              <w:sz w:val="21"/>
            </w:rPr>
          </w:pPr>
          <w:hyperlink w:anchor="_Toc881651" w:history="1">
            <w:r w:rsidR="0006399A" w:rsidRPr="00D110F5">
              <w:rPr>
                <w:rStyle w:val="af0"/>
                <w:rFonts w:ascii="Times New Roman" w:eastAsia="黑体" w:hAnsi="Times New Roman"/>
                <w:noProof/>
              </w:rPr>
              <w:t>1.1</w:t>
            </w:r>
            <w:r w:rsidR="0006399A">
              <w:rPr>
                <w:rFonts w:cstheme="minorBidi"/>
                <w:noProof/>
                <w:kern w:val="2"/>
                <w:sz w:val="21"/>
              </w:rPr>
              <w:tab/>
            </w:r>
            <w:r w:rsidR="0006399A" w:rsidRPr="00D110F5">
              <w:rPr>
                <w:rStyle w:val="af0"/>
                <w:rFonts w:ascii="Times New Roman" w:eastAsia="黑体" w:hAnsi="Times New Roman"/>
                <w:noProof/>
              </w:rPr>
              <w:t>研究背景及意义</w:t>
            </w:r>
            <w:r w:rsidR="0006399A">
              <w:rPr>
                <w:noProof/>
                <w:webHidden/>
              </w:rPr>
              <w:tab/>
            </w:r>
            <w:r w:rsidR="0006399A">
              <w:rPr>
                <w:noProof/>
                <w:webHidden/>
              </w:rPr>
              <w:fldChar w:fldCharType="begin"/>
            </w:r>
            <w:r w:rsidR="0006399A">
              <w:rPr>
                <w:noProof/>
                <w:webHidden/>
              </w:rPr>
              <w:instrText xml:space="preserve"> PAGEREF _Toc881651 \h </w:instrText>
            </w:r>
            <w:r w:rsidR="0006399A">
              <w:rPr>
                <w:noProof/>
                <w:webHidden/>
              </w:rPr>
            </w:r>
            <w:r w:rsidR="0006399A">
              <w:rPr>
                <w:noProof/>
                <w:webHidden/>
              </w:rPr>
              <w:fldChar w:fldCharType="separate"/>
            </w:r>
            <w:r w:rsidR="0006399A">
              <w:rPr>
                <w:noProof/>
                <w:webHidden/>
              </w:rPr>
              <w:t>7</w:t>
            </w:r>
            <w:r w:rsidR="0006399A">
              <w:rPr>
                <w:noProof/>
                <w:webHidden/>
              </w:rPr>
              <w:fldChar w:fldCharType="end"/>
            </w:r>
          </w:hyperlink>
        </w:p>
        <w:p w14:paraId="127626D6" w14:textId="5030DD0F" w:rsidR="0006399A" w:rsidRDefault="008728F1">
          <w:pPr>
            <w:pStyle w:val="TOC2"/>
            <w:tabs>
              <w:tab w:val="left" w:pos="840"/>
              <w:tab w:val="right" w:leader="dot" w:pos="8296"/>
            </w:tabs>
            <w:rPr>
              <w:rFonts w:cstheme="minorBidi"/>
              <w:noProof/>
              <w:kern w:val="2"/>
              <w:sz w:val="21"/>
            </w:rPr>
          </w:pPr>
          <w:hyperlink w:anchor="_Toc881652" w:history="1">
            <w:r w:rsidR="0006399A" w:rsidRPr="00D110F5">
              <w:rPr>
                <w:rStyle w:val="af0"/>
                <w:rFonts w:ascii="Times New Roman" w:eastAsia="黑体" w:hAnsi="Times New Roman"/>
                <w:noProof/>
              </w:rPr>
              <w:t>1.2</w:t>
            </w:r>
            <w:r w:rsidR="0006399A">
              <w:rPr>
                <w:rFonts w:cstheme="minorBidi"/>
                <w:noProof/>
                <w:kern w:val="2"/>
                <w:sz w:val="21"/>
              </w:rPr>
              <w:tab/>
            </w:r>
            <w:r w:rsidR="0006399A" w:rsidRPr="00D110F5">
              <w:rPr>
                <w:rStyle w:val="af0"/>
                <w:rFonts w:ascii="Times New Roman" w:eastAsia="黑体" w:hAnsi="Times New Roman"/>
                <w:noProof/>
              </w:rPr>
              <w:t>研究内容及目标</w:t>
            </w:r>
            <w:r w:rsidR="0006399A">
              <w:rPr>
                <w:noProof/>
                <w:webHidden/>
              </w:rPr>
              <w:tab/>
            </w:r>
            <w:r w:rsidR="0006399A">
              <w:rPr>
                <w:noProof/>
                <w:webHidden/>
              </w:rPr>
              <w:fldChar w:fldCharType="begin"/>
            </w:r>
            <w:r w:rsidR="0006399A">
              <w:rPr>
                <w:noProof/>
                <w:webHidden/>
              </w:rPr>
              <w:instrText xml:space="preserve"> PAGEREF _Toc881652 \h </w:instrText>
            </w:r>
            <w:r w:rsidR="0006399A">
              <w:rPr>
                <w:noProof/>
                <w:webHidden/>
              </w:rPr>
            </w:r>
            <w:r w:rsidR="0006399A">
              <w:rPr>
                <w:noProof/>
                <w:webHidden/>
              </w:rPr>
              <w:fldChar w:fldCharType="separate"/>
            </w:r>
            <w:r w:rsidR="0006399A">
              <w:rPr>
                <w:noProof/>
                <w:webHidden/>
              </w:rPr>
              <w:t>9</w:t>
            </w:r>
            <w:r w:rsidR="0006399A">
              <w:rPr>
                <w:noProof/>
                <w:webHidden/>
              </w:rPr>
              <w:fldChar w:fldCharType="end"/>
            </w:r>
          </w:hyperlink>
        </w:p>
        <w:p w14:paraId="59BCA3DA" w14:textId="3551FA78" w:rsidR="0006399A" w:rsidRDefault="008728F1">
          <w:pPr>
            <w:pStyle w:val="TOC3"/>
            <w:tabs>
              <w:tab w:val="right" w:leader="dot" w:pos="8296"/>
            </w:tabs>
            <w:rPr>
              <w:rFonts w:cstheme="minorBidi"/>
              <w:noProof/>
              <w:kern w:val="2"/>
              <w:sz w:val="21"/>
            </w:rPr>
          </w:pPr>
          <w:hyperlink w:anchor="_Toc881653" w:history="1">
            <w:r w:rsidR="0006399A" w:rsidRPr="00D110F5">
              <w:rPr>
                <w:rStyle w:val="af0"/>
                <w:rFonts w:ascii="Times New Roman" w:eastAsia="黑体" w:hAnsi="Times New Roman"/>
                <w:noProof/>
              </w:rPr>
              <w:t xml:space="preserve">1.2.1 </w:t>
            </w:r>
            <w:r w:rsidR="0006399A" w:rsidRPr="00D110F5">
              <w:rPr>
                <w:rStyle w:val="af0"/>
                <w:rFonts w:ascii="Times New Roman" w:eastAsia="黑体" w:hAnsi="Times New Roman"/>
                <w:noProof/>
              </w:rPr>
              <w:t>研究内容</w:t>
            </w:r>
            <w:r w:rsidR="0006399A">
              <w:rPr>
                <w:noProof/>
                <w:webHidden/>
              </w:rPr>
              <w:tab/>
            </w:r>
            <w:r w:rsidR="0006399A">
              <w:rPr>
                <w:noProof/>
                <w:webHidden/>
              </w:rPr>
              <w:fldChar w:fldCharType="begin"/>
            </w:r>
            <w:r w:rsidR="0006399A">
              <w:rPr>
                <w:noProof/>
                <w:webHidden/>
              </w:rPr>
              <w:instrText xml:space="preserve"> PAGEREF _Toc881653 \h </w:instrText>
            </w:r>
            <w:r w:rsidR="0006399A">
              <w:rPr>
                <w:noProof/>
                <w:webHidden/>
              </w:rPr>
            </w:r>
            <w:r w:rsidR="0006399A">
              <w:rPr>
                <w:noProof/>
                <w:webHidden/>
              </w:rPr>
              <w:fldChar w:fldCharType="separate"/>
            </w:r>
            <w:r w:rsidR="0006399A">
              <w:rPr>
                <w:noProof/>
                <w:webHidden/>
              </w:rPr>
              <w:t>9</w:t>
            </w:r>
            <w:r w:rsidR="0006399A">
              <w:rPr>
                <w:noProof/>
                <w:webHidden/>
              </w:rPr>
              <w:fldChar w:fldCharType="end"/>
            </w:r>
          </w:hyperlink>
        </w:p>
        <w:p w14:paraId="34E6C04E" w14:textId="4A5A74FF" w:rsidR="0006399A" w:rsidRDefault="008728F1">
          <w:pPr>
            <w:pStyle w:val="TOC3"/>
            <w:tabs>
              <w:tab w:val="left" w:pos="1260"/>
              <w:tab w:val="right" w:leader="dot" w:pos="8296"/>
            </w:tabs>
            <w:rPr>
              <w:rFonts w:cstheme="minorBidi"/>
              <w:noProof/>
              <w:kern w:val="2"/>
              <w:sz w:val="21"/>
            </w:rPr>
          </w:pPr>
          <w:hyperlink w:anchor="_Toc881654" w:history="1">
            <w:r w:rsidR="0006399A" w:rsidRPr="00D110F5">
              <w:rPr>
                <w:rStyle w:val="af0"/>
                <w:rFonts w:ascii="Times New Roman" w:eastAsia="黑体" w:hAnsi="Times New Roman"/>
                <w:noProof/>
              </w:rPr>
              <w:t>1.2.2</w:t>
            </w:r>
            <w:r w:rsidR="0006399A">
              <w:rPr>
                <w:rFonts w:cstheme="minorBidi"/>
                <w:noProof/>
                <w:kern w:val="2"/>
                <w:sz w:val="21"/>
              </w:rPr>
              <w:tab/>
            </w:r>
            <w:r w:rsidR="0006399A" w:rsidRPr="00D110F5">
              <w:rPr>
                <w:rStyle w:val="af0"/>
                <w:rFonts w:ascii="Times New Roman" w:eastAsia="黑体" w:hAnsi="Times New Roman"/>
                <w:noProof/>
                <w:shd w:val="clear" w:color="auto" w:fill="FFFFFF"/>
              </w:rPr>
              <w:t>研究目标</w:t>
            </w:r>
            <w:r w:rsidR="0006399A">
              <w:rPr>
                <w:noProof/>
                <w:webHidden/>
              </w:rPr>
              <w:tab/>
            </w:r>
            <w:r w:rsidR="0006399A">
              <w:rPr>
                <w:noProof/>
                <w:webHidden/>
              </w:rPr>
              <w:fldChar w:fldCharType="begin"/>
            </w:r>
            <w:r w:rsidR="0006399A">
              <w:rPr>
                <w:noProof/>
                <w:webHidden/>
              </w:rPr>
              <w:instrText xml:space="preserve"> PAGEREF _Toc881654 \h </w:instrText>
            </w:r>
            <w:r w:rsidR="0006399A">
              <w:rPr>
                <w:noProof/>
                <w:webHidden/>
              </w:rPr>
            </w:r>
            <w:r w:rsidR="0006399A">
              <w:rPr>
                <w:noProof/>
                <w:webHidden/>
              </w:rPr>
              <w:fldChar w:fldCharType="separate"/>
            </w:r>
            <w:r w:rsidR="0006399A">
              <w:rPr>
                <w:noProof/>
                <w:webHidden/>
              </w:rPr>
              <w:t>10</w:t>
            </w:r>
            <w:r w:rsidR="0006399A">
              <w:rPr>
                <w:noProof/>
                <w:webHidden/>
              </w:rPr>
              <w:fldChar w:fldCharType="end"/>
            </w:r>
          </w:hyperlink>
        </w:p>
        <w:p w14:paraId="136C4F93" w14:textId="46674D3E" w:rsidR="0006399A" w:rsidRDefault="008728F1">
          <w:pPr>
            <w:pStyle w:val="TOC2"/>
            <w:tabs>
              <w:tab w:val="left" w:pos="840"/>
              <w:tab w:val="right" w:leader="dot" w:pos="8296"/>
            </w:tabs>
            <w:rPr>
              <w:rFonts w:cstheme="minorBidi"/>
              <w:noProof/>
              <w:kern w:val="2"/>
              <w:sz w:val="21"/>
            </w:rPr>
          </w:pPr>
          <w:hyperlink w:anchor="_Toc881655" w:history="1">
            <w:r w:rsidR="0006399A" w:rsidRPr="00D110F5">
              <w:rPr>
                <w:rStyle w:val="af0"/>
                <w:rFonts w:ascii="Times New Roman" w:eastAsia="黑体" w:hAnsi="Times New Roman"/>
                <w:noProof/>
              </w:rPr>
              <w:t>1.3</w:t>
            </w:r>
            <w:r w:rsidR="0006399A">
              <w:rPr>
                <w:rFonts w:cstheme="minorBidi"/>
                <w:noProof/>
                <w:kern w:val="2"/>
                <w:sz w:val="21"/>
              </w:rPr>
              <w:tab/>
            </w:r>
            <w:r w:rsidR="0006399A" w:rsidRPr="00D110F5">
              <w:rPr>
                <w:rStyle w:val="af0"/>
                <w:rFonts w:ascii="Times New Roman" w:eastAsia="黑体" w:hAnsi="Times New Roman"/>
                <w:noProof/>
              </w:rPr>
              <w:t>研究生期间主要工作</w:t>
            </w:r>
            <w:r w:rsidR="0006399A">
              <w:rPr>
                <w:noProof/>
                <w:webHidden/>
              </w:rPr>
              <w:tab/>
            </w:r>
            <w:r w:rsidR="0006399A">
              <w:rPr>
                <w:noProof/>
                <w:webHidden/>
              </w:rPr>
              <w:fldChar w:fldCharType="begin"/>
            </w:r>
            <w:r w:rsidR="0006399A">
              <w:rPr>
                <w:noProof/>
                <w:webHidden/>
              </w:rPr>
              <w:instrText xml:space="preserve"> PAGEREF _Toc881655 \h </w:instrText>
            </w:r>
            <w:r w:rsidR="0006399A">
              <w:rPr>
                <w:noProof/>
                <w:webHidden/>
              </w:rPr>
            </w:r>
            <w:r w:rsidR="0006399A">
              <w:rPr>
                <w:noProof/>
                <w:webHidden/>
              </w:rPr>
              <w:fldChar w:fldCharType="separate"/>
            </w:r>
            <w:r w:rsidR="0006399A">
              <w:rPr>
                <w:noProof/>
                <w:webHidden/>
              </w:rPr>
              <w:t>11</w:t>
            </w:r>
            <w:r w:rsidR="0006399A">
              <w:rPr>
                <w:noProof/>
                <w:webHidden/>
              </w:rPr>
              <w:fldChar w:fldCharType="end"/>
            </w:r>
          </w:hyperlink>
        </w:p>
        <w:p w14:paraId="3D3568B5" w14:textId="6B86CF49" w:rsidR="0006399A" w:rsidRDefault="008728F1">
          <w:pPr>
            <w:pStyle w:val="TOC2"/>
            <w:tabs>
              <w:tab w:val="left" w:pos="840"/>
              <w:tab w:val="right" w:leader="dot" w:pos="8296"/>
            </w:tabs>
            <w:rPr>
              <w:rFonts w:cstheme="minorBidi"/>
              <w:noProof/>
              <w:kern w:val="2"/>
              <w:sz w:val="21"/>
            </w:rPr>
          </w:pPr>
          <w:hyperlink w:anchor="_Toc881656" w:history="1">
            <w:r w:rsidR="0006399A" w:rsidRPr="00D110F5">
              <w:rPr>
                <w:rStyle w:val="af0"/>
                <w:rFonts w:ascii="Times New Roman" w:eastAsia="黑体" w:hAnsi="Times New Roman"/>
                <w:noProof/>
              </w:rPr>
              <w:t>1.4</w:t>
            </w:r>
            <w:r w:rsidR="0006399A">
              <w:rPr>
                <w:rFonts w:cstheme="minorBidi"/>
                <w:noProof/>
                <w:kern w:val="2"/>
                <w:sz w:val="21"/>
              </w:rPr>
              <w:tab/>
            </w:r>
            <w:r w:rsidR="0006399A" w:rsidRPr="00D110F5">
              <w:rPr>
                <w:rStyle w:val="af0"/>
                <w:rFonts w:ascii="Times New Roman" w:eastAsia="黑体" w:hAnsi="Times New Roman"/>
                <w:noProof/>
              </w:rPr>
              <w:t>论文组织结构</w:t>
            </w:r>
            <w:r w:rsidR="0006399A">
              <w:rPr>
                <w:noProof/>
                <w:webHidden/>
              </w:rPr>
              <w:tab/>
            </w:r>
            <w:r w:rsidR="0006399A">
              <w:rPr>
                <w:noProof/>
                <w:webHidden/>
              </w:rPr>
              <w:fldChar w:fldCharType="begin"/>
            </w:r>
            <w:r w:rsidR="0006399A">
              <w:rPr>
                <w:noProof/>
                <w:webHidden/>
              </w:rPr>
              <w:instrText xml:space="preserve"> PAGEREF _Toc881656 \h </w:instrText>
            </w:r>
            <w:r w:rsidR="0006399A">
              <w:rPr>
                <w:noProof/>
                <w:webHidden/>
              </w:rPr>
            </w:r>
            <w:r w:rsidR="0006399A">
              <w:rPr>
                <w:noProof/>
                <w:webHidden/>
              </w:rPr>
              <w:fldChar w:fldCharType="separate"/>
            </w:r>
            <w:r w:rsidR="0006399A">
              <w:rPr>
                <w:noProof/>
                <w:webHidden/>
              </w:rPr>
              <w:t>12</w:t>
            </w:r>
            <w:r w:rsidR="0006399A">
              <w:rPr>
                <w:noProof/>
                <w:webHidden/>
              </w:rPr>
              <w:fldChar w:fldCharType="end"/>
            </w:r>
          </w:hyperlink>
        </w:p>
        <w:p w14:paraId="44FECB55" w14:textId="1D673E1E" w:rsidR="0006399A" w:rsidRDefault="008728F1">
          <w:pPr>
            <w:pStyle w:val="TOC1"/>
            <w:tabs>
              <w:tab w:val="left" w:pos="1050"/>
              <w:tab w:val="right" w:leader="dot" w:pos="8296"/>
            </w:tabs>
            <w:rPr>
              <w:rFonts w:cstheme="minorBidi"/>
              <w:noProof/>
              <w:kern w:val="2"/>
              <w:sz w:val="21"/>
            </w:rPr>
          </w:pPr>
          <w:hyperlink w:anchor="_Toc881657" w:history="1">
            <w:r w:rsidR="0006399A" w:rsidRPr="00D110F5">
              <w:rPr>
                <w:rStyle w:val="af0"/>
                <w:rFonts w:ascii="Times New Roman" w:eastAsia="黑体" w:hAnsi="Times New Roman"/>
                <w:noProof/>
              </w:rPr>
              <w:t>第二章</w:t>
            </w:r>
            <w:r w:rsidR="0006399A">
              <w:rPr>
                <w:rFonts w:cstheme="minorBidi"/>
                <w:noProof/>
                <w:kern w:val="2"/>
                <w:sz w:val="21"/>
              </w:rPr>
              <w:tab/>
            </w:r>
            <w:r w:rsidR="0006399A" w:rsidRPr="00D110F5">
              <w:rPr>
                <w:rStyle w:val="af0"/>
                <w:rFonts w:ascii="Times New Roman" w:eastAsia="黑体" w:hAnsi="Times New Roman"/>
                <w:noProof/>
              </w:rPr>
              <w:t>配用电通信网路由机制概述</w:t>
            </w:r>
            <w:r w:rsidR="0006399A">
              <w:rPr>
                <w:noProof/>
                <w:webHidden/>
              </w:rPr>
              <w:tab/>
            </w:r>
            <w:r w:rsidR="0006399A">
              <w:rPr>
                <w:noProof/>
                <w:webHidden/>
              </w:rPr>
              <w:fldChar w:fldCharType="begin"/>
            </w:r>
            <w:r w:rsidR="0006399A">
              <w:rPr>
                <w:noProof/>
                <w:webHidden/>
              </w:rPr>
              <w:instrText xml:space="preserve"> PAGEREF _Toc881657 \h </w:instrText>
            </w:r>
            <w:r w:rsidR="0006399A">
              <w:rPr>
                <w:noProof/>
                <w:webHidden/>
              </w:rPr>
            </w:r>
            <w:r w:rsidR="0006399A">
              <w:rPr>
                <w:noProof/>
                <w:webHidden/>
              </w:rPr>
              <w:fldChar w:fldCharType="separate"/>
            </w:r>
            <w:r w:rsidR="0006399A">
              <w:rPr>
                <w:noProof/>
                <w:webHidden/>
              </w:rPr>
              <w:t>12</w:t>
            </w:r>
            <w:r w:rsidR="0006399A">
              <w:rPr>
                <w:noProof/>
                <w:webHidden/>
              </w:rPr>
              <w:fldChar w:fldCharType="end"/>
            </w:r>
          </w:hyperlink>
        </w:p>
        <w:p w14:paraId="7DCB6513" w14:textId="4D46E0E3" w:rsidR="0006399A" w:rsidRDefault="008728F1">
          <w:pPr>
            <w:pStyle w:val="TOC2"/>
            <w:tabs>
              <w:tab w:val="right" w:leader="dot" w:pos="8296"/>
            </w:tabs>
            <w:rPr>
              <w:rFonts w:cstheme="minorBidi"/>
              <w:noProof/>
              <w:kern w:val="2"/>
              <w:sz w:val="21"/>
            </w:rPr>
          </w:pPr>
          <w:hyperlink w:anchor="_Toc881658" w:history="1">
            <w:r w:rsidR="0006399A" w:rsidRPr="00D110F5">
              <w:rPr>
                <w:rStyle w:val="af0"/>
                <w:rFonts w:ascii="Times New Roman" w:eastAsia="黑体" w:hAnsi="Times New Roman"/>
                <w:noProof/>
              </w:rPr>
              <w:t xml:space="preserve">2.1 </w:t>
            </w:r>
            <w:r w:rsidR="0006399A" w:rsidRPr="00D110F5">
              <w:rPr>
                <w:rStyle w:val="af0"/>
                <w:rFonts w:ascii="Times New Roman" w:eastAsia="黑体" w:hAnsi="Times New Roman"/>
                <w:noProof/>
              </w:rPr>
              <w:t>配用电通信网概述</w:t>
            </w:r>
            <w:r w:rsidR="0006399A">
              <w:rPr>
                <w:noProof/>
                <w:webHidden/>
              </w:rPr>
              <w:tab/>
            </w:r>
            <w:r w:rsidR="0006399A">
              <w:rPr>
                <w:noProof/>
                <w:webHidden/>
              </w:rPr>
              <w:fldChar w:fldCharType="begin"/>
            </w:r>
            <w:r w:rsidR="0006399A">
              <w:rPr>
                <w:noProof/>
                <w:webHidden/>
              </w:rPr>
              <w:instrText xml:space="preserve"> PAGEREF _Toc881658 \h </w:instrText>
            </w:r>
            <w:r w:rsidR="0006399A">
              <w:rPr>
                <w:noProof/>
                <w:webHidden/>
              </w:rPr>
            </w:r>
            <w:r w:rsidR="0006399A">
              <w:rPr>
                <w:noProof/>
                <w:webHidden/>
              </w:rPr>
              <w:fldChar w:fldCharType="separate"/>
            </w:r>
            <w:r w:rsidR="0006399A">
              <w:rPr>
                <w:noProof/>
                <w:webHidden/>
              </w:rPr>
              <w:t>12</w:t>
            </w:r>
            <w:r w:rsidR="0006399A">
              <w:rPr>
                <w:noProof/>
                <w:webHidden/>
              </w:rPr>
              <w:fldChar w:fldCharType="end"/>
            </w:r>
          </w:hyperlink>
        </w:p>
        <w:p w14:paraId="7EF18B00" w14:textId="5E1789CC" w:rsidR="0006399A" w:rsidRDefault="008728F1">
          <w:pPr>
            <w:pStyle w:val="TOC2"/>
            <w:tabs>
              <w:tab w:val="right" w:leader="dot" w:pos="8296"/>
            </w:tabs>
            <w:rPr>
              <w:rFonts w:cstheme="minorBidi"/>
              <w:noProof/>
              <w:kern w:val="2"/>
              <w:sz w:val="21"/>
            </w:rPr>
          </w:pPr>
          <w:hyperlink w:anchor="_Toc881659" w:history="1">
            <w:r w:rsidR="0006399A" w:rsidRPr="00D110F5">
              <w:rPr>
                <w:rStyle w:val="af0"/>
                <w:rFonts w:ascii="Times New Roman" w:eastAsia="黑体" w:hAnsi="Times New Roman"/>
                <w:noProof/>
              </w:rPr>
              <w:t xml:space="preserve">2.2 </w:t>
            </w:r>
            <w:r w:rsidR="0006399A" w:rsidRPr="00D110F5">
              <w:rPr>
                <w:rStyle w:val="af0"/>
                <w:rFonts w:ascii="Times New Roman" w:eastAsia="黑体" w:hAnsi="Times New Roman"/>
                <w:noProof/>
              </w:rPr>
              <w:t>配用电通信网与边缘计算</w:t>
            </w:r>
            <w:r w:rsidR="0006399A">
              <w:rPr>
                <w:noProof/>
                <w:webHidden/>
              </w:rPr>
              <w:tab/>
            </w:r>
            <w:r w:rsidR="0006399A">
              <w:rPr>
                <w:noProof/>
                <w:webHidden/>
              </w:rPr>
              <w:fldChar w:fldCharType="begin"/>
            </w:r>
            <w:r w:rsidR="0006399A">
              <w:rPr>
                <w:noProof/>
                <w:webHidden/>
              </w:rPr>
              <w:instrText xml:space="preserve"> PAGEREF _Toc881659 \h </w:instrText>
            </w:r>
            <w:r w:rsidR="0006399A">
              <w:rPr>
                <w:noProof/>
                <w:webHidden/>
              </w:rPr>
            </w:r>
            <w:r w:rsidR="0006399A">
              <w:rPr>
                <w:noProof/>
                <w:webHidden/>
              </w:rPr>
              <w:fldChar w:fldCharType="separate"/>
            </w:r>
            <w:r w:rsidR="0006399A">
              <w:rPr>
                <w:noProof/>
                <w:webHidden/>
              </w:rPr>
              <w:t>14</w:t>
            </w:r>
            <w:r w:rsidR="0006399A">
              <w:rPr>
                <w:noProof/>
                <w:webHidden/>
              </w:rPr>
              <w:fldChar w:fldCharType="end"/>
            </w:r>
          </w:hyperlink>
        </w:p>
        <w:p w14:paraId="136E7E02" w14:textId="2761CDC2" w:rsidR="0006399A" w:rsidRDefault="008728F1">
          <w:pPr>
            <w:pStyle w:val="TOC3"/>
            <w:tabs>
              <w:tab w:val="right" w:leader="dot" w:pos="8296"/>
            </w:tabs>
            <w:rPr>
              <w:rFonts w:cstheme="minorBidi"/>
              <w:noProof/>
              <w:kern w:val="2"/>
              <w:sz w:val="21"/>
            </w:rPr>
          </w:pPr>
          <w:hyperlink w:anchor="_Toc881660" w:history="1">
            <w:r w:rsidR="0006399A" w:rsidRPr="00D110F5">
              <w:rPr>
                <w:rStyle w:val="af0"/>
                <w:rFonts w:ascii="Times New Roman" w:eastAsia="黑体" w:hAnsi="Times New Roman"/>
                <w:noProof/>
              </w:rPr>
              <w:t xml:space="preserve">2.2.1 </w:t>
            </w:r>
            <w:r w:rsidR="0006399A" w:rsidRPr="00D110F5">
              <w:rPr>
                <w:rStyle w:val="af0"/>
                <w:rFonts w:ascii="Times New Roman" w:eastAsia="黑体" w:hAnsi="Times New Roman"/>
                <w:noProof/>
              </w:rPr>
              <w:t>边缘计算的优势</w:t>
            </w:r>
            <w:r w:rsidR="0006399A">
              <w:rPr>
                <w:noProof/>
                <w:webHidden/>
              </w:rPr>
              <w:tab/>
            </w:r>
            <w:r w:rsidR="0006399A">
              <w:rPr>
                <w:noProof/>
                <w:webHidden/>
              </w:rPr>
              <w:fldChar w:fldCharType="begin"/>
            </w:r>
            <w:r w:rsidR="0006399A">
              <w:rPr>
                <w:noProof/>
                <w:webHidden/>
              </w:rPr>
              <w:instrText xml:space="preserve"> PAGEREF _Toc881660 \h </w:instrText>
            </w:r>
            <w:r w:rsidR="0006399A">
              <w:rPr>
                <w:noProof/>
                <w:webHidden/>
              </w:rPr>
            </w:r>
            <w:r w:rsidR="0006399A">
              <w:rPr>
                <w:noProof/>
                <w:webHidden/>
              </w:rPr>
              <w:fldChar w:fldCharType="separate"/>
            </w:r>
            <w:r w:rsidR="0006399A">
              <w:rPr>
                <w:noProof/>
                <w:webHidden/>
              </w:rPr>
              <w:t>14</w:t>
            </w:r>
            <w:r w:rsidR="0006399A">
              <w:rPr>
                <w:noProof/>
                <w:webHidden/>
              </w:rPr>
              <w:fldChar w:fldCharType="end"/>
            </w:r>
          </w:hyperlink>
        </w:p>
        <w:p w14:paraId="10E4C1B6" w14:textId="7B5182EA" w:rsidR="0006399A" w:rsidRDefault="008728F1">
          <w:pPr>
            <w:pStyle w:val="TOC3"/>
            <w:tabs>
              <w:tab w:val="right" w:leader="dot" w:pos="8296"/>
            </w:tabs>
            <w:rPr>
              <w:rFonts w:cstheme="minorBidi"/>
              <w:noProof/>
              <w:kern w:val="2"/>
              <w:sz w:val="21"/>
            </w:rPr>
          </w:pPr>
          <w:hyperlink w:anchor="_Toc881661" w:history="1">
            <w:r w:rsidR="0006399A" w:rsidRPr="00D110F5">
              <w:rPr>
                <w:rStyle w:val="af0"/>
                <w:rFonts w:ascii="Times New Roman" w:eastAsia="黑体" w:hAnsi="Times New Roman"/>
                <w:noProof/>
              </w:rPr>
              <w:t xml:space="preserve">2.2.2 </w:t>
            </w:r>
            <w:r w:rsidR="0006399A" w:rsidRPr="00D110F5">
              <w:rPr>
                <w:rStyle w:val="af0"/>
                <w:rFonts w:ascii="Times New Roman" w:eastAsia="黑体" w:hAnsi="Times New Roman"/>
                <w:noProof/>
              </w:rPr>
              <w:t>边缘计算在配用电通信网中的应用</w:t>
            </w:r>
            <w:r w:rsidR="0006399A">
              <w:rPr>
                <w:noProof/>
                <w:webHidden/>
              </w:rPr>
              <w:tab/>
            </w:r>
            <w:r w:rsidR="0006399A">
              <w:rPr>
                <w:noProof/>
                <w:webHidden/>
              </w:rPr>
              <w:fldChar w:fldCharType="begin"/>
            </w:r>
            <w:r w:rsidR="0006399A">
              <w:rPr>
                <w:noProof/>
                <w:webHidden/>
              </w:rPr>
              <w:instrText xml:space="preserve"> PAGEREF _Toc881661 \h </w:instrText>
            </w:r>
            <w:r w:rsidR="0006399A">
              <w:rPr>
                <w:noProof/>
                <w:webHidden/>
              </w:rPr>
            </w:r>
            <w:r w:rsidR="0006399A">
              <w:rPr>
                <w:noProof/>
                <w:webHidden/>
              </w:rPr>
              <w:fldChar w:fldCharType="separate"/>
            </w:r>
            <w:r w:rsidR="0006399A">
              <w:rPr>
                <w:noProof/>
                <w:webHidden/>
              </w:rPr>
              <w:t>15</w:t>
            </w:r>
            <w:r w:rsidR="0006399A">
              <w:rPr>
                <w:noProof/>
                <w:webHidden/>
              </w:rPr>
              <w:fldChar w:fldCharType="end"/>
            </w:r>
          </w:hyperlink>
        </w:p>
        <w:p w14:paraId="32E81253" w14:textId="58B5A000" w:rsidR="0006399A" w:rsidRDefault="008728F1">
          <w:pPr>
            <w:pStyle w:val="TOC2"/>
            <w:tabs>
              <w:tab w:val="right" w:leader="dot" w:pos="8296"/>
            </w:tabs>
            <w:rPr>
              <w:rFonts w:cstheme="minorBidi"/>
              <w:noProof/>
              <w:kern w:val="2"/>
              <w:sz w:val="21"/>
            </w:rPr>
          </w:pPr>
          <w:hyperlink w:anchor="_Toc881662" w:history="1">
            <w:r w:rsidR="0006399A" w:rsidRPr="00D110F5">
              <w:rPr>
                <w:rStyle w:val="af0"/>
                <w:rFonts w:ascii="Times New Roman" w:eastAsia="黑体" w:hAnsi="Times New Roman"/>
                <w:noProof/>
              </w:rPr>
              <w:t xml:space="preserve">2.3 </w:t>
            </w:r>
            <w:r w:rsidR="0006399A" w:rsidRPr="00D110F5">
              <w:rPr>
                <w:rStyle w:val="af0"/>
                <w:rFonts w:ascii="Times New Roman" w:eastAsia="黑体" w:hAnsi="Times New Roman"/>
                <w:noProof/>
              </w:rPr>
              <w:t>配用电通信网路由机制研究现状及存在的问题</w:t>
            </w:r>
            <w:r w:rsidR="0006399A">
              <w:rPr>
                <w:noProof/>
                <w:webHidden/>
              </w:rPr>
              <w:tab/>
            </w:r>
            <w:r w:rsidR="0006399A">
              <w:rPr>
                <w:noProof/>
                <w:webHidden/>
              </w:rPr>
              <w:fldChar w:fldCharType="begin"/>
            </w:r>
            <w:r w:rsidR="0006399A">
              <w:rPr>
                <w:noProof/>
                <w:webHidden/>
              </w:rPr>
              <w:instrText xml:space="preserve"> PAGEREF _Toc881662 \h </w:instrText>
            </w:r>
            <w:r w:rsidR="0006399A">
              <w:rPr>
                <w:noProof/>
                <w:webHidden/>
              </w:rPr>
            </w:r>
            <w:r w:rsidR="0006399A">
              <w:rPr>
                <w:noProof/>
                <w:webHidden/>
              </w:rPr>
              <w:fldChar w:fldCharType="separate"/>
            </w:r>
            <w:r w:rsidR="0006399A">
              <w:rPr>
                <w:noProof/>
                <w:webHidden/>
              </w:rPr>
              <w:t>16</w:t>
            </w:r>
            <w:r w:rsidR="0006399A">
              <w:rPr>
                <w:noProof/>
                <w:webHidden/>
              </w:rPr>
              <w:fldChar w:fldCharType="end"/>
            </w:r>
          </w:hyperlink>
        </w:p>
        <w:p w14:paraId="0C13BE44" w14:textId="3A8CDE2D" w:rsidR="0006399A" w:rsidRDefault="008728F1">
          <w:pPr>
            <w:pStyle w:val="TOC3"/>
            <w:tabs>
              <w:tab w:val="right" w:leader="dot" w:pos="8296"/>
            </w:tabs>
            <w:rPr>
              <w:rFonts w:cstheme="minorBidi"/>
              <w:noProof/>
              <w:kern w:val="2"/>
              <w:sz w:val="21"/>
            </w:rPr>
          </w:pPr>
          <w:hyperlink w:anchor="_Toc881663" w:history="1">
            <w:r w:rsidR="0006399A" w:rsidRPr="00D110F5">
              <w:rPr>
                <w:rStyle w:val="af0"/>
                <w:rFonts w:ascii="Times New Roman" w:eastAsia="黑体" w:hAnsi="Times New Roman"/>
                <w:noProof/>
              </w:rPr>
              <w:t xml:space="preserve">2.3.1 </w:t>
            </w:r>
            <w:r w:rsidR="0006399A" w:rsidRPr="00D110F5">
              <w:rPr>
                <w:rStyle w:val="af0"/>
                <w:rFonts w:ascii="Times New Roman" w:eastAsia="黑体" w:hAnsi="Times New Roman"/>
                <w:noProof/>
              </w:rPr>
              <w:t>基于</w:t>
            </w:r>
            <w:r w:rsidR="0006399A" w:rsidRPr="00D110F5">
              <w:rPr>
                <w:rStyle w:val="af0"/>
                <w:rFonts w:ascii="Times New Roman" w:eastAsia="黑体" w:hAnsi="Times New Roman"/>
                <w:noProof/>
              </w:rPr>
              <w:t>CCN</w:t>
            </w:r>
            <w:r w:rsidR="0006399A" w:rsidRPr="00D110F5">
              <w:rPr>
                <w:rStyle w:val="af0"/>
                <w:rFonts w:ascii="Times New Roman" w:eastAsia="黑体" w:hAnsi="Times New Roman"/>
                <w:noProof/>
              </w:rPr>
              <w:t>架构的配用电通信网络路由机制</w:t>
            </w:r>
            <w:r w:rsidR="0006399A">
              <w:rPr>
                <w:noProof/>
                <w:webHidden/>
              </w:rPr>
              <w:tab/>
            </w:r>
            <w:r w:rsidR="0006399A">
              <w:rPr>
                <w:noProof/>
                <w:webHidden/>
              </w:rPr>
              <w:fldChar w:fldCharType="begin"/>
            </w:r>
            <w:r w:rsidR="0006399A">
              <w:rPr>
                <w:noProof/>
                <w:webHidden/>
              </w:rPr>
              <w:instrText xml:space="preserve"> PAGEREF _Toc881663 \h </w:instrText>
            </w:r>
            <w:r w:rsidR="0006399A">
              <w:rPr>
                <w:noProof/>
                <w:webHidden/>
              </w:rPr>
            </w:r>
            <w:r w:rsidR="0006399A">
              <w:rPr>
                <w:noProof/>
                <w:webHidden/>
              </w:rPr>
              <w:fldChar w:fldCharType="separate"/>
            </w:r>
            <w:r w:rsidR="0006399A">
              <w:rPr>
                <w:noProof/>
                <w:webHidden/>
              </w:rPr>
              <w:t>16</w:t>
            </w:r>
            <w:r w:rsidR="0006399A">
              <w:rPr>
                <w:noProof/>
                <w:webHidden/>
              </w:rPr>
              <w:fldChar w:fldCharType="end"/>
            </w:r>
          </w:hyperlink>
        </w:p>
        <w:p w14:paraId="6C76EE73" w14:textId="386F32D0" w:rsidR="0006399A" w:rsidRDefault="008728F1">
          <w:pPr>
            <w:pStyle w:val="TOC3"/>
            <w:tabs>
              <w:tab w:val="right" w:leader="dot" w:pos="8296"/>
            </w:tabs>
            <w:rPr>
              <w:rFonts w:cstheme="minorBidi"/>
              <w:noProof/>
              <w:kern w:val="2"/>
              <w:sz w:val="21"/>
            </w:rPr>
          </w:pPr>
          <w:hyperlink w:anchor="_Toc881664" w:history="1">
            <w:r w:rsidR="0006399A" w:rsidRPr="00D110F5">
              <w:rPr>
                <w:rStyle w:val="af0"/>
                <w:rFonts w:ascii="Times New Roman" w:eastAsia="黑体" w:hAnsi="Times New Roman"/>
                <w:noProof/>
              </w:rPr>
              <w:t xml:space="preserve">2.3.2 </w:t>
            </w:r>
            <w:r w:rsidR="0006399A" w:rsidRPr="00D110F5">
              <w:rPr>
                <w:rStyle w:val="af0"/>
                <w:rFonts w:ascii="Times New Roman" w:eastAsia="黑体" w:hAnsi="Times New Roman"/>
                <w:noProof/>
              </w:rPr>
              <w:t>基于无线场景下的配用电通信网络路由机制</w:t>
            </w:r>
            <w:r w:rsidR="0006399A">
              <w:rPr>
                <w:noProof/>
                <w:webHidden/>
              </w:rPr>
              <w:tab/>
            </w:r>
            <w:r w:rsidR="0006399A">
              <w:rPr>
                <w:noProof/>
                <w:webHidden/>
              </w:rPr>
              <w:fldChar w:fldCharType="begin"/>
            </w:r>
            <w:r w:rsidR="0006399A">
              <w:rPr>
                <w:noProof/>
                <w:webHidden/>
              </w:rPr>
              <w:instrText xml:space="preserve"> PAGEREF _Toc881664 \h </w:instrText>
            </w:r>
            <w:r w:rsidR="0006399A">
              <w:rPr>
                <w:noProof/>
                <w:webHidden/>
              </w:rPr>
            </w:r>
            <w:r w:rsidR="0006399A">
              <w:rPr>
                <w:noProof/>
                <w:webHidden/>
              </w:rPr>
              <w:fldChar w:fldCharType="separate"/>
            </w:r>
            <w:r w:rsidR="0006399A">
              <w:rPr>
                <w:noProof/>
                <w:webHidden/>
              </w:rPr>
              <w:t>18</w:t>
            </w:r>
            <w:r w:rsidR="0006399A">
              <w:rPr>
                <w:noProof/>
                <w:webHidden/>
              </w:rPr>
              <w:fldChar w:fldCharType="end"/>
            </w:r>
          </w:hyperlink>
        </w:p>
        <w:p w14:paraId="29A69103" w14:textId="45955E98" w:rsidR="0006399A" w:rsidRDefault="008728F1">
          <w:pPr>
            <w:pStyle w:val="TOC2"/>
            <w:tabs>
              <w:tab w:val="right" w:leader="dot" w:pos="8296"/>
            </w:tabs>
            <w:rPr>
              <w:rFonts w:cstheme="minorBidi"/>
              <w:noProof/>
              <w:kern w:val="2"/>
              <w:sz w:val="21"/>
            </w:rPr>
          </w:pPr>
          <w:hyperlink w:anchor="_Toc881665" w:history="1">
            <w:r w:rsidR="0006399A" w:rsidRPr="00D110F5">
              <w:rPr>
                <w:rStyle w:val="af0"/>
                <w:rFonts w:ascii="Times New Roman" w:eastAsia="黑体" w:hAnsi="Times New Roman"/>
                <w:noProof/>
              </w:rPr>
              <w:t xml:space="preserve">2.4 </w:t>
            </w:r>
            <w:r w:rsidR="0006399A" w:rsidRPr="00D110F5">
              <w:rPr>
                <w:rStyle w:val="af0"/>
                <w:rFonts w:ascii="Times New Roman" w:eastAsia="黑体" w:hAnsi="Times New Roman"/>
                <w:noProof/>
              </w:rPr>
              <w:t>配用电通信网路由机制面临的挑战及拟解决方案</w:t>
            </w:r>
            <w:r w:rsidR="0006399A">
              <w:rPr>
                <w:noProof/>
                <w:webHidden/>
              </w:rPr>
              <w:tab/>
            </w:r>
            <w:r w:rsidR="0006399A">
              <w:rPr>
                <w:noProof/>
                <w:webHidden/>
              </w:rPr>
              <w:fldChar w:fldCharType="begin"/>
            </w:r>
            <w:r w:rsidR="0006399A">
              <w:rPr>
                <w:noProof/>
                <w:webHidden/>
              </w:rPr>
              <w:instrText xml:space="preserve"> PAGEREF _Toc881665 \h </w:instrText>
            </w:r>
            <w:r w:rsidR="0006399A">
              <w:rPr>
                <w:noProof/>
                <w:webHidden/>
              </w:rPr>
            </w:r>
            <w:r w:rsidR="0006399A">
              <w:rPr>
                <w:noProof/>
                <w:webHidden/>
              </w:rPr>
              <w:fldChar w:fldCharType="separate"/>
            </w:r>
            <w:r w:rsidR="0006399A">
              <w:rPr>
                <w:noProof/>
                <w:webHidden/>
              </w:rPr>
              <w:t>21</w:t>
            </w:r>
            <w:r w:rsidR="0006399A">
              <w:rPr>
                <w:noProof/>
                <w:webHidden/>
              </w:rPr>
              <w:fldChar w:fldCharType="end"/>
            </w:r>
          </w:hyperlink>
        </w:p>
        <w:p w14:paraId="7615F4D5" w14:textId="2B0A3142" w:rsidR="0006399A" w:rsidRDefault="008728F1">
          <w:pPr>
            <w:pStyle w:val="TOC2"/>
            <w:tabs>
              <w:tab w:val="right" w:leader="dot" w:pos="8296"/>
            </w:tabs>
            <w:rPr>
              <w:rFonts w:cstheme="minorBidi"/>
              <w:noProof/>
              <w:kern w:val="2"/>
              <w:sz w:val="21"/>
            </w:rPr>
          </w:pPr>
          <w:hyperlink w:anchor="_Toc881666" w:history="1">
            <w:r w:rsidR="0006399A" w:rsidRPr="00D110F5">
              <w:rPr>
                <w:rStyle w:val="af0"/>
                <w:rFonts w:ascii="Times New Roman" w:eastAsia="黑体" w:hAnsi="Times New Roman"/>
                <w:noProof/>
              </w:rPr>
              <w:t xml:space="preserve">2.5 </w:t>
            </w:r>
            <w:r w:rsidR="0006399A" w:rsidRPr="00D110F5">
              <w:rPr>
                <w:rStyle w:val="af0"/>
                <w:rFonts w:ascii="Times New Roman" w:eastAsia="黑体" w:hAnsi="Times New Roman"/>
                <w:noProof/>
              </w:rPr>
              <w:t>本章小结</w:t>
            </w:r>
            <w:r w:rsidR="0006399A">
              <w:rPr>
                <w:noProof/>
                <w:webHidden/>
              </w:rPr>
              <w:tab/>
            </w:r>
            <w:r w:rsidR="0006399A">
              <w:rPr>
                <w:noProof/>
                <w:webHidden/>
              </w:rPr>
              <w:fldChar w:fldCharType="begin"/>
            </w:r>
            <w:r w:rsidR="0006399A">
              <w:rPr>
                <w:noProof/>
                <w:webHidden/>
              </w:rPr>
              <w:instrText xml:space="preserve"> PAGEREF _Toc881666 \h </w:instrText>
            </w:r>
            <w:r w:rsidR="0006399A">
              <w:rPr>
                <w:noProof/>
                <w:webHidden/>
              </w:rPr>
            </w:r>
            <w:r w:rsidR="0006399A">
              <w:rPr>
                <w:noProof/>
                <w:webHidden/>
              </w:rPr>
              <w:fldChar w:fldCharType="separate"/>
            </w:r>
            <w:r w:rsidR="0006399A">
              <w:rPr>
                <w:noProof/>
                <w:webHidden/>
              </w:rPr>
              <w:t>22</w:t>
            </w:r>
            <w:r w:rsidR="0006399A">
              <w:rPr>
                <w:noProof/>
                <w:webHidden/>
              </w:rPr>
              <w:fldChar w:fldCharType="end"/>
            </w:r>
          </w:hyperlink>
        </w:p>
        <w:p w14:paraId="435E79ED" w14:textId="6A4333B9" w:rsidR="0006399A" w:rsidRDefault="008728F1">
          <w:pPr>
            <w:pStyle w:val="TOC1"/>
            <w:tabs>
              <w:tab w:val="left" w:pos="1050"/>
              <w:tab w:val="right" w:leader="dot" w:pos="8296"/>
            </w:tabs>
            <w:rPr>
              <w:rFonts w:cstheme="minorBidi"/>
              <w:noProof/>
              <w:kern w:val="2"/>
              <w:sz w:val="21"/>
            </w:rPr>
          </w:pPr>
          <w:hyperlink w:anchor="_Toc881667" w:history="1">
            <w:r w:rsidR="0006399A" w:rsidRPr="00D110F5">
              <w:rPr>
                <w:rStyle w:val="af0"/>
                <w:rFonts w:ascii="Times New Roman" w:eastAsia="黑体" w:hAnsi="Times New Roman"/>
                <w:noProof/>
              </w:rPr>
              <w:t>第三章</w:t>
            </w:r>
            <w:r w:rsidR="0006399A">
              <w:rPr>
                <w:rFonts w:cstheme="minorBidi"/>
                <w:noProof/>
                <w:kern w:val="2"/>
                <w:sz w:val="21"/>
              </w:rPr>
              <w:tab/>
            </w:r>
            <w:r w:rsidR="0006399A" w:rsidRPr="00D110F5">
              <w:rPr>
                <w:rStyle w:val="af0"/>
                <w:rFonts w:ascii="Times New Roman" w:eastAsia="黑体" w:hAnsi="Times New Roman"/>
                <w:noProof/>
              </w:rPr>
              <w:t>有线网络场景下基于负载感知的路由机制</w:t>
            </w:r>
            <w:r w:rsidR="0006399A">
              <w:rPr>
                <w:noProof/>
                <w:webHidden/>
              </w:rPr>
              <w:tab/>
            </w:r>
            <w:r w:rsidR="0006399A">
              <w:rPr>
                <w:noProof/>
                <w:webHidden/>
              </w:rPr>
              <w:fldChar w:fldCharType="begin"/>
            </w:r>
            <w:r w:rsidR="0006399A">
              <w:rPr>
                <w:noProof/>
                <w:webHidden/>
              </w:rPr>
              <w:instrText xml:space="preserve"> PAGEREF _Toc881667 \h </w:instrText>
            </w:r>
            <w:r w:rsidR="0006399A">
              <w:rPr>
                <w:noProof/>
                <w:webHidden/>
              </w:rPr>
            </w:r>
            <w:r w:rsidR="0006399A">
              <w:rPr>
                <w:noProof/>
                <w:webHidden/>
              </w:rPr>
              <w:fldChar w:fldCharType="separate"/>
            </w:r>
            <w:r w:rsidR="0006399A">
              <w:rPr>
                <w:noProof/>
                <w:webHidden/>
              </w:rPr>
              <w:t>23</w:t>
            </w:r>
            <w:r w:rsidR="0006399A">
              <w:rPr>
                <w:noProof/>
                <w:webHidden/>
              </w:rPr>
              <w:fldChar w:fldCharType="end"/>
            </w:r>
          </w:hyperlink>
        </w:p>
        <w:p w14:paraId="1A785E54" w14:textId="50972B66" w:rsidR="0006399A" w:rsidRDefault="008728F1">
          <w:pPr>
            <w:pStyle w:val="TOC2"/>
            <w:tabs>
              <w:tab w:val="right" w:leader="dot" w:pos="8296"/>
            </w:tabs>
            <w:rPr>
              <w:rFonts w:cstheme="minorBidi"/>
              <w:noProof/>
              <w:kern w:val="2"/>
              <w:sz w:val="21"/>
            </w:rPr>
          </w:pPr>
          <w:hyperlink w:anchor="_Toc881668" w:history="1">
            <w:r w:rsidR="0006399A" w:rsidRPr="00D110F5">
              <w:rPr>
                <w:rStyle w:val="af0"/>
                <w:rFonts w:ascii="Times New Roman" w:eastAsia="黑体" w:hAnsi="Times New Roman"/>
                <w:noProof/>
              </w:rPr>
              <w:t xml:space="preserve">3.1 </w:t>
            </w:r>
            <w:r w:rsidR="0006399A" w:rsidRPr="00D110F5">
              <w:rPr>
                <w:rStyle w:val="af0"/>
                <w:rFonts w:ascii="Times New Roman" w:eastAsia="黑体" w:hAnsi="Times New Roman"/>
                <w:noProof/>
              </w:rPr>
              <w:t>设计原则</w:t>
            </w:r>
            <w:r w:rsidR="0006399A">
              <w:rPr>
                <w:noProof/>
                <w:webHidden/>
              </w:rPr>
              <w:tab/>
            </w:r>
            <w:r w:rsidR="0006399A">
              <w:rPr>
                <w:noProof/>
                <w:webHidden/>
              </w:rPr>
              <w:fldChar w:fldCharType="begin"/>
            </w:r>
            <w:r w:rsidR="0006399A">
              <w:rPr>
                <w:noProof/>
                <w:webHidden/>
              </w:rPr>
              <w:instrText xml:space="preserve"> PAGEREF _Toc881668 \h </w:instrText>
            </w:r>
            <w:r w:rsidR="0006399A">
              <w:rPr>
                <w:noProof/>
                <w:webHidden/>
              </w:rPr>
            </w:r>
            <w:r w:rsidR="0006399A">
              <w:rPr>
                <w:noProof/>
                <w:webHidden/>
              </w:rPr>
              <w:fldChar w:fldCharType="separate"/>
            </w:r>
            <w:r w:rsidR="0006399A">
              <w:rPr>
                <w:noProof/>
                <w:webHidden/>
              </w:rPr>
              <w:t>23</w:t>
            </w:r>
            <w:r w:rsidR="0006399A">
              <w:rPr>
                <w:noProof/>
                <w:webHidden/>
              </w:rPr>
              <w:fldChar w:fldCharType="end"/>
            </w:r>
          </w:hyperlink>
        </w:p>
        <w:p w14:paraId="16C77F34" w14:textId="5AB2C5E1" w:rsidR="0006399A" w:rsidRDefault="008728F1">
          <w:pPr>
            <w:pStyle w:val="TOC2"/>
            <w:tabs>
              <w:tab w:val="right" w:leader="dot" w:pos="8296"/>
            </w:tabs>
            <w:rPr>
              <w:rFonts w:cstheme="minorBidi"/>
              <w:noProof/>
              <w:kern w:val="2"/>
              <w:sz w:val="21"/>
            </w:rPr>
          </w:pPr>
          <w:hyperlink w:anchor="_Toc881669" w:history="1">
            <w:r w:rsidR="0006399A" w:rsidRPr="00D110F5">
              <w:rPr>
                <w:rStyle w:val="af0"/>
                <w:rFonts w:ascii="Times New Roman" w:eastAsia="黑体" w:hAnsi="Times New Roman"/>
                <w:noProof/>
              </w:rPr>
              <w:t xml:space="preserve">3.2 </w:t>
            </w:r>
            <w:r w:rsidR="0006399A" w:rsidRPr="00D110F5">
              <w:rPr>
                <w:rStyle w:val="af0"/>
                <w:rFonts w:ascii="Times New Roman" w:eastAsia="黑体" w:hAnsi="Times New Roman"/>
                <w:noProof/>
              </w:rPr>
              <w:t>路由构造</w:t>
            </w:r>
            <w:r w:rsidR="0006399A">
              <w:rPr>
                <w:noProof/>
                <w:webHidden/>
              </w:rPr>
              <w:tab/>
            </w:r>
            <w:r w:rsidR="0006399A">
              <w:rPr>
                <w:noProof/>
                <w:webHidden/>
              </w:rPr>
              <w:fldChar w:fldCharType="begin"/>
            </w:r>
            <w:r w:rsidR="0006399A">
              <w:rPr>
                <w:noProof/>
                <w:webHidden/>
              </w:rPr>
              <w:instrText xml:space="preserve"> PAGEREF _Toc881669 \h </w:instrText>
            </w:r>
            <w:r w:rsidR="0006399A">
              <w:rPr>
                <w:noProof/>
                <w:webHidden/>
              </w:rPr>
            </w:r>
            <w:r w:rsidR="0006399A">
              <w:rPr>
                <w:noProof/>
                <w:webHidden/>
              </w:rPr>
              <w:fldChar w:fldCharType="separate"/>
            </w:r>
            <w:r w:rsidR="0006399A">
              <w:rPr>
                <w:noProof/>
                <w:webHidden/>
              </w:rPr>
              <w:t>25</w:t>
            </w:r>
            <w:r w:rsidR="0006399A">
              <w:rPr>
                <w:noProof/>
                <w:webHidden/>
              </w:rPr>
              <w:fldChar w:fldCharType="end"/>
            </w:r>
          </w:hyperlink>
        </w:p>
        <w:p w14:paraId="7E67BAB0" w14:textId="5C72F160" w:rsidR="0006399A" w:rsidRDefault="008728F1">
          <w:pPr>
            <w:pStyle w:val="TOC3"/>
            <w:tabs>
              <w:tab w:val="right" w:leader="dot" w:pos="8296"/>
            </w:tabs>
            <w:rPr>
              <w:rFonts w:cstheme="minorBidi"/>
              <w:noProof/>
              <w:kern w:val="2"/>
              <w:sz w:val="21"/>
            </w:rPr>
          </w:pPr>
          <w:hyperlink w:anchor="_Toc881670" w:history="1">
            <w:r w:rsidR="0006399A" w:rsidRPr="00D110F5">
              <w:rPr>
                <w:rStyle w:val="af0"/>
                <w:rFonts w:ascii="Times New Roman" w:eastAsia="黑体" w:hAnsi="Times New Roman"/>
                <w:noProof/>
              </w:rPr>
              <w:t>3.2.1</w:t>
            </w:r>
            <w:r w:rsidR="0006399A" w:rsidRPr="00D110F5">
              <w:rPr>
                <w:rStyle w:val="af0"/>
                <w:rFonts w:ascii="Times New Roman" w:eastAsia="黑体" w:hAnsi="Times New Roman"/>
                <w:noProof/>
              </w:rPr>
              <w:t>节点的结构与功能</w:t>
            </w:r>
            <w:r w:rsidR="0006399A">
              <w:rPr>
                <w:noProof/>
                <w:webHidden/>
              </w:rPr>
              <w:tab/>
            </w:r>
            <w:r w:rsidR="0006399A">
              <w:rPr>
                <w:noProof/>
                <w:webHidden/>
              </w:rPr>
              <w:fldChar w:fldCharType="begin"/>
            </w:r>
            <w:r w:rsidR="0006399A">
              <w:rPr>
                <w:noProof/>
                <w:webHidden/>
              </w:rPr>
              <w:instrText xml:space="preserve"> PAGEREF _Toc881670 \h </w:instrText>
            </w:r>
            <w:r w:rsidR="0006399A">
              <w:rPr>
                <w:noProof/>
                <w:webHidden/>
              </w:rPr>
            </w:r>
            <w:r w:rsidR="0006399A">
              <w:rPr>
                <w:noProof/>
                <w:webHidden/>
              </w:rPr>
              <w:fldChar w:fldCharType="separate"/>
            </w:r>
            <w:r w:rsidR="0006399A">
              <w:rPr>
                <w:noProof/>
                <w:webHidden/>
              </w:rPr>
              <w:t>25</w:t>
            </w:r>
            <w:r w:rsidR="0006399A">
              <w:rPr>
                <w:noProof/>
                <w:webHidden/>
              </w:rPr>
              <w:fldChar w:fldCharType="end"/>
            </w:r>
          </w:hyperlink>
        </w:p>
        <w:p w14:paraId="6C71F91B" w14:textId="7BB35A5B" w:rsidR="0006399A" w:rsidRDefault="008728F1">
          <w:pPr>
            <w:pStyle w:val="TOC3"/>
            <w:tabs>
              <w:tab w:val="right" w:leader="dot" w:pos="8296"/>
            </w:tabs>
            <w:rPr>
              <w:rFonts w:cstheme="minorBidi"/>
              <w:noProof/>
              <w:kern w:val="2"/>
              <w:sz w:val="21"/>
            </w:rPr>
          </w:pPr>
          <w:hyperlink w:anchor="_Toc881671" w:history="1">
            <w:r w:rsidR="0006399A" w:rsidRPr="00D110F5">
              <w:rPr>
                <w:rStyle w:val="af0"/>
                <w:rFonts w:ascii="Times New Roman" w:eastAsia="黑体" w:hAnsi="Times New Roman"/>
                <w:noProof/>
              </w:rPr>
              <w:t xml:space="preserve">3.2.2 </w:t>
            </w:r>
            <w:r w:rsidR="0006399A" w:rsidRPr="00D110F5">
              <w:rPr>
                <w:rStyle w:val="af0"/>
                <w:rFonts w:ascii="Times New Roman" w:eastAsia="黑体" w:hAnsi="Times New Roman"/>
                <w:noProof/>
              </w:rPr>
              <w:t>势场的构建</w:t>
            </w:r>
            <w:r w:rsidR="0006399A">
              <w:rPr>
                <w:noProof/>
                <w:webHidden/>
              </w:rPr>
              <w:tab/>
            </w:r>
            <w:r w:rsidR="0006399A">
              <w:rPr>
                <w:noProof/>
                <w:webHidden/>
              </w:rPr>
              <w:fldChar w:fldCharType="begin"/>
            </w:r>
            <w:r w:rsidR="0006399A">
              <w:rPr>
                <w:noProof/>
                <w:webHidden/>
              </w:rPr>
              <w:instrText xml:space="preserve"> PAGEREF _Toc881671 \h </w:instrText>
            </w:r>
            <w:r w:rsidR="0006399A">
              <w:rPr>
                <w:noProof/>
                <w:webHidden/>
              </w:rPr>
            </w:r>
            <w:r w:rsidR="0006399A">
              <w:rPr>
                <w:noProof/>
                <w:webHidden/>
              </w:rPr>
              <w:fldChar w:fldCharType="separate"/>
            </w:r>
            <w:r w:rsidR="0006399A">
              <w:rPr>
                <w:noProof/>
                <w:webHidden/>
              </w:rPr>
              <w:t>26</w:t>
            </w:r>
            <w:r w:rsidR="0006399A">
              <w:rPr>
                <w:noProof/>
                <w:webHidden/>
              </w:rPr>
              <w:fldChar w:fldCharType="end"/>
            </w:r>
          </w:hyperlink>
        </w:p>
        <w:p w14:paraId="6B6E74B8" w14:textId="25CE5BE7" w:rsidR="0006399A" w:rsidRDefault="008728F1">
          <w:pPr>
            <w:pStyle w:val="TOC3"/>
            <w:tabs>
              <w:tab w:val="right" w:leader="dot" w:pos="8296"/>
            </w:tabs>
            <w:rPr>
              <w:rFonts w:cstheme="minorBidi"/>
              <w:noProof/>
              <w:kern w:val="2"/>
              <w:sz w:val="21"/>
            </w:rPr>
          </w:pPr>
          <w:hyperlink w:anchor="_Toc881672" w:history="1">
            <w:r w:rsidR="0006399A" w:rsidRPr="00D110F5">
              <w:rPr>
                <w:rStyle w:val="af0"/>
                <w:rFonts w:ascii="Times New Roman" w:eastAsia="黑体" w:hAnsi="Times New Roman"/>
                <w:noProof/>
              </w:rPr>
              <w:t xml:space="preserve">3.2.3 </w:t>
            </w:r>
            <w:r w:rsidR="0006399A" w:rsidRPr="00D110F5">
              <w:rPr>
                <w:rStyle w:val="af0"/>
                <w:rFonts w:ascii="Times New Roman" w:eastAsia="黑体" w:hAnsi="Times New Roman"/>
                <w:noProof/>
              </w:rPr>
              <w:t>势场的求解</w:t>
            </w:r>
            <w:r w:rsidR="0006399A">
              <w:rPr>
                <w:noProof/>
                <w:webHidden/>
              </w:rPr>
              <w:tab/>
            </w:r>
            <w:r w:rsidR="0006399A">
              <w:rPr>
                <w:noProof/>
                <w:webHidden/>
              </w:rPr>
              <w:fldChar w:fldCharType="begin"/>
            </w:r>
            <w:r w:rsidR="0006399A">
              <w:rPr>
                <w:noProof/>
                <w:webHidden/>
              </w:rPr>
              <w:instrText xml:space="preserve"> PAGEREF _Toc881672 \h </w:instrText>
            </w:r>
            <w:r w:rsidR="0006399A">
              <w:rPr>
                <w:noProof/>
                <w:webHidden/>
              </w:rPr>
            </w:r>
            <w:r w:rsidR="0006399A">
              <w:rPr>
                <w:noProof/>
                <w:webHidden/>
              </w:rPr>
              <w:fldChar w:fldCharType="separate"/>
            </w:r>
            <w:r w:rsidR="0006399A">
              <w:rPr>
                <w:noProof/>
                <w:webHidden/>
              </w:rPr>
              <w:t>27</w:t>
            </w:r>
            <w:r w:rsidR="0006399A">
              <w:rPr>
                <w:noProof/>
                <w:webHidden/>
              </w:rPr>
              <w:fldChar w:fldCharType="end"/>
            </w:r>
          </w:hyperlink>
        </w:p>
        <w:p w14:paraId="0780B70D" w14:textId="0849D2F0" w:rsidR="0006399A" w:rsidRDefault="008728F1">
          <w:pPr>
            <w:pStyle w:val="TOC2"/>
            <w:tabs>
              <w:tab w:val="right" w:leader="dot" w:pos="8296"/>
            </w:tabs>
            <w:rPr>
              <w:rFonts w:cstheme="minorBidi"/>
              <w:noProof/>
              <w:kern w:val="2"/>
              <w:sz w:val="21"/>
            </w:rPr>
          </w:pPr>
          <w:hyperlink w:anchor="_Toc881673" w:history="1">
            <w:r w:rsidR="0006399A" w:rsidRPr="00D110F5">
              <w:rPr>
                <w:rStyle w:val="af0"/>
                <w:rFonts w:ascii="Times New Roman" w:eastAsia="黑体" w:hAnsi="Times New Roman"/>
                <w:noProof/>
              </w:rPr>
              <w:t xml:space="preserve">3.4 </w:t>
            </w:r>
            <w:r w:rsidR="0006399A" w:rsidRPr="00D110F5">
              <w:rPr>
                <w:rStyle w:val="af0"/>
                <w:rFonts w:ascii="Times New Roman" w:eastAsia="黑体" w:hAnsi="Times New Roman"/>
                <w:noProof/>
              </w:rPr>
              <w:t>异常处理</w:t>
            </w:r>
            <w:r w:rsidR="0006399A">
              <w:rPr>
                <w:noProof/>
                <w:webHidden/>
              </w:rPr>
              <w:tab/>
            </w:r>
            <w:r w:rsidR="0006399A">
              <w:rPr>
                <w:noProof/>
                <w:webHidden/>
              </w:rPr>
              <w:fldChar w:fldCharType="begin"/>
            </w:r>
            <w:r w:rsidR="0006399A">
              <w:rPr>
                <w:noProof/>
                <w:webHidden/>
              </w:rPr>
              <w:instrText xml:space="preserve"> PAGEREF _Toc881673 \h </w:instrText>
            </w:r>
            <w:r w:rsidR="0006399A">
              <w:rPr>
                <w:noProof/>
                <w:webHidden/>
              </w:rPr>
            </w:r>
            <w:r w:rsidR="0006399A">
              <w:rPr>
                <w:noProof/>
                <w:webHidden/>
              </w:rPr>
              <w:fldChar w:fldCharType="separate"/>
            </w:r>
            <w:r w:rsidR="0006399A">
              <w:rPr>
                <w:noProof/>
                <w:webHidden/>
              </w:rPr>
              <w:t>30</w:t>
            </w:r>
            <w:r w:rsidR="0006399A">
              <w:rPr>
                <w:noProof/>
                <w:webHidden/>
              </w:rPr>
              <w:fldChar w:fldCharType="end"/>
            </w:r>
          </w:hyperlink>
        </w:p>
        <w:p w14:paraId="6FFB191B" w14:textId="50FF5B0F" w:rsidR="0006399A" w:rsidRDefault="008728F1">
          <w:pPr>
            <w:pStyle w:val="TOC3"/>
            <w:tabs>
              <w:tab w:val="right" w:leader="dot" w:pos="8296"/>
            </w:tabs>
            <w:rPr>
              <w:rFonts w:cstheme="minorBidi"/>
              <w:noProof/>
              <w:kern w:val="2"/>
              <w:sz w:val="21"/>
            </w:rPr>
          </w:pPr>
          <w:hyperlink w:anchor="_Toc881674" w:history="1">
            <w:r w:rsidR="0006399A" w:rsidRPr="00D110F5">
              <w:rPr>
                <w:rStyle w:val="af0"/>
                <w:rFonts w:ascii="Times New Roman" w:eastAsia="黑体" w:hAnsi="Times New Roman"/>
                <w:noProof/>
              </w:rPr>
              <w:t xml:space="preserve">3.4.1 </w:t>
            </w:r>
            <w:r w:rsidR="0006399A" w:rsidRPr="00D110F5">
              <w:rPr>
                <w:rStyle w:val="af0"/>
                <w:rFonts w:ascii="Times New Roman" w:eastAsia="黑体" w:hAnsi="Times New Roman"/>
                <w:noProof/>
              </w:rPr>
              <w:t>重传设置</w:t>
            </w:r>
            <w:r w:rsidR="0006399A">
              <w:rPr>
                <w:noProof/>
                <w:webHidden/>
              </w:rPr>
              <w:tab/>
            </w:r>
            <w:r w:rsidR="0006399A">
              <w:rPr>
                <w:noProof/>
                <w:webHidden/>
              </w:rPr>
              <w:fldChar w:fldCharType="begin"/>
            </w:r>
            <w:r w:rsidR="0006399A">
              <w:rPr>
                <w:noProof/>
                <w:webHidden/>
              </w:rPr>
              <w:instrText xml:space="preserve"> PAGEREF _Toc881674 \h </w:instrText>
            </w:r>
            <w:r w:rsidR="0006399A">
              <w:rPr>
                <w:noProof/>
                <w:webHidden/>
              </w:rPr>
            </w:r>
            <w:r w:rsidR="0006399A">
              <w:rPr>
                <w:noProof/>
                <w:webHidden/>
              </w:rPr>
              <w:fldChar w:fldCharType="separate"/>
            </w:r>
            <w:r w:rsidR="0006399A">
              <w:rPr>
                <w:noProof/>
                <w:webHidden/>
              </w:rPr>
              <w:t>30</w:t>
            </w:r>
            <w:r w:rsidR="0006399A">
              <w:rPr>
                <w:noProof/>
                <w:webHidden/>
              </w:rPr>
              <w:fldChar w:fldCharType="end"/>
            </w:r>
          </w:hyperlink>
        </w:p>
        <w:p w14:paraId="0EFF012B" w14:textId="719A8FDE" w:rsidR="0006399A" w:rsidRDefault="008728F1">
          <w:pPr>
            <w:pStyle w:val="TOC3"/>
            <w:tabs>
              <w:tab w:val="right" w:leader="dot" w:pos="8296"/>
            </w:tabs>
            <w:rPr>
              <w:rFonts w:cstheme="minorBidi"/>
              <w:noProof/>
              <w:kern w:val="2"/>
              <w:sz w:val="21"/>
            </w:rPr>
          </w:pPr>
          <w:hyperlink w:anchor="_Toc881675" w:history="1">
            <w:r w:rsidR="0006399A" w:rsidRPr="00D110F5">
              <w:rPr>
                <w:rStyle w:val="af0"/>
                <w:rFonts w:ascii="Times New Roman" w:eastAsia="黑体" w:hAnsi="Times New Roman"/>
                <w:noProof/>
              </w:rPr>
              <w:t xml:space="preserve">3.4.2 </w:t>
            </w:r>
            <w:r w:rsidR="0006399A" w:rsidRPr="00D110F5">
              <w:rPr>
                <w:rStyle w:val="af0"/>
                <w:rFonts w:ascii="Times New Roman" w:eastAsia="黑体" w:hAnsi="Times New Roman"/>
                <w:noProof/>
              </w:rPr>
              <w:t>节点失效设置</w:t>
            </w:r>
            <w:r w:rsidR="0006399A">
              <w:rPr>
                <w:noProof/>
                <w:webHidden/>
              </w:rPr>
              <w:tab/>
            </w:r>
            <w:r w:rsidR="0006399A">
              <w:rPr>
                <w:noProof/>
                <w:webHidden/>
              </w:rPr>
              <w:fldChar w:fldCharType="begin"/>
            </w:r>
            <w:r w:rsidR="0006399A">
              <w:rPr>
                <w:noProof/>
                <w:webHidden/>
              </w:rPr>
              <w:instrText xml:space="preserve"> PAGEREF _Toc881675 \h </w:instrText>
            </w:r>
            <w:r w:rsidR="0006399A">
              <w:rPr>
                <w:noProof/>
                <w:webHidden/>
              </w:rPr>
            </w:r>
            <w:r w:rsidR="0006399A">
              <w:rPr>
                <w:noProof/>
                <w:webHidden/>
              </w:rPr>
              <w:fldChar w:fldCharType="separate"/>
            </w:r>
            <w:r w:rsidR="0006399A">
              <w:rPr>
                <w:noProof/>
                <w:webHidden/>
              </w:rPr>
              <w:t>31</w:t>
            </w:r>
            <w:r w:rsidR="0006399A">
              <w:rPr>
                <w:noProof/>
                <w:webHidden/>
              </w:rPr>
              <w:fldChar w:fldCharType="end"/>
            </w:r>
          </w:hyperlink>
        </w:p>
        <w:p w14:paraId="67DC98DF" w14:textId="5EE09694" w:rsidR="0006399A" w:rsidRDefault="008728F1">
          <w:pPr>
            <w:pStyle w:val="TOC3"/>
            <w:tabs>
              <w:tab w:val="left" w:pos="1260"/>
              <w:tab w:val="right" w:leader="dot" w:pos="8296"/>
            </w:tabs>
            <w:rPr>
              <w:rFonts w:cstheme="minorBidi"/>
              <w:noProof/>
              <w:kern w:val="2"/>
              <w:sz w:val="21"/>
            </w:rPr>
          </w:pPr>
          <w:hyperlink w:anchor="_Toc881676" w:history="1">
            <w:r w:rsidR="0006399A" w:rsidRPr="00D110F5">
              <w:rPr>
                <w:rStyle w:val="af0"/>
                <w:rFonts w:ascii="Times New Roman" w:eastAsia="黑体" w:hAnsi="Times New Roman"/>
                <w:noProof/>
              </w:rPr>
              <w:t>3.4.2</w:t>
            </w:r>
            <w:r w:rsidR="0006399A">
              <w:rPr>
                <w:rFonts w:cstheme="minorBidi"/>
                <w:noProof/>
                <w:kern w:val="2"/>
                <w:sz w:val="21"/>
              </w:rPr>
              <w:tab/>
            </w:r>
            <w:r w:rsidR="0006399A" w:rsidRPr="00D110F5">
              <w:rPr>
                <w:rStyle w:val="af0"/>
                <w:rFonts w:ascii="Times New Roman" w:eastAsia="黑体" w:hAnsi="Times New Roman"/>
                <w:noProof/>
              </w:rPr>
              <w:t>节点数据更新</w:t>
            </w:r>
            <w:r w:rsidR="0006399A">
              <w:rPr>
                <w:noProof/>
                <w:webHidden/>
              </w:rPr>
              <w:tab/>
            </w:r>
            <w:r w:rsidR="0006399A">
              <w:rPr>
                <w:noProof/>
                <w:webHidden/>
              </w:rPr>
              <w:fldChar w:fldCharType="begin"/>
            </w:r>
            <w:r w:rsidR="0006399A">
              <w:rPr>
                <w:noProof/>
                <w:webHidden/>
              </w:rPr>
              <w:instrText xml:space="preserve"> PAGEREF _Toc881676 \h </w:instrText>
            </w:r>
            <w:r w:rsidR="0006399A">
              <w:rPr>
                <w:noProof/>
                <w:webHidden/>
              </w:rPr>
            </w:r>
            <w:r w:rsidR="0006399A">
              <w:rPr>
                <w:noProof/>
                <w:webHidden/>
              </w:rPr>
              <w:fldChar w:fldCharType="separate"/>
            </w:r>
            <w:r w:rsidR="0006399A">
              <w:rPr>
                <w:noProof/>
                <w:webHidden/>
              </w:rPr>
              <w:t>31</w:t>
            </w:r>
            <w:r w:rsidR="0006399A">
              <w:rPr>
                <w:noProof/>
                <w:webHidden/>
              </w:rPr>
              <w:fldChar w:fldCharType="end"/>
            </w:r>
          </w:hyperlink>
        </w:p>
        <w:p w14:paraId="14E1A371" w14:textId="62B2ECD9" w:rsidR="0006399A" w:rsidRDefault="008728F1">
          <w:pPr>
            <w:pStyle w:val="TOC2"/>
            <w:tabs>
              <w:tab w:val="right" w:leader="dot" w:pos="8296"/>
            </w:tabs>
            <w:rPr>
              <w:rFonts w:cstheme="minorBidi"/>
              <w:noProof/>
              <w:kern w:val="2"/>
              <w:sz w:val="21"/>
            </w:rPr>
          </w:pPr>
          <w:hyperlink w:anchor="_Toc881677" w:history="1">
            <w:r w:rsidR="0006399A" w:rsidRPr="00D110F5">
              <w:rPr>
                <w:rStyle w:val="af0"/>
                <w:rFonts w:ascii="Times New Roman" w:eastAsia="黑体" w:hAnsi="Times New Roman"/>
                <w:noProof/>
              </w:rPr>
              <w:t xml:space="preserve">3.5 </w:t>
            </w:r>
            <w:r w:rsidR="0006399A" w:rsidRPr="00D110F5">
              <w:rPr>
                <w:rStyle w:val="af0"/>
                <w:rFonts w:ascii="Times New Roman" w:eastAsia="黑体" w:hAnsi="Times New Roman"/>
                <w:noProof/>
              </w:rPr>
              <w:t>仿真实验</w:t>
            </w:r>
            <w:r w:rsidR="0006399A">
              <w:rPr>
                <w:noProof/>
                <w:webHidden/>
              </w:rPr>
              <w:tab/>
            </w:r>
            <w:r w:rsidR="0006399A">
              <w:rPr>
                <w:noProof/>
                <w:webHidden/>
              </w:rPr>
              <w:fldChar w:fldCharType="begin"/>
            </w:r>
            <w:r w:rsidR="0006399A">
              <w:rPr>
                <w:noProof/>
                <w:webHidden/>
              </w:rPr>
              <w:instrText xml:space="preserve"> PAGEREF _Toc881677 \h </w:instrText>
            </w:r>
            <w:r w:rsidR="0006399A">
              <w:rPr>
                <w:noProof/>
                <w:webHidden/>
              </w:rPr>
            </w:r>
            <w:r w:rsidR="0006399A">
              <w:rPr>
                <w:noProof/>
                <w:webHidden/>
              </w:rPr>
              <w:fldChar w:fldCharType="separate"/>
            </w:r>
            <w:r w:rsidR="0006399A">
              <w:rPr>
                <w:noProof/>
                <w:webHidden/>
              </w:rPr>
              <w:t>31</w:t>
            </w:r>
            <w:r w:rsidR="0006399A">
              <w:rPr>
                <w:noProof/>
                <w:webHidden/>
              </w:rPr>
              <w:fldChar w:fldCharType="end"/>
            </w:r>
          </w:hyperlink>
        </w:p>
        <w:p w14:paraId="2F47E644" w14:textId="6D56E7A7" w:rsidR="0006399A" w:rsidRDefault="008728F1">
          <w:pPr>
            <w:pStyle w:val="TOC3"/>
            <w:tabs>
              <w:tab w:val="right" w:leader="dot" w:pos="8296"/>
            </w:tabs>
            <w:rPr>
              <w:rFonts w:cstheme="minorBidi"/>
              <w:noProof/>
              <w:kern w:val="2"/>
              <w:sz w:val="21"/>
            </w:rPr>
          </w:pPr>
          <w:hyperlink w:anchor="_Toc881678" w:history="1">
            <w:r w:rsidR="0006399A" w:rsidRPr="00D110F5">
              <w:rPr>
                <w:rStyle w:val="af0"/>
                <w:rFonts w:ascii="Times New Roman" w:eastAsia="黑体" w:hAnsi="Times New Roman"/>
                <w:noProof/>
              </w:rPr>
              <w:t xml:space="preserve">3.5.1 </w:t>
            </w:r>
            <w:r w:rsidR="0006399A" w:rsidRPr="00D110F5">
              <w:rPr>
                <w:rStyle w:val="af0"/>
                <w:rFonts w:ascii="Times New Roman" w:eastAsia="黑体" w:hAnsi="Times New Roman"/>
                <w:noProof/>
              </w:rPr>
              <w:t>仿真环境</w:t>
            </w:r>
            <w:r w:rsidR="0006399A">
              <w:rPr>
                <w:noProof/>
                <w:webHidden/>
              </w:rPr>
              <w:tab/>
            </w:r>
            <w:r w:rsidR="0006399A">
              <w:rPr>
                <w:noProof/>
                <w:webHidden/>
              </w:rPr>
              <w:fldChar w:fldCharType="begin"/>
            </w:r>
            <w:r w:rsidR="0006399A">
              <w:rPr>
                <w:noProof/>
                <w:webHidden/>
              </w:rPr>
              <w:instrText xml:space="preserve"> PAGEREF _Toc881678 \h </w:instrText>
            </w:r>
            <w:r w:rsidR="0006399A">
              <w:rPr>
                <w:noProof/>
                <w:webHidden/>
              </w:rPr>
            </w:r>
            <w:r w:rsidR="0006399A">
              <w:rPr>
                <w:noProof/>
                <w:webHidden/>
              </w:rPr>
              <w:fldChar w:fldCharType="separate"/>
            </w:r>
            <w:r w:rsidR="0006399A">
              <w:rPr>
                <w:noProof/>
                <w:webHidden/>
              </w:rPr>
              <w:t>31</w:t>
            </w:r>
            <w:r w:rsidR="0006399A">
              <w:rPr>
                <w:noProof/>
                <w:webHidden/>
              </w:rPr>
              <w:fldChar w:fldCharType="end"/>
            </w:r>
          </w:hyperlink>
        </w:p>
        <w:p w14:paraId="74598BBA" w14:textId="5073C612" w:rsidR="0006399A" w:rsidRDefault="008728F1">
          <w:pPr>
            <w:pStyle w:val="TOC3"/>
            <w:tabs>
              <w:tab w:val="right" w:leader="dot" w:pos="8296"/>
            </w:tabs>
            <w:rPr>
              <w:rFonts w:cstheme="minorBidi"/>
              <w:noProof/>
              <w:kern w:val="2"/>
              <w:sz w:val="21"/>
            </w:rPr>
          </w:pPr>
          <w:hyperlink w:anchor="_Toc881679" w:history="1">
            <w:r w:rsidR="0006399A" w:rsidRPr="00D110F5">
              <w:rPr>
                <w:rStyle w:val="af0"/>
                <w:rFonts w:ascii="Times New Roman" w:eastAsia="黑体" w:hAnsi="Times New Roman"/>
                <w:noProof/>
              </w:rPr>
              <w:t xml:space="preserve">3.5.2 </w:t>
            </w:r>
            <w:r w:rsidR="0006399A" w:rsidRPr="00D110F5">
              <w:rPr>
                <w:rStyle w:val="af0"/>
                <w:rFonts w:ascii="Times New Roman" w:eastAsia="黑体" w:hAnsi="Times New Roman"/>
                <w:noProof/>
              </w:rPr>
              <w:t>仿真场景及结果分析</w:t>
            </w:r>
            <w:r w:rsidR="0006399A">
              <w:rPr>
                <w:noProof/>
                <w:webHidden/>
              </w:rPr>
              <w:tab/>
            </w:r>
            <w:r w:rsidR="0006399A">
              <w:rPr>
                <w:noProof/>
                <w:webHidden/>
              </w:rPr>
              <w:fldChar w:fldCharType="begin"/>
            </w:r>
            <w:r w:rsidR="0006399A">
              <w:rPr>
                <w:noProof/>
                <w:webHidden/>
              </w:rPr>
              <w:instrText xml:space="preserve"> PAGEREF _Toc881679 \h </w:instrText>
            </w:r>
            <w:r w:rsidR="0006399A">
              <w:rPr>
                <w:noProof/>
                <w:webHidden/>
              </w:rPr>
            </w:r>
            <w:r w:rsidR="0006399A">
              <w:rPr>
                <w:noProof/>
                <w:webHidden/>
              </w:rPr>
              <w:fldChar w:fldCharType="separate"/>
            </w:r>
            <w:r w:rsidR="0006399A">
              <w:rPr>
                <w:noProof/>
                <w:webHidden/>
              </w:rPr>
              <w:t>32</w:t>
            </w:r>
            <w:r w:rsidR="0006399A">
              <w:rPr>
                <w:noProof/>
                <w:webHidden/>
              </w:rPr>
              <w:fldChar w:fldCharType="end"/>
            </w:r>
          </w:hyperlink>
        </w:p>
        <w:p w14:paraId="2A525449" w14:textId="0929E8E7" w:rsidR="0006399A" w:rsidRDefault="008728F1">
          <w:pPr>
            <w:pStyle w:val="TOC3"/>
            <w:tabs>
              <w:tab w:val="right" w:leader="dot" w:pos="8296"/>
            </w:tabs>
            <w:rPr>
              <w:rFonts w:cstheme="minorBidi"/>
              <w:noProof/>
              <w:kern w:val="2"/>
              <w:sz w:val="21"/>
            </w:rPr>
          </w:pPr>
          <w:hyperlink w:anchor="_Toc881680" w:history="1">
            <w:r w:rsidR="0006399A" w:rsidRPr="00D110F5">
              <w:rPr>
                <w:rStyle w:val="af0"/>
                <w:rFonts w:ascii="Times New Roman" w:eastAsia="黑体" w:hAnsi="Times New Roman"/>
                <w:noProof/>
              </w:rPr>
              <w:t xml:space="preserve">3.5.3 </w:t>
            </w:r>
            <w:r w:rsidR="0006399A" w:rsidRPr="00D110F5">
              <w:rPr>
                <w:rStyle w:val="af0"/>
                <w:rFonts w:ascii="Times New Roman" w:eastAsia="黑体" w:hAnsi="Times New Roman"/>
                <w:noProof/>
              </w:rPr>
              <w:t>实验结论</w:t>
            </w:r>
            <w:r w:rsidR="0006399A">
              <w:rPr>
                <w:noProof/>
                <w:webHidden/>
              </w:rPr>
              <w:tab/>
            </w:r>
            <w:r w:rsidR="0006399A">
              <w:rPr>
                <w:noProof/>
                <w:webHidden/>
              </w:rPr>
              <w:fldChar w:fldCharType="begin"/>
            </w:r>
            <w:r w:rsidR="0006399A">
              <w:rPr>
                <w:noProof/>
                <w:webHidden/>
              </w:rPr>
              <w:instrText xml:space="preserve"> PAGEREF _Toc881680 \h </w:instrText>
            </w:r>
            <w:r w:rsidR="0006399A">
              <w:rPr>
                <w:noProof/>
                <w:webHidden/>
              </w:rPr>
            </w:r>
            <w:r w:rsidR="0006399A">
              <w:rPr>
                <w:noProof/>
                <w:webHidden/>
              </w:rPr>
              <w:fldChar w:fldCharType="separate"/>
            </w:r>
            <w:r w:rsidR="0006399A">
              <w:rPr>
                <w:noProof/>
                <w:webHidden/>
              </w:rPr>
              <w:t>38</w:t>
            </w:r>
            <w:r w:rsidR="0006399A">
              <w:rPr>
                <w:noProof/>
                <w:webHidden/>
              </w:rPr>
              <w:fldChar w:fldCharType="end"/>
            </w:r>
          </w:hyperlink>
        </w:p>
        <w:p w14:paraId="337835C8" w14:textId="762A7E3E" w:rsidR="0006399A" w:rsidRDefault="008728F1">
          <w:pPr>
            <w:pStyle w:val="TOC2"/>
            <w:tabs>
              <w:tab w:val="right" w:leader="dot" w:pos="8296"/>
            </w:tabs>
            <w:rPr>
              <w:rFonts w:cstheme="minorBidi"/>
              <w:noProof/>
              <w:kern w:val="2"/>
              <w:sz w:val="21"/>
            </w:rPr>
          </w:pPr>
          <w:hyperlink w:anchor="_Toc881681" w:history="1">
            <w:r w:rsidR="0006399A" w:rsidRPr="00D110F5">
              <w:rPr>
                <w:rStyle w:val="af0"/>
                <w:rFonts w:ascii="Times New Roman" w:eastAsia="黑体" w:hAnsi="Times New Roman"/>
                <w:noProof/>
              </w:rPr>
              <w:t xml:space="preserve">3.6 </w:t>
            </w:r>
            <w:r w:rsidR="0006399A" w:rsidRPr="00D110F5">
              <w:rPr>
                <w:rStyle w:val="af0"/>
                <w:rFonts w:ascii="Times New Roman" w:eastAsia="黑体" w:hAnsi="Times New Roman"/>
                <w:noProof/>
              </w:rPr>
              <w:t>本章小结</w:t>
            </w:r>
            <w:r w:rsidR="0006399A">
              <w:rPr>
                <w:noProof/>
                <w:webHidden/>
              </w:rPr>
              <w:tab/>
            </w:r>
            <w:r w:rsidR="0006399A">
              <w:rPr>
                <w:noProof/>
                <w:webHidden/>
              </w:rPr>
              <w:fldChar w:fldCharType="begin"/>
            </w:r>
            <w:r w:rsidR="0006399A">
              <w:rPr>
                <w:noProof/>
                <w:webHidden/>
              </w:rPr>
              <w:instrText xml:space="preserve"> PAGEREF _Toc881681 \h </w:instrText>
            </w:r>
            <w:r w:rsidR="0006399A">
              <w:rPr>
                <w:noProof/>
                <w:webHidden/>
              </w:rPr>
            </w:r>
            <w:r w:rsidR="0006399A">
              <w:rPr>
                <w:noProof/>
                <w:webHidden/>
              </w:rPr>
              <w:fldChar w:fldCharType="separate"/>
            </w:r>
            <w:r w:rsidR="0006399A">
              <w:rPr>
                <w:noProof/>
                <w:webHidden/>
              </w:rPr>
              <w:t>38</w:t>
            </w:r>
            <w:r w:rsidR="0006399A">
              <w:rPr>
                <w:noProof/>
                <w:webHidden/>
              </w:rPr>
              <w:fldChar w:fldCharType="end"/>
            </w:r>
          </w:hyperlink>
        </w:p>
        <w:p w14:paraId="25B41B84" w14:textId="123C2B68" w:rsidR="0006399A" w:rsidRDefault="008728F1">
          <w:pPr>
            <w:pStyle w:val="TOC1"/>
            <w:tabs>
              <w:tab w:val="left" w:pos="1050"/>
              <w:tab w:val="right" w:leader="dot" w:pos="8296"/>
            </w:tabs>
            <w:rPr>
              <w:rFonts w:cstheme="minorBidi"/>
              <w:noProof/>
              <w:kern w:val="2"/>
              <w:sz w:val="21"/>
            </w:rPr>
          </w:pPr>
          <w:hyperlink w:anchor="_Toc881682" w:history="1">
            <w:r w:rsidR="0006399A" w:rsidRPr="00D110F5">
              <w:rPr>
                <w:rStyle w:val="af0"/>
                <w:rFonts w:ascii="Times New Roman" w:eastAsia="黑体" w:hAnsi="Times New Roman"/>
                <w:noProof/>
              </w:rPr>
              <w:t>第四章</w:t>
            </w:r>
            <w:r w:rsidR="0006399A">
              <w:rPr>
                <w:rFonts w:cstheme="minorBidi"/>
                <w:noProof/>
                <w:kern w:val="2"/>
                <w:sz w:val="21"/>
              </w:rPr>
              <w:tab/>
            </w:r>
            <w:r w:rsidR="0006399A" w:rsidRPr="00D110F5">
              <w:rPr>
                <w:rStyle w:val="af0"/>
                <w:rFonts w:ascii="Times New Roman" w:eastAsia="黑体" w:hAnsi="Times New Roman"/>
                <w:noProof/>
              </w:rPr>
              <w:t>无线网络场景下具有自适应性和容错性的动态分簇路由机制</w:t>
            </w:r>
            <w:r w:rsidR="0006399A">
              <w:rPr>
                <w:noProof/>
                <w:webHidden/>
              </w:rPr>
              <w:tab/>
            </w:r>
            <w:r w:rsidR="0006399A">
              <w:rPr>
                <w:noProof/>
                <w:webHidden/>
              </w:rPr>
              <w:fldChar w:fldCharType="begin"/>
            </w:r>
            <w:r w:rsidR="0006399A">
              <w:rPr>
                <w:noProof/>
                <w:webHidden/>
              </w:rPr>
              <w:instrText xml:space="preserve"> PAGEREF _Toc881682 \h </w:instrText>
            </w:r>
            <w:r w:rsidR="0006399A">
              <w:rPr>
                <w:noProof/>
                <w:webHidden/>
              </w:rPr>
            </w:r>
            <w:r w:rsidR="0006399A">
              <w:rPr>
                <w:noProof/>
                <w:webHidden/>
              </w:rPr>
              <w:fldChar w:fldCharType="separate"/>
            </w:r>
            <w:r w:rsidR="0006399A">
              <w:rPr>
                <w:noProof/>
                <w:webHidden/>
              </w:rPr>
              <w:t>39</w:t>
            </w:r>
            <w:r w:rsidR="0006399A">
              <w:rPr>
                <w:noProof/>
                <w:webHidden/>
              </w:rPr>
              <w:fldChar w:fldCharType="end"/>
            </w:r>
          </w:hyperlink>
        </w:p>
        <w:p w14:paraId="099052F9" w14:textId="2744B4E5" w:rsidR="0006399A" w:rsidRDefault="008728F1">
          <w:pPr>
            <w:pStyle w:val="TOC2"/>
            <w:tabs>
              <w:tab w:val="right" w:leader="dot" w:pos="8296"/>
            </w:tabs>
            <w:rPr>
              <w:rFonts w:cstheme="minorBidi"/>
              <w:noProof/>
              <w:kern w:val="2"/>
              <w:sz w:val="21"/>
            </w:rPr>
          </w:pPr>
          <w:hyperlink w:anchor="_Toc881683" w:history="1">
            <w:r w:rsidR="0006399A" w:rsidRPr="00D110F5">
              <w:rPr>
                <w:rStyle w:val="af0"/>
                <w:rFonts w:ascii="Times New Roman" w:eastAsia="黑体" w:hAnsi="Times New Roman"/>
                <w:noProof/>
              </w:rPr>
              <w:t xml:space="preserve">4.1 </w:t>
            </w:r>
            <w:r w:rsidR="0006399A" w:rsidRPr="00D110F5">
              <w:rPr>
                <w:rStyle w:val="af0"/>
                <w:rFonts w:ascii="Times New Roman" w:eastAsia="黑体" w:hAnsi="Times New Roman"/>
                <w:noProof/>
              </w:rPr>
              <w:t>设计原则</w:t>
            </w:r>
            <w:r w:rsidR="0006399A">
              <w:rPr>
                <w:noProof/>
                <w:webHidden/>
              </w:rPr>
              <w:tab/>
            </w:r>
            <w:r w:rsidR="0006399A">
              <w:rPr>
                <w:noProof/>
                <w:webHidden/>
              </w:rPr>
              <w:fldChar w:fldCharType="begin"/>
            </w:r>
            <w:r w:rsidR="0006399A">
              <w:rPr>
                <w:noProof/>
                <w:webHidden/>
              </w:rPr>
              <w:instrText xml:space="preserve"> PAGEREF _Toc881683 \h </w:instrText>
            </w:r>
            <w:r w:rsidR="0006399A">
              <w:rPr>
                <w:noProof/>
                <w:webHidden/>
              </w:rPr>
            </w:r>
            <w:r w:rsidR="0006399A">
              <w:rPr>
                <w:noProof/>
                <w:webHidden/>
              </w:rPr>
              <w:fldChar w:fldCharType="separate"/>
            </w:r>
            <w:r w:rsidR="0006399A">
              <w:rPr>
                <w:noProof/>
                <w:webHidden/>
              </w:rPr>
              <w:t>39</w:t>
            </w:r>
            <w:r w:rsidR="0006399A">
              <w:rPr>
                <w:noProof/>
                <w:webHidden/>
              </w:rPr>
              <w:fldChar w:fldCharType="end"/>
            </w:r>
          </w:hyperlink>
        </w:p>
        <w:p w14:paraId="00CBE0E5" w14:textId="40C0D09C" w:rsidR="0006399A" w:rsidRDefault="008728F1">
          <w:pPr>
            <w:pStyle w:val="TOC2"/>
            <w:tabs>
              <w:tab w:val="right" w:leader="dot" w:pos="8296"/>
            </w:tabs>
            <w:rPr>
              <w:rFonts w:cstheme="minorBidi"/>
              <w:noProof/>
              <w:kern w:val="2"/>
              <w:sz w:val="21"/>
            </w:rPr>
          </w:pPr>
          <w:hyperlink w:anchor="_Toc881684" w:history="1">
            <w:r w:rsidR="0006399A" w:rsidRPr="00D110F5">
              <w:rPr>
                <w:rStyle w:val="af0"/>
                <w:rFonts w:ascii="Times New Roman" w:eastAsia="黑体" w:hAnsi="Times New Roman"/>
                <w:noProof/>
              </w:rPr>
              <w:t xml:space="preserve">4.2 </w:t>
            </w:r>
            <w:r w:rsidR="0006399A" w:rsidRPr="00D110F5">
              <w:rPr>
                <w:rStyle w:val="af0"/>
                <w:rFonts w:ascii="Times New Roman" w:eastAsia="黑体" w:hAnsi="Times New Roman"/>
                <w:noProof/>
              </w:rPr>
              <w:t>路由构造</w:t>
            </w:r>
            <w:r w:rsidR="0006399A">
              <w:rPr>
                <w:noProof/>
                <w:webHidden/>
              </w:rPr>
              <w:tab/>
            </w:r>
            <w:r w:rsidR="0006399A">
              <w:rPr>
                <w:noProof/>
                <w:webHidden/>
              </w:rPr>
              <w:fldChar w:fldCharType="begin"/>
            </w:r>
            <w:r w:rsidR="0006399A">
              <w:rPr>
                <w:noProof/>
                <w:webHidden/>
              </w:rPr>
              <w:instrText xml:space="preserve"> PAGEREF _Toc881684 \h </w:instrText>
            </w:r>
            <w:r w:rsidR="0006399A">
              <w:rPr>
                <w:noProof/>
                <w:webHidden/>
              </w:rPr>
            </w:r>
            <w:r w:rsidR="0006399A">
              <w:rPr>
                <w:noProof/>
                <w:webHidden/>
              </w:rPr>
              <w:fldChar w:fldCharType="separate"/>
            </w:r>
            <w:r w:rsidR="0006399A">
              <w:rPr>
                <w:noProof/>
                <w:webHidden/>
              </w:rPr>
              <w:t>41</w:t>
            </w:r>
            <w:r w:rsidR="0006399A">
              <w:rPr>
                <w:noProof/>
                <w:webHidden/>
              </w:rPr>
              <w:fldChar w:fldCharType="end"/>
            </w:r>
          </w:hyperlink>
        </w:p>
        <w:p w14:paraId="287F5AC7" w14:textId="3505135A" w:rsidR="0006399A" w:rsidRDefault="008728F1">
          <w:pPr>
            <w:pStyle w:val="TOC3"/>
            <w:tabs>
              <w:tab w:val="right" w:leader="dot" w:pos="8296"/>
            </w:tabs>
            <w:rPr>
              <w:rFonts w:cstheme="minorBidi"/>
              <w:noProof/>
              <w:kern w:val="2"/>
              <w:sz w:val="21"/>
            </w:rPr>
          </w:pPr>
          <w:hyperlink w:anchor="_Toc881685" w:history="1">
            <w:r w:rsidR="0006399A" w:rsidRPr="00D110F5">
              <w:rPr>
                <w:rStyle w:val="af0"/>
                <w:rFonts w:ascii="Times New Roman" w:eastAsia="黑体" w:hAnsi="Times New Roman"/>
                <w:noProof/>
              </w:rPr>
              <w:t xml:space="preserve">4.2.1 </w:t>
            </w:r>
            <w:r w:rsidR="0006399A" w:rsidRPr="00D110F5">
              <w:rPr>
                <w:rStyle w:val="af0"/>
                <w:rFonts w:ascii="Times New Roman" w:eastAsia="黑体" w:hAnsi="Times New Roman"/>
                <w:noProof/>
              </w:rPr>
              <w:t>术语定义</w:t>
            </w:r>
            <w:r w:rsidR="0006399A">
              <w:rPr>
                <w:noProof/>
                <w:webHidden/>
              </w:rPr>
              <w:tab/>
            </w:r>
            <w:r w:rsidR="0006399A">
              <w:rPr>
                <w:noProof/>
                <w:webHidden/>
              </w:rPr>
              <w:fldChar w:fldCharType="begin"/>
            </w:r>
            <w:r w:rsidR="0006399A">
              <w:rPr>
                <w:noProof/>
                <w:webHidden/>
              </w:rPr>
              <w:instrText xml:space="preserve"> PAGEREF _Toc881685 \h </w:instrText>
            </w:r>
            <w:r w:rsidR="0006399A">
              <w:rPr>
                <w:noProof/>
                <w:webHidden/>
              </w:rPr>
            </w:r>
            <w:r w:rsidR="0006399A">
              <w:rPr>
                <w:noProof/>
                <w:webHidden/>
              </w:rPr>
              <w:fldChar w:fldCharType="separate"/>
            </w:r>
            <w:r w:rsidR="0006399A">
              <w:rPr>
                <w:noProof/>
                <w:webHidden/>
              </w:rPr>
              <w:t>41</w:t>
            </w:r>
            <w:r w:rsidR="0006399A">
              <w:rPr>
                <w:noProof/>
                <w:webHidden/>
              </w:rPr>
              <w:fldChar w:fldCharType="end"/>
            </w:r>
          </w:hyperlink>
        </w:p>
        <w:p w14:paraId="38CA56DE" w14:textId="62BA107E" w:rsidR="0006399A" w:rsidRDefault="008728F1">
          <w:pPr>
            <w:pStyle w:val="TOC3"/>
            <w:tabs>
              <w:tab w:val="right" w:leader="dot" w:pos="8296"/>
            </w:tabs>
            <w:rPr>
              <w:rFonts w:cstheme="minorBidi"/>
              <w:noProof/>
              <w:kern w:val="2"/>
              <w:sz w:val="21"/>
            </w:rPr>
          </w:pPr>
          <w:hyperlink w:anchor="_Toc881686" w:history="1">
            <w:r w:rsidR="0006399A" w:rsidRPr="00D110F5">
              <w:rPr>
                <w:rStyle w:val="af0"/>
                <w:rFonts w:ascii="Times New Roman" w:eastAsia="黑体" w:hAnsi="Times New Roman"/>
                <w:noProof/>
              </w:rPr>
              <w:t xml:space="preserve">4.2.2 </w:t>
            </w:r>
            <w:r w:rsidR="0006399A" w:rsidRPr="00D110F5">
              <w:rPr>
                <w:rStyle w:val="af0"/>
                <w:rFonts w:ascii="Times New Roman" w:eastAsia="黑体" w:hAnsi="Times New Roman"/>
                <w:noProof/>
              </w:rPr>
              <w:t>能量模型和生命周期模型的构建</w:t>
            </w:r>
            <w:r w:rsidR="0006399A">
              <w:rPr>
                <w:noProof/>
                <w:webHidden/>
              </w:rPr>
              <w:tab/>
            </w:r>
            <w:r w:rsidR="0006399A">
              <w:rPr>
                <w:noProof/>
                <w:webHidden/>
              </w:rPr>
              <w:fldChar w:fldCharType="begin"/>
            </w:r>
            <w:r w:rsidR="0006399A">
              <w:rPr>
                <w:noProof/>
                <w:webHidden/>
              </w:rPr>
              <w:instrText xml:space="preserve"> PAGEREF _Toc881686 \h </w:instrText>
            </w:r>
            <w:r w:rsidR="0006399A">
              <w:rPr>
                <w:noProof/>
                <w:webHidden/>
              </w:rPr>
            </w:r>
            <w:r w:rsidR="0006399A">
              <w:rPr>
                <w:noProof/>
                <w:webHidden/>
              </w:rPr>
              <w:fldChar w:fldCharType="separate"/>
            </w:r>
            <w:r w:rsidR="0006399A">
              <w:rPr>
                <w:noProof/>
                <w:webHidden/>
              </w:rPr>
              <w:t>42</w:t>
            </w:r>
            <w:r w:rsidR="0006399A">
              <w:rPr>
                <w:noProof/>
                <w:webHidden/>
              </w:rPr>
              <w:fldChar w:fldCharType="end"/>
            </w:r>
          </w:hyperlink>
        </w:p>
        <w:p w14:paraId="45734812" w14:textId="681A344E" w:rsidR="0006399A" w:rsidRDefault="008728F1">
          <w:pPr>
            <w:pStyle w:val="TOC3"/>
            <w:tabs>
              <w:tab w:val="right" w:leader="dot" w:pos="8296"/>
            </w:tabs>
            <w:rPr>
              <w:rFonts w:cstheme="minorBidi"/>
              <w:noProof/>
              <w:kern w:val="2"/>
              <w:sz w:val="21"/>
            </w:rPr>
          </w:pPr>
          <w:hyperlink w:anchor="_Toc881687" w:history="1">
            <w:r w:rsidR="0006399A" w:rsidRPr="00D110F5">
              <w:rPr>
                <w:rStyle w:val="af0"/>
                <w:rFonts w:ascii="Times New Roman" w:eastAsia="黑体" w:hAnsi="Times New Roman"/>
                <w:noProof/>
              </w:rPr>
              <w:t xml:space="preserve">4.2.3 </w:t>
            </w:r>
            <w:r w:rsidR="0006399A" w:rsidRPr="00D110F5">
              <w:rPr>
                <w:rStyle w:val="af0"/>
                <w:rFonts w:ascii="Times New Roman" w:eastAsia="黑体" w:hAnsi="Times New Roman"/>
                <w:noProof/>
              </w:rPr>
              <w:t>粒子群算法的基本定义</w:t>
            </w:r>
            <w:r w:rsidR="0006399A">
              <w:rPr>
                <w:noProof/>
                <w:webHidden/>
              </w:rPr>
              <w:tab/>
            </w:r>
            <w:r w:rsidR="0006399A">
              <w:rPr>
                <w:noProof/>
                <w:webHidden/>
              </w:rPr>
              <w:fldChar w:fldCharType="begin"/>
            </w:r>
            <w:r w:rsidR="0006399A">
              <w:rPr>
                <w:noProof/>
                <w:webHidden/>
              </w:rPr>
              <w:instrText xml:space="preserve"> PAGEREF _Toc881687 \h </w:instrText>
            </w:r>
            <w:r w:rsidR="0006399A">
              <w:rPr>
                <w:noProof/>
                <w:webHidden/>
              </w:rPr>
            </w:r>
            <w:r w:rsidR="0006399A">
              <w:rPr>
                <w:noProof/>
                <w:webHidden/>
              </w:rPr>
              <w:fldChar w:fldCharType="separate"/>
            </w:r>
            <w:r w:rsidR="0006399A">
              <w:rPr>
                <w:noProof/>
                <w:webHidden/>
              </w:rPr>
              <w:t>44</w:t>
            </w:r>
            <w:r w:rsidR="0006399A">
              <w:rPr>
                <w:noProof/>
                <w:webHidden/>
              </w:rPr>
              <w:fldChar w:fldCharType="end"/>
            </w:r>
          </w:hyperlink>
        </w:p>
        <w:p w14:paraId="72A0AC5C" w14:textId="35C172E1" w:rsidR="0006399A" w:rsidRDefault="008728F1">
          <w:pPr>
            <w:pStyle w:val="TOC3"/>
            <w:tabs>
              <w:tab w:val="right" w:leader="dot" w:pos="8296"/>
            </w:tabs>
            <w:rPr>
              <w:rFonts w:cstheme="minorBidi"/>
              <w:noProof/>
              <w:kern w:val="2"/>
              <w:sz w:val="21"/>
            </w:rPr>
          </w:pPr>
          <w:hyperlink w:anchor="_Toc881688" w:history="1">
            <w:r w:rsidR="0006399A" w:rsidRPr="00D110F5">
              <w:rPr>
                <w:rStyle w:val="af0"/>
                <w:rFonts w:ascii="Times New Roman" w:eastAsia="黑体" w:hAnsi="Times New Roman"/>
                <w:noProof/>
              </w:rPr>
              <w:t xml:space="preserve">4.2.4 </w:t>
            </w:r>
            <w:r w:rsidR="0006399A" w:rsidRPr="00D110F5">
              <w:rPr>
                <w:rStyle w:val="af0"/>
                <w:rFonts w:ascii="Times New Roman" w:eastAsia="黑体" w:hAnsi="Times New Roman"/>
                <w:noProof/>
              </w:rPr>
              <w:t>簇间路由机制</w:t>
            </w:r>
            <w:r w:rsidR="0006399A">
              <w:rPr>
                <w:noProof/>
                <w:webHidden/>
              </w:rPr>
              <w:tab/>
            </w:r>
            <w:r w:rsidR="0006399A">
              <w:rPr>
                <w:noProof/>
                <w:webHidden/>
              </w:rPr>
              <w:fldChar w:fldCharType="begin"/>
            </w:r>
            <w:r w:rsidR="0006399A">
              <w:rPr>
                <w:noProof/>
                <w:webHidden/>
              </w:rPr>
              <w:instrText xml:space="preserve"> PAGEREF _Toc881688 \h </w:instrText>
            </w:r>
            <w:r w:rsidR="0006399A">
              <w:rPr>
                <w:noProof/>
                <w:webHidden/>
              </w:rPr>
            </w:r>
            <w:r w:rsidR="0006399A">
              <w:rPr>
                <w:noProof/>
                <w:webHidden/>
              </w:rPr>
              <w:fldChar w:fldCharType="separate"/>
            </w:r>
            <w:r w:rsidR="0006399A">
              <w:rPr>
                <w:noProof/>
                <w:webHidden/>
              </w:rPr>
              <w:t>44</w:t>
            </w:r>
            <w:r w:rsidR="0006399A">
              <w:rPr>
                <w:noProof/>
                <w:webHidden/>
              </w:rPr>
              <w:fldChar w:fldCharType="end"/>
            </w:r>
          </w:hyperlink>
        </w:p>
        <w:p w14:paraId="19012CC0" w14:textId="77F4B4B4" w:rsidR="0006399A" w:rsidRDefault="008728F1">
          <w:pPr>
            <w:pStyle w:val="TOC3"/>
            <w:tabs>
              <w:tab w:val="right" w:leader="dot" w:pos="8296"/>
            </w:tabs>
            <w:rPr>
              <w:rFonts w:cstheme="minorBidi"/>
              <w:noProof/>
              <w:kern w:val="2"/>
              <w:sz w:val="21"/>
            </w:rPr>
          </w:pPr>
          <w:hyperlink w:anchor="_Toc881689" w:history="1">
            <w:r w:rsidR="0006399A" w:rsidRPr="00D110F5">
              <w:rPr>
                <w:rStyle w:val="af0"/>
                <w:rFonts w:ascii="Times New Roman" w:eastAsia="黑体" w:hAnsi="Times New Roman"/>
                <w:noProof/>
              </w:rPr>
              <w:t xml:space="preserve">4.2.5 </w:t>
            </w:r>
            <w:r w:rsidR="0006399A" w:rsidRPr="00D110F5">
              <w:rPr>
                <w:rStyle w:val="af0"/>
                <w:rFonts w:ascii="Times New Roman" w:eastAsia="黑体" w:hAnsi="Times New Roman"/>
                <w:noProof/>
              </w:rPr>
              <w:t>簇内路由机制</w:t>
            </w:r>
            <w:r w:rsidR="0006399A">
              <w:rPr>
                <w:noProof/>
                <w:webHidden/>
              </w:rPr>
              <w:tab/>
            </w:r>
            <w:r w:rsidR="0006399A">
              <w:rPr>
                <w:noProof/>
                <w:webHidden/>
              </w:rPr>
              <w:fldChar w:fldCharType="begin"/>
            </w:r>
            <w:r w:rsidR="0006399A">
              <w:rPr>
                <w:noProof/>
                <w:webHidden/>
              </w:rPr>
              <w:instrText xml:space="preserve"> PAGEREF _Toc881689 \h </w:instrText>
            </w:r>
            <w:r w:rsidR="0006399A">
              <w:rPr>
                <w:noProof/>
                <w:webHidden/>
              </w:rPr>
            </w:r>
            <w:r w:rsidR="0006399A">
              <w:rPr>
                <w:noProof/>
                <w:webHidden/>
              </w:rPr>
              <w:fldChar w:fldCharType="separate"/>
            </w:r>
            <w:r w:rsidR="0006399A">
              <w:rPr>
                <w:noProof/>
                <w:webHidden/>
              </w:rPr>
              <w:t>47</w:t>
            </w:r>
            <w:r w:rsidR="0006399A">
              <w:rPr>
                <w:noProof/>
                <w:webHidden/>
              </w:rPr>
              <w:fldChar w:fldCharType="end"/>
            </w:r>
          </w:hyperlink>
        </w:p>
        <w:p w14:paraId="5D1E87CE" w14:textId="75723BDD" w:rsidR="0006399A" w:rsidRDefault="008728F1">
          <w:pPr>
            <w:pStyle w:val="TOC3"/>
            <w:tabs>
              <w:tab w:val="right" w:leader="dot" w:pos="8296"/>
            </w:tabs>
            <w:rPr>
              <w:rFonts w:cstheme="minorBidi"/>
              <w:noProof/>
              <w:kern w:val="2"/>
              <w:sz w:val="21"/>
            </w:rPr>
          </w:pPr>
          <w:hyperlink w:anchor="_Toc881690" w:history="1">
            <w:r w:rsidR="0006399A" w:rsidRPr="00D110F5">
              <w:rPr>
                <w:rStyle w:val="af0"/>
                <w:rFonts w:ascii="Times New Roman" w:eastAsia="黑体" w:hAnsi="Times New Roman"/>
                <w:noProof/>
              </w:rPr>
              <w:t xml:space="preserve">4.2.6 </w:t>
            </w:r>
            <w:r w:rsidR="0006399A" w:rsidRPr="00D110F5">
              <w:rPr>
                <w:rStyle w:val="af0"/>
                <w:rFonts w:ascii="Times New Roman" w:eastAsia="黑体" w:hAnsi="Times New Roman"/>
                <w:noProof/>
              </w:rPr>
              <w:t>路由容错机制</w:t>
            </w:r>
            <w:r w:rsidR="0006399A">
              <w:rPr>
                <w:noProof/>
                <w:webHidden/>
              </w:rPr>
              <w:tab/>
            </w:r>
            <w:r w:rsidR="0006399A">
              <w:rPr>
                <w:noProof/>
                <w:webHidden/>
              </w:rPr>
              <w:fldChar w:fldCharType="begin"/>
            </w:r>
            <w:r w:rsidR="0006399A">
              <w:rPr>
                <w:noProof/>
                <w:webHidden/>
              </w:rPr>
              <w:instrText xml:space="preserve"> PAGEREF _Toc881690 \h </w:instrText>
            </w:r>
            <w:r w:rsidR="0006399A">
              <w:rPr>
                <w:noProof/>
                <w:webHidden/>
              </w:rPr>
            </w:r>
            <w:r w:rsidR="0006399A">
              <w:rPr>
                <w:noProof/>
                <w:webHidden/>
              </w:rPr>
              <w:fldChar w:fldCharType="separate"/>
            </w:r>
            <w:r w:rsidR="0006399A">
              <w:rPr>
                <w:noProof/>
                <w:webHidden/>
              </w:rPr>
              <w:t>50</w:t>
            </w:r>
            <w:r w:rsidR="0006399A">
              <w:rPr>
                <w:noProof/>
                <w:webHidden/>
              </w:rPr>
              <w:fldChar w:fldCharType="end"/>
            </w:r>
          </w:hyperlink>
        </w:p>
        <w:p w14:paraId="774CE3AB" w14:textId="1A8555FE" w:rsidR="0006399A" w:rsidRDefault="008728F1">
          <w:pPr>
            <w:pStyle w:val="TOC2"/>
            <w:tabs>
              <w:tab w:val="right" w:leader="dot" w:pos="8296"/>
            </w:tabs>
            <w:rPr>
              <w:rFonts w:cstheme="minorBidi"/>
              <w:noProof/>
              <w:kern w:val="2"/>
              <w:sz w:val="21"/>
            </w:rPr>
          </w:pPr>
          <w:hyperlink w:anchor="_Toc881691" w:history="1">
            <w:r w:rsidR="0006399A" w:rsidRPr="00D110F5">
              <w:rPr>
                <w:rStyle w:val="af0"/>
                <w:rFonts w:ascii="Times New Roman" w:eastAsia="黑体" w:hAnsi="Times New Roman"/>
                <w:noProof/>
              </w:rPr>
              <w:t xml:space="preserve">4.3 </w:t>
            </w:r>
            <w:r w:rsidR="0006399A" w:rsidRPr="00D110F5">
              <w:rPr>
                <w:rStyle w:val="af0"/>
                <w:rFonts w:ascii="Times New Roman" w:eastAsia="黑体" w:hAnsi="Times New Roman"/>
                <w:noProof/>
              </w:rPr>
              <w:t>仿真实验</w:t>
            </w:r>
            <w:r w:rsidR="0006399A">
              <w:rPr>
                <w:noProof/>
                <w:webHidden/>
              </w:rPr>
              <w:tab/>
            </w:r>
            <w:r w:rsidR="0006399A">
              <w:rPr>
                <w:noProof/>
                <w:webHidden/>
              </w:rPr>
              <w:fldChar w:fldCharType="begin"/>
            </w:r>
            <w:r w:rsidR="0006399A">
              <w:rPr>
                <w:noProof/>
                <w:webHidden/>
              </w:rPr>
              <w:instrText xml:space="preserve"> PAGEREF _Toc881691 \h </w:instrText>
            </w:r>
            <w:r w:rsidR="0006399A">
              <w:rPr>
                <w:noProof/>
                <w:webHidden/>
              </w:rPr>
            </w:r>
            <w:r w:rsidR="0006399A">
              <w:rPr>
                <w:noProof/>
                <w:webHidden/>
              </w:rPr>
              <w:fldChar w:fldCharType="separate"/>
            </w:r>
            <w:r w:rsidR="0006399A">
              <w:rPr>
                <w:noProof/>
                <w:webHidden/>
              </w:rPr>
              <w:t>52</w:t>
            </w:r>
            <w:r w:rsidR="0006399A">
              <w:rPr>
                <w:noProof/>
                <w:webHidden/>
              </w:rPr>
              <w:fldChar w:fldCharType="end"/>
            </w:r>
          </w:hyperlink>
        </w:p>
        <w:p w14:paraId="5BC6FE4C" w14:textId="7F291BA9" w:rsidR="0006399A" w:rsidRDefault="008728F1">
          <w:pPr>
            <w:pStyle w:val="TOC3"/>
            <w:tabs>
              <w:tab w:val="right" w:leader="dot" w:pos="8296"/>
            </w:tabs>
            <w:rPr>
              <w:rFonts w:cstheme="minorBidi"/>
              <w:noProof/>
              <w:kern w:val="2"/>
              <w:sz w:val="21"/>
            </w:rPr>
          </w:pPr>
          <w:hyperlink w:anchor="_Toc881692" w:history="1">
            <w:r w:rsidR="0006399A" w:rsidRPr="00D110F5">
              <w:rPr>
                <w:rStyle w:val="af0"/>
                <w:rFonts w:ascii="Times New Roman" w:eastAsia="黑体" w:hAnsi="Times New Roman"/>
                <w:noProof/>
              </w:rPr>
              <w:t xml:space="preserve">4.3.1 </w:t>
            </w:r>
            <w:r w:rsidR="0006399A" w:rsidRPr="00D110F5">
              <w:rPr>
                <w:rStyle w:val="af0"/>
                <w:rFonts w:ascii="Times New Roman" w:eastAsia="黑体" w:hAnsi="Times New Roman"/>
                <w:noProof/>
              </w:rPr>
              <w:t>仿真环境</w:t>
            </w:r>
            <w:r w:rsidR="0006399A">
              <w:rPr>
                <w:noProof/>
                <w:webHidden/>
              </w:rPr>
              <w:tab/>
            </w:r>
            <w:r w:rsidR="0006399A">
              <w:rPr>
                <w:noProof/>
                <w:webHidden/>
              </w:rPr>
              <w:fldChar w:fldCharType="begin"/>
            </w:r>
            <w:r w:rsidR="0006399A">
              <w:rPr>
                <w:noProof/>
                <w:webHidden/>
              </w:rPr>
              <w:instrText xml:space="preserve"> PAGEREF _Toc881692 \h </w:instrText>
            </w:r>
            <w:r w:rsidR="0006399A">
              <w:rPr>
                <w:noProof/>
                <w:webHidden/>
              </w:rPr>
            </w:r>
            <w:r w:rsidR="0006399A">
              <w:rPr>
                <w:noProof/>
                <w:webHidden/>
              </w:rPr>
              <w:fldChar w:fldCharType="separate"/>
            </w:r>
            <w:r w:rsidR="0006399A">
              <w:rPr>
                <w:noProof/>
                <w:webHidden/>
              </w:rPr>
              <w:t>52</w:t>
            </w:r>
            <w:r w:rsidR="0006399A">
              <w:rPr>
                <w:noProof/>
                <w:webHidden/>
              </w:rPr>
              <w:fldChar w:fldCharType="end"/>
            </w:r>
          </w:hyperlink>
        </w:p>
        <w:p w14:paraId="7C168817" w14:textId="52ED5105" w:rsidR="0006399A" w:rsidRDefault="008728F1">
          <w:pPr>
            <w:pStyle w:val="TOC3"/>
            <w:tabs>
              <w:tab w:val="right" w:leader="dot" w:pos="8296"/>
            </w:tabs>
            <w:rPr>
              <w:rFonts w:cstheme="minorBidi"/>
              <w:noProof/>
              <w:kern w:val="2"/>
              <w:sz w:val="21"/>
            </w:rPr>
          </w:pPr>
          <w:hyperlink w:anchor="_Toc881693" w:history="1">
            <w:r w:rsidR="0006399A" w:rsidRPr="00D110F5">
              <w:rPr>
                <w:rStyle w:val="af0"/>
                <w:rFonts w:ascii="Times New Roman" w:eastAsia="黑体" w:hAnsi="Times New Roman"/>
                <w:noProof/>
              </w:rPr>
              <w:t xml:space="preserve">4.3.2 </w:t>
            </w:r>
            <w:r w:rsidR="0006399A" w:rsidRPr="00D110F5">
              <w:rPr>
                <w:rStyle w:val="af0"/>
                <w:rFonts w:ascii="Times New Roman" w:eastAsia="黑体" w:hAnsi="Times New Roman"/>
                <w:noProof/>
              </w:rPr>
              <w:t>仿真场景及结果分析</w:t>
            </w:r>
            <w:r w:rsidR="0006399A">
              <w:rPr>
                <w:noProof/>
                <w:webHidden/>
              </w:rPr>
              <w:tab/>
            </w:r>
            <w:r w:rsidR="0006399A">
              <w:rPr>
                <w:noProof/>
                <w:webHidden/>
              </w:rPr>
              <w:fldChar w:fldCharType="begin"/>
            </w:r>
            <w:r w:rsidR="0006399A">
              <w:rPr>
                <w:noProof/>
                <w:webHidden/>
              </w:rPr>
              <w:instrText xml:space="preserve"> PAGEREF _Toc881693 \h </w:instrText>
            </w:r>
            <w:r w:rsidR="0006399A">
              <w:rPr>
                <w:noProof/>
                <w:webHidden/>
              </w:rPr>
            </w:r>
            <w:r w:rsidR="0006399A">
              <w:rPr>
                <w:noProof/>
                <w:webHidden/>
              </w:rPr>
              <w:fldChar w:fldCharType="separate"/>
            </w:r>
            <w:r w:rsidR="0006399A">
              <w:rPr>
                <w:noProof/>
                <w:webHidden/>
              </w:rPr>
              <w:t>53</w:t>
            </w:r>
            <w:r w:rsidR="0006399A">
              <w:rPr>
                <w:noProof/>
                <w:webHidden/>
              </w:rPr>
              <w:fldChar w:fldCharType="end"/>
            </w:r>
          </w:hyperlink>
        </w:p>
        <w:p w14:paraId="076FDC6F" w14:textId="55B9BF8B" w:rsidR="0006399A" w:rsidRDefault="008728F1">
          <w:pPr>
            <w:pStyle w:val="TOC3"/>
            <w:tabs>
              <w:tab w:val="right" w:leader="dot" w:pos="8296"/>
            </w:tabs>
            <w:rPr>
              <w:rFonts w:cstheme="minorBidi"/>
              <w:noProof/>
              <w:kern w:val="2"/>
              <w:sz w:val="21"/>
            </w:rPr>
          </w:pPr>
          <w:hyperlink w:anchor="_Toc881694" w:history="1">
            <w:r w:rsidR="0006399A" w:rsidRPr="00D110F5">
              <w:rPr>
                <w:rStyle w:val="af0"/>
                <w:rFonts w:ascii="Times New Roman" w:eastAsia="黑体" w:hAnsi="Times New Roman"/>
                <w:noProof/>
              </w:rPr>
              <w:t xml:space="preserve">4.3.3 </w:t>
            </w:r>
            <w:r w:rsidR="0006399A" w:rsidRPr="00D110F5">
              <w:rPr>
                <w:rStyle w:val="af0"/>
                <w:rFonts w:ascii="Times New Roman" w:eastAsia="黑体" w:hAnsi="Times New Roman"/>
                <w:noProof/>
              </w:rPr>
              <w:t>实验结论</w:t>
            </w:r>
            <w:r w:rsidR="0006399A">
              <w:rPr>
                <w:noProof/>
                <w:webHidden/>
              </w:rPr>
              <w:tab/>
            </w:r>
            <w:r w:rsidR="0006399A">
              <w:rPr>
                <w:noProof/>
                <w:webHidden/>
              </w:rPr>
              <w:fldChar w:fldCharType="begin"/>
            </w:r>
            <w:r w:rsidR="0006399A">
              <w:rPr>
                <w:noProof/>
                <w:webHidden/>
              </w:rPr>
              <w:instrText xml:space="preserve"> PAGEREF _Toc881694 \h </w:instrText>
            </w:r>
            <w:r w:rsidR="0006399A">
              <w:rPr>
                <w:noProof/>
                <w:webHidden/>
              </w:rPr>
            </w:r>
            <w:r w:rsidR="0006399A">
              <w:rPr>
                <w:noProof/>
                <w:webHidden/>
              </w:rPr>
              <w:fldChar w:fldCharType="separate"/>
            </w:r>
            <w:r w:rsidR="0006399A">
              <w:rPr>
                <w:noProof/>
                <w:webHidden/>
              </w:rPr>
              <w:t>58</w:t>
            </w:r>
            <w:r w:rsidR="0006399A">
              <w:rPr>
                <w:noProof/>
                <w:webHidden/>
              </w:rPr>
              <w:fldChar w:fldCharType="end"/>
            </w:r>
          </w:hyperlink>
        </w:p>
        <w:p w14:paraId="69684E63" w14:textId="03A628D6" w:rsidR="0006399A" w:rsidRDefault="008728F1">
          <w:pPr>
            <w:pStyle w:val="TOC2"/>
            <w:tabs>
              <w:tab w:val="right" w:leader="dot" w:pos="8296"/>
            </w:tabs>
            <w:rPr>
              <w:rFonts w:cstheme="minorBidi"/>
              <w:noProof/>
              <w:kern w:val="2"/>
              <w:sz w:val="21"/>
            </w:rPr>
          </w:pPr>
          <w:hyperlink w:anchor="_Toc881695" w:history="1">
            <w:r w:rsidR="0006399A" w:rsidRPr="00D110F5">
              <w:rPr>
                <w:rStyle w:val="af0"/>
                <w:rFonts w:ascii="Times New Roman" w:eastAsia="黑体" w:hAnsi="Times New Roman"/>
                <w:noProof/>
              </w:rPr>
              <w:t xml:space="preserve">4.4 </w:t>
            </w:r>
            <w:r w:rsidR="0006399A" w:rsidRPr="00D110F5">
              <w:rPr>
                <w:rStyle w:val="af0"/>
                <w:rFonts w:ascii="Times New Roman" w:eastAsia="黑体" w:hAnsi="Times New Roman"/>
                <w:noProof/>
              </w:rPr>
              <w:t>本章小结</w:t>
            </w:r>
            <w:r w:rsidR="0006399A">
              <w:rPr>
                <w:noProof/>
                <w:webHidden/>
              </w:rPr>
              <w:tab/>
            </w:r>
            <w:r w:rsidR="0006399A">
              <w:rPr>
                <w:noProof/>
                <w:webHidden/>
              </w:rPr>
              <w:fldChar w:fldCharType="begin"/>
            </w:r>
            <w:r w:rsidR="0006399A">
              <w:rPr>
                <w:noProof/>
                <w:webHidden/>
              </w:rPr>
              <w:instrText xml:space="preserve"> PAGEREF _Toc881695 \h </w:instrText>
            </w:r>
            <w:r w:rsidR="0006399A">
              <w:rPr>
                <w:noProof/>
                <w:webHidden/>
              </w:rPr>
            </w:r>
            <w:r w:rsidR="0006399A">
              <w:rPr>
                <w:noProof/>
                <w:webHidden/>
              </w:rPr>
              <w:fldChar w:fldCharType="separate"/>
            </w:r>
            <w:r w:rsidR="0006399A">
              <w:rPr>
                <w:noProof/>
                <w:webHidden/>
              </w:rPr>
              <w:t>58</w:t>
            </w:r>
            <w:r w:rsidR="0006399A">
              <w:rPr>
                <w:noProof/>
                <w:webHidden/>
              </w:rPr>
              <w:fldChar w:fldCharType="end"/>
            </w:r>
          </w:hyperlink>
        </w:p>
        <w:p w14:paraId="6194116B" w14:textId="0743D505" w:rsidR="0006399A" w:rsidRDefault="008728F1">
          <w:pPr>
            <w:pStyle w:val="TOC1"/>
            <w:tabs>
              <w:tab w:val="left" w:pos="1050"/>
              <w:tab w:val="right" w:leader="dot" w:pos="8296"/>
            </w:tabs>
            <w:rPr>
              <w:rFonts w:cstheme="minorBidi"/>
              <w:noProof/>
              <w:kern w:val="2"/>
              <w:sz w:val="21"/>
            </w:rPr>
          </w:pPr>
          <w:hyperlink w:anchor="_Toc881696" w:history="1">
            <w:r w:rsidR="0006399A" w:rsidRPr="00D110F5">
              <w:rPr>
                <w:rStyle w:val="af0"/>
                <w:rFonts w:ascii="Times New Roman" w:eastAsia="黑体" w:hAnsi="Times New Roman"/>
                <w:noProof/>
              </w:rPr>
              <w:t>第五章</w:t>
            </w:r>
            <w:r w:rsidR="0006399A">
              <w:rPr>
                <w:rFonts w:cstheme="minorBidi"/>
                <w:noProof/>
                <w:kern w:val="2"/>
                <w:sz w:val="21"/>
              </w:rPr>
              <w:tab/>
            </w:r>
            <w:r w:rsidR="0006399A" w:rsidRPr="00D110F5">
              <w:rPr>
                <w:rStyle w:val="af0"/>
                <w:rFonts w:ascii="Times New Roman" w:eastAsia="黑体" w:hAnsi="Times New Roman"/>
                <w:noProof/>
              </w:rPr>
              <w:t>总结与展望</w:t>
            </w:r>
            <w:r w:rsidR="0006399A">
              <w:rPr>
                <w:noProof/>
                <w:webHidden/>
              </w:rPr>
              <w:tab/>
            </w:r>
            <w:r w:rsidR="0006399A">
              <w:rPr>
                <w:noProof/>
                <w:webHidden/>
              </w:rPr>
              <w:fldChar w:fldCharType="begin"/>
            </w:r>
            <w:r w:rsidR="0006399A">
              <w:rPr>
                <w:noProof/>
                <w:webHidden/>
              </w:rPr>
              <w:instrText xml:space="preserve"> PAGEREF _Toc881696 \h </w:instrText>
            </w:r>
            <w:r w:rsidR="0006399A">
              <w:rPr>
                <w:noProof/>
                <w:webHidden/>
              </w:rPr>
            </w:r>
            <w:r w:rsidR="0006399A">
              <w:rPr>
                <w:noProof/>
                <w:webHidden/>
              </w:rPr>
              <w:fldChar w:fldCharType="separate"/>
            </w:r>
            <w:r w:rsidR="0006399A">
              <w:rPr>
                <w:noProof/>
                <w:webHidden/>
              </w:rPr>
              <w:t>59</w:t>
            </w:r>
            <w:r w:rsidR="0006399A">
              <w:rPr>
                <w:noProof/>
                <w:webHidden/>
              </w:rPr>
              <w:fldChar w:fldCharType="end"/>
            </w:r>
          </w:hyperlink>
        </w:p>
        <w:p w14:paraId="086D0D77" w14:textId="37B1800E" w:rsidR="0006399A" w:rsidRDefault="008728F1">
          <w:pPr>
            <w:pStyle w:val="TOC2"/>
            <w:tabs>
              <w:tab w:val="right" w:leader="dot" w:pos="8296"/>
            </w:tabs>
            <w:rPr>
              <w:rFonts w:cstheme="minorBidi"/>
              <w:noProof/>
              <w:kern w:val="2"/>
              <w:sz w:val="21"/>
            </w:rPr>
          </w:pPr>
          <w:hyperlink w:anchor="_Toc881697" w:history="1">
            <w:r w:rsidR="0006399A" w:rsidRPr="00D110F5">
              <w:rPr>
                <w:rStyle w:val="af0"/>
                <w:rFonts w:ascii="Times New Roman" w:eastAsia="黑体" w:hAnsi="Times New Roman"/>
                <w:noProof/>
              </w:rPr>
              <w:t>5.1</w:t>
            </w:r>
            <w:r w:rsidR="0006399A" w:rsidRPr="00D110F5">
              <w:rPr>
                <w:rStyle w:val="af0"/>
                <w:rFonts w:ascii="Times New Roman" w:eastAsia="黑体" w:hAnsi="Times New Roman"/>
                <w:noProof/>
              </w:rPr>
              <w:t>论文工作总结</w:t>
            </w:r>
            <w:r w:rsidR="0006399A">
              <w:rPr>
                <w:noProof/>
                <w:webHidden/>
              </w:rPr>
              <w:tab/>
            </w:r>
            <w:r w:rsidR="0006399A">
              <w:rPr>
                <w:noProof/>
                <w:webHidden/>
              </w:rPr>
              <w:fldChar w:fldCharType="begin"/>
            </w:r>
            <w:r w:rsidR="0006399A">
              <w:rPr>
                <w:noProof/>
                <w:webHidden/>
              </w:rPr>
              <w:instrText xml:space="preserve"> PAGEREF _Toc881697 \h </w:instrText>
            </w:r>
            <w:r w:rsidR="0006399A">
              <w:rPr>
                <w:noProof/>
                <w:webHidden/>
              </w:rPr>
            </w:r>
            <w:r w:rsidR="0006399A">
              <w:rPr>
                <w:noProof/>
                <w:webHidden/>
              </w:rPr>
              <w:fldChar w:fldCharType="separate"/>
            </w:r>
            <w:r w:rsidR="0006399A">
              <w:rPr>
                <w:noProof/>
                <w:webHidden/>
              </w:rPr>
              <w:t>59</w:t>
            </w:r>
            <w:r w:rsidR="0006399A">
              <w:rPr>
                <w:noProof/>
                <w:webHidden/>
              </w:rPr>
              <w:fldChar w:fldCharType="end"/>
            </w:r>
          </w:hyperlink>
        </w:p>
        <w:p w14:paraId="5AAA4EAB" w14:textId="57E9C8FA" w:rsidR="0006399A" w:rsidRDefault="008728F1">
          <w:pPr>
            <w:pStyle w:val="TOC2"/>
            <w:tabs>
              <w:tab w:val="right" w:leader="dot" w:pos="8296"/>
            </w:tabs>
            <w:rPr>
              <w:rFonts w:cstheme="minorBidi"/>
              <w:noProof/>
              <w:kern w:val="2"/>
              <w:sz w:val="21"/>
            </w:rPr>
          </w:pPr>
          <w:hyperlink w:anchor="_Toc881698" w:history="1">
            <w:r w:rsidR="0006399A" w:rsidRPr="00D110F5">
              <w:rPr>
                <w:rStyle w:val="af0"/>
                <w:rFonts w:ascii="Times New Roman" w:eastAsia="黑体" w:hAnsi="Times New Roman"/>
                <w:noProof/>
              </w:rPr>
              <w:t>5.2</w:t>
            </w:r>
            <w:r w:rsidR="0006399A" w:rsidRPr="00D110F5">
              <w:rPr>
                <w:rStyle w:val="af0"/>
                <w:rFonts w:ascii="Times New Roman" w:eastAsia="黑体" w:hAnsi="Times New Roman"/>
                <w:noProof/>
              </w:rPr>
              <w:t>存在的问题及未来工作展望</w:t>
            </w:r>
            <w:r w:rsidR="0006399A">
              <w:rPr>
                <w:noProof/>
                <w:webHidden/>
              </w:rPr>
              <w:tab/>
            </w:r>
            <w:r w:rsidR="0006399A">
              <w:rPr>
                <w:noProof/>
                <w:webHidden/>
              </w:rPr>
              <w:fldChar w:fldCharType="begin"/>
            </w:r>
            <w:r w:rsidR="0006399A">
              <w:rPr>
                <w:noProof/>
                <w:webHidden/>
              </w:rPr>
              <w:instrText xml:space="preserve"> PAGEREF _Toc881698 \h </w:instrText>
            </w:r>
            <w:r w:rsidR="0006399A">
              <w:rPr>
                <w:noProof/>
                <w:webHidden/>
              </w:rPr>
            </w:r>
            <w:r w:rsidR="0006399A">
              <w:rPr>
                <w:noProof/>
                <w:webHidden/>
              </w:rPr>
              <w:fldChar w:fldCharType="separate"/>
            </w:r>
            <w:r w:rsidR="0006399A">
              <w:rPr>
                <w:noProof/>
                <w:webHidden/>
              </w:rPr>
              <w:t>59</w:t>
            </w:r>
            <w:r w:rsidR="0006399A">
              <w:rPr>
                <w:noProof/>
                <w:webHidden/>
              </w:rPr>
              <w:fldChar w:fldCharType="end"/>
            </w:r>
          </w:hyperlink>
        </w:p>
        <w:p w14:paraId="5298D80D" w14:textId="6EF0D2C6" w:rsidR="0006399A" w:rsidRDefault="008728F1">
          <w:pPr>
            <w:pStyle w:val="TOC1"/>
            <w:tabs>
              <w:tab w:val="right" w:leader="dot" w:pos="8296"/>
            </w:tabs>
            <w:rPr>
              <w:rFonts w:cstheme="minorBidi"/>
              <w:noProof/>
              <w:kern w:val="2"/>
              <w:sz w:val="21"/>
            </w:rPr>
          </w:pPr>
          <w:hyperlink w:anchor="_Toc881699" w:history="1">
            <w:r w:rsidR="0006399A" w:rsidRPr="00D110F5">
              <w:rPr>
                <w:rStyle w:val="af0"/>
                <w:rFonts w:ascii="Times New Roman" w:eastAsia="黑体" w:hAnsi="Times New Roman"/>
                <w:noProof/>
              </w:rPr>
              <w:t>参考文献</w:t>
            </w:r>
            <w:r w:rsidR="0006399A">
              <w:rPr>
                <w:noProof/>
                <w:webHidden/>
              </w:rPr>
              <w:tab/>
            </w:r>
            <w:r w:rsidR="0006399A">
              <w:rPr>
                <w:noProof/>
                <w:webHidden/>
              </w:rPr>
              <w:fldChar w:fldCharType="begin"/>
            </w:r>
            <w:r w:rsidR="0006399A">
              <w:rPr>
                <w:noProof/>
                <w:webHidden/>
              </w:rPr>
              <w:instrText xml:space="preserve"> PAGEREF _Toc881699 \h </w:instrText>
            </w:r>
            <w:r w:rsidR="0006399A">
              <w:rPr>
                <w:noProof/>
                <w:webHidden/>
              </w:rPr>
            </w:r>
            <w:r w:rsidR="0006399A">
              <w:rPr>
                <w:noProof/>
                <w:webHidden/>
              </w:rPr>
              <w:fldChar w:fldCharType="separate"/>
            </w:r>
            <w:r w:rsidR="0006399A">
              <w:rPr>
                <w:noProof/>
                <w:webHidden/>
              </w:rPr>
              <w:t>61</w:t>
            </w:r>
            <w:r w:rsidR="0006399A">
              <w:rPr>
                <w:noProof/>
                <w:webHidden/>
              </w:rPr>
              <w:fldChar w:fldCharType="end"/>
            </w:r>
          </w:hyperlink>
        </w:p>
        <w:p w14:paraId="4CA55412" w14:textId="0F801908" w:rsidR="0006399A" w:rsidRDefault="008728F1">
          <w:pPr>
            <w:pStyle w:val="TOC1"/>
            <w:tabs>
              <w:tab w:val="right" w:leader="dot" w:pos="8296"/>
            </w:tabs>
            <w:rPr>
              <w:rFonts w:cstheme="minorBidi"/>
              <w:noProof/>
              <w:kern w:val="2"/>
              <w:sz w:val="21"/>
            </w:rPr>
          </w:pPr>
          <w:hyperlink w:anchor="_Toc881700" w:history="1">
            <w:r w:rsidR="0006399A" w:rsidRPr="00D110F5">
              <w:rPr>
                <w:rStyle w:val="af0"/>
                <w:rFonts w:ascii="Times New Roman" w:eastAsia="黑体" w:hAnsi="Times New Roman"/>
                <w:noProof/>
              </w:rPr>
              <w:t>致谢</w:t>
            </w:r>
            <w:r w:rsidR="0006399A">
              <w:rPr>
                <w:noProof/>
                <w:webHidden/>
              </w:rPr>
              <w:tab/>
            </w:r>
            <w:r w:rsidR="0006399A">
              <w:rPr>
                <w:noProof/>
                <w:webHidden/>
              </w:rPr>
              <w:fldChar w:fldCharType="begin"/>
            </w:r>
            <w:r w:rsidR="0006399A">
              <w:rPr>
                <w:noProof/>
                <w:webHidden/>
              </w:rPr>
              <w:instrText xml:space="preserve"> PAGEREF _Toc881700 \h </w:instrText>
            </w:r>
            <w:r w:rsidR="0006399A">
              <w:rPr>
                <w:noProof/>
                <w:webHidden/>
              </w:rPr>
            </w:r>
            <w:r w:rsidR="0006399A">
              <w:rPr>
                <w:noProof/>
                <w:webHidden/>
              </w:rPr>
              <w:fldChar w:fldCharType="separate"/>
            </w:r>
            <w:r w:rsidR="0006399A">
              <w:rPr>
                <w:noProof/>
                <w:webHidden/>
              </w:rPr>
              <w:t>65</w:t>
            </w:r>
            <w:r w:rsidR="0006399A">
              <w:rPr>
                <w:noProof/>
                <w:webHidden/>
              </w:rPr>
              <w:fldChar w:fldCharType="end"/>
            </w:r>
          </w:hyperlink>
        </w:p>
        <w:p w14:paraId="7D971F36" w14:textId="67C5F0B6" w:rsidR="0006399A" w:rsidRDefault="008728F1">
          <w:pPr>
            <w:pStyle w:val="TOC1"/>
            <w:tabs>
              <w:tab w:val="right" w:leader="dot" w:pos="8296"/>
            </w:tabs>
            <w:rPr>
              <w:rFonts w:cstheme="minorBidi"/>
              <w:noProof/>
              <w:kern w:val="2"/>
              <w:sz w:val="21"/>
            </w:rPr>
          </w:pPr>
          <w:hyperlink w:anchor="_Toc881701" w:history="1">
            <w:r w:rsidR="0006399A" w:rsidRPr="00D110F5">
              <w:rPr>
                <w:rStyle w:val="af0"/>
                <w:rFonts w:ascii="Times New Roman" w:eastAsia="黑体" w:hAnsi="Times New Roman"/>
                <w:noProof/>
              </w:rPr>
              <w:t>攻读学位期间发表的学术论文目录</w:t>
            </w:r>
            <w:r w:rsidR="0006399A">
              <w:rPr>
                <w:noProof/>
                <w:webHidden/>
              </w:rPr>
              <w:tab/>
            </w:r>
            <w:r w:rsidR="0006399A">
              <w:rPr>
                <w:noProof/>
                <w:webHidden/>
              </w:rPr>
              <w:fldChar w:fldCharType="begin"/>
            </w:r>
            <w:r w:rsidR="0006399A">
              <w:rPr>
                <w:noProof/>
                <w:webHidden/>
              </w:rPr>
              <w:instrText xml:space="preserve"> PAGEREF _Toc881701 \h </w:instrText>
            </w:r>
            <w:r w:rsidR="0006399A">
              <w:rPr>
                <w:noProof/>
                <w:webHidden/>
              </w:rPr>
            </w:r>
            <w:r w:rsidR="0006399A">
              <w:rPr>
                <w:noProof/>
                <w:webHidden/>
              </w:rPr>
              <w:fldChar w:fldCharType="separate"/>
            </w:r>
            <w:r w:rsidR="0006399A">
              <w:rPr>
                <w:noProof/>
                <w:webHidden/>
              </w:rPr>
              <w:t>66</w:t>
            </w:r>
            <w:r w:rsidR="0006399A">
              <w:rPr>
                <w:noProof/>
                <w:webHidden/>
              </w:rPr>
              <w:fldChar w:fldCharType="end"/>
            </w:r>
          </w:hyperlink>
        </w:p>
        <w:p w14:paraId="256F730D" w14:textId="37D934D7" w:rsidR="00B060A4" w:rsidRPr="00360164" w:rsidRDefault="00B060A4">
          <w:pPr>
            <w:rPr>
              <w:rFonts w:ascii="宋体" w:eastAsia="宋体" w:hAnsi="宋体" w:cs="Times New Roman"/>
            </w:rPr>
          </w:pPr>
          <w:r w:rsidRPr="00360164">
            <w:rPr>
              <w:rFonts w:ascii="宋体" w:eastAsia="宋体" w:hAnsi="宋体" w:cs="Times New Roman"/>
              <w:bCs/>
              <w:sz w:val="24"/>
              <w:szCs w:val="24"/>
              <w:lang w:val="zh-CN"/>
            </w:rPr>
            <w:fldChar w:fldCharType="end"/>
          </w:r>
        </w:p>
      </w:sdtContent>
    </w:sdt>
    <w:p w14:paraId="102D25FE" w14:textId="77777777" w:rsidR="00B060A4" w:rsidRPr="00E26031" w:rsidRDefault="00B060A4" w:rsidP="00DB2AF9">
      <w:pPr>
        <w:spacing w:line="400" w:lineRule="exact"/>
        <w:rPr>
          <w:rFonts w:ascii="Times New Roman" w:hAnsi="Times New Roman" w:cs="Times New Roman"/>
          <w:kern w:val="0"/>
          <w:sz w:val="28"/>
          <w:szCs w:val="28"/>
        </w:rPr>
      </w:pPr>
    </w:p>
    <w:p w14:paraId="77B313F1" w14:textId="77777777" w:rsidR="00DB2AF9" w:rsidRPr="00E26031" w:rsidRDefault="00DB2AF9" w:rsidP="00DB2AF9">
      <w:pPr>
        <w:spacing w:line="400" w:lineRule="exact"/>
        <w:rPr>
          <w:rFonts w:ascii="Times New Roman" w:hAnsi="Times New Roman" w:cs="Times New Roman"/>
          <w:kern w:val="0"/>
          <w:sz w:val="24"/>
          <w:szCs w:val="24"/>
        </w:rPr>
      </w:pPr>
    </w:p>
    <w:p w14:paraId="1AD3FD6B" w14:textId="77777777" w:rsidR="00DB2AF9" w:rsidRPr="00E26031" w:rsidRDefault="00DB2AF9" w:rsidP="00DB2AF9">
      <w:pPr>
        <w:spacing w:line="400" w:lineRule="exact"/>
        <w:rPr>
          <w:rFonts w:ascii="Times New Roman" w:hAnsi="Times New Roman" w:cs="Times New Roman"/>
          <w:kern w:val="0"/>
          <w:sz w:val="24"/>
          <w:szCs w:val="24"/>
        </w:rPr>
      </w:pPr>
    </w:p>
    <w:p w14:paraId="22B347E3" w14:textId="77777777" w:rsidR="00F2124F" w:rsidRPr="00E26031" w:rsidRDefault="00F2124F" w:rsidP="005D04EA">
      <w:pPr>
        <w:spacing w:line="400" w:lineRule="exact"/>
        <w:rPr>
          <w:rFonts w:ascii="Times New Roman" w:hAnsi="Times New Roman" w:cs="Times New Roman"/>
          <w:kern w:val="0"/>
          <w:sz w:val="24"/>
          <w:szCs w:val="24"/>
        </w:rPr>
        <w:sectPr w:rsidR="00F2124F" w:rsidRPr="00E26031" w:rsidSect="00D62BC2">
          <w:headerReference w:type="default" r:id="rId11"/>
          <w:footerReference w:type="even" r:id="rId12"/>
          <w:footerReference w:type="default" r:id="rId13"/>
          <w:headerReference w:type="first" r:id="rId14"/>
          <w:pgSz w:w="11906" w:h="16838"/>
          <w:pgMar w:top="1440" w:right="1800" w:bottom="1440" w:left="1800" w:header="851" w:footer="992" w:gutter="0"/>
          <w:pgNumType w:start="1"/>
          <w:cols w:space="425"/>
          <w:docGrid w:type="lines" w:linePitch="312"/>
        </w:sectPr>
      </w:pPr>
    </w:p>
    <w:p w14:paraId="165BC801" w14:textId="1469254F" w:rsidR="00B35B37" w:rsidRPr="00E26031" w:rsidRDefault="00B35B37" w:rsidP="00687DF1">
      <w:pPr>
        <w:pStyle w:val="1"/>
        <w:rPr>
          <w:rFonts w:ascii="Times New Roman" w:eastAsia="黑体" w:hAnsi="Times New Roman" w:cs="Times New Roman"/>
          <w:b w:val="0"/>
          <w:sz w:val="32"/>
          <w:szCs w:val="32"/>
        </w:rPr>
      </w:pPr>
      <w:r w:rsidRPr="00E26031">
        <w:rPr>
          <w:rFonts w:ascii="Times New Roman" w:eastAsia="黑体" w:hAnsi="Times New Roman" w:cs="Times New Roman"/>
          <w:b w:val="0"/>
          <w:sz w:val="32"/>
          <w:szCs w:val="32"/>
        </w:rPr>
        <w:br w:type="page"/>
      </w:r>
    </w:p>
    <w:p w14:paraId="20C90CB6" w14:textId="77777777" w:rsidR="00C56A5A" w:rsidRPr="00E26031" w:rsidRDefault="00C56A5A" w:rsidP="00687DF1">
      <w:pPr>
        <w:pStyle w:val="1"/>
        <w:rPr>
          <w:rFonts w:ascii="Times New Roman" w:eastAsia="黑体" w:hAnsi="Times New Roman" w:cs="Times New Roman"/>
          <w:b w:val="0"/>
          <w:sz w:val="32"/>
          <w:szCs w:val="32"/>
        </w:rPr>
        <w:sectPr w:rsidR="00C56A5A" w:rsidRPr="00E26031" w:rsidSect="00EF5C02">
          <w:headerReference w:type="default" r:id="rId15"/>
          <w:footerReference w:type="default" r:id="rId16"/>
          <w:type w:val="continuous"/>
          <w:pgSz w:w="11906" w:h="16838"/>
          <w:pgMar w:top="1440" w:right="1800" w:bottom="1440" w:left="1800" w:header="851" w:footer="992" w:gutter="0"/>
          <w:cols w:space="425"/>
          <w:docGrid w:type="lines" w:linePitch="312"/>
        </w:sectPr>
      </w:pPr>
    </w:p>
    <w:p w14:paraId="7AD835DD" w14:textId="7BF23F8C" w:rsidR="00746D49" w:rsidRPr="00E26031" w:rsidRDefault="00984EE9" w:rsidP="00A17921">
      <w:pPr>
        <w:pStyle w:val="1"/>
        <w:numPr>
          <w:ilvl w:val="0"/>
          <w:numId w:val="1"/>
        </w:numPr>
        <w:ind w:left="1123" w:hanging="1123"/>
        <w:jc w:val="center"/>
        <w:rPr>
          <w:rFonts w:ascii="Times New Roman" w:eastAsia="黑体" w:hAnsi="Times New Roman" w:cs="Times New Roman"/>
          <w:b w:val="0"/>
          <w:sz w:val="32"/>
          <w:szCs w:val="32"/>
        </w:rPr>
      </w:pPr>
      <w:bookmarkStart w:id="27" w:name="_Toc881650"/>
      <w:r w:rsidRPr="00E26031">
        <w:rPr>
          <w:rFonts w:ascii="Times New Roman" w:eastAsia="黑体" w:hAnsi="Times New Roman" w:cs="Times New Roman"/>
          <w:b w:val="0"/>
          <w:sz w:val="32"/>
          <w:szCs w:val="32"/>
        </w:rPr>
        <w:lastRenderedPageBreak/>
        <w:t>绪论</w:t>
      </w:r>
      <w:bookmarkEnd w:id="27"/>
    </w:p>
    <w:p w14:paraId="539755E5" w14:textId="629674E6" w:rsidR="00746D49" w:rsidRPr="00E26031" w:rsidRDefault="00746D49" w:rsidP="00C60FE8">
      <w:pPr>
        <w:pStyle w:val="2"/>
        <w:numPr>
          <w:ilvl w:val="1"/>
          <w:numId w:val="2"/>
        </w:numPr>
        <w:rPr>
          <w:rFonts w:ascii="Times New Roman" w:eastAsia="黑体" w:hAnsi="Times New Roman" w:cs="Times New Roman"/>
          <w:b w:val="0"/>
          <w:sz w:val="28"/>
          <w:szCs w:val="28"/>
        </w:rPr>
      </w:pPr>
      <w:bookmarkStart w:id="28" w:name="_Toc881651"/>
      <w:r w:rsidRPr="00E26031">
        <w:rPr>
          <w:rFonts w:ascii="Times New Roman" w:eastAsia="黑体" w:hAnsi="Times New Roman" w:cs="Times New Roman"/>
          <w:b w:val="0"/>
          <w:sz w:val="28"/>
          <w:szCs w:val="28"/>
        </w:rPr>
        <w:t>研究背景</w:t>
      </w:r>
      <w:r w:rsidR="00984EE9" w:rsidRPr="00E26031">
        <w:rPr>
          <w:rFonts w:ascii="Times New Roman" w:eastAsia="黑体" w:hAnsi="Times New Roman" w:cs="Times New Roman"/>
          <w:b w:val="0"/>
          <w:sz w:val="28"/>
          <w:szCs w:val="28"/>
        </w:rPr>
        <w:t>及意义</w:t>
      </w:r>
      <w:bookmarkEnd w:id="28"/>
      <w:ins w:id="29" w:author="f f" w:date="2019-02-14T10:58:00Z">
        <w:r w:rsidR="00861C5E">
          <w:rPr>
            <w:rFonts w:ascii="Times New Roman" w:eastAsia="黑体" w:hAnsi="Times New Roman" w:cs="Times New Roman" w:hint="eastAsia"/>
            <w:b w:val="0"/>
            <w:sz w:val="28"/>
            <w:szCs w:val="28"/>
          </w:rPr>
          <w:t>参考文献加进来</w:t>
        </w:r>
      </w:ins>
    </w:p>
    <w:p w14:paraId="45D2BD50" w14:textId="77777777" w:rsidR="00462410" w:rsidRPr="00462410" w:rsidRDefault="00462410" w:rsidP="00462410">
      <w:pPr>
        <w:spacing w:line="400" w:lineRule="exact"/>
        <w:ind w:firstLineChars="200" w:firstLine="480"/>
        <w:rPr>
          <w:rFonts w:ascii="Times New Roman" w:hAnsi="Times New Roman" w:cs="Times New Roman"/>
          <w:sz w:val="24"/>
          <w:szCs w:val="24"/>
          <w:shd w:val="clear" w:color="auto" w:fill="FFFFFF"/>
        </w:rPr>
      </w:pPr>
      <w:r w:rsidRPr="00462410">
        <w:rPr>
          <w:rFonts w:ascii="Times New Roman" w:hAnsi="Times New Roman" w:cs="Times New Roman" w:hint="eastAsia"/>
          <w:sz w:val="24"/>
          <w:szCs w:val="24"/>
          <w:shd w:val="clear" w:color="auto" w:fill="FFFFFF"/>
        </w:rPr>
        <w:t>随着能源与信息等领域新技术的深度融合，智能电网已经成为电力网研究的热点。智能电网是综合信息网络和电力网络的网络，是建立在集成的、高速双向通信网络的基础上，通过先进的传感和测量技术、先进的设备技术、先进的控制方法以及先进的决策支持系统技术的应用。智能电网需要各方面的先进技术，包括电力工程技术、先进的传感技术、计算机技术、控制技术和先进的通信与信息技术。随着电网规模的不断扩大和信息化建设的加速进行，越来越多的新型智能电力终端被应用于电力系统，部署在智能电网的边缘，它们采集和产生的大量数据需要由通信网络实时可靠地传送到上层控制中心。这些智能电力终端设备具有部署区域广、通信距离大、承载业务种类多、数据传输量大等特点。当前配用电通信网主要采用云计算的工作模式，通过通信网络采集设备状态信息和电网运行信息，例如用户用电数据、变电站电压信息等，将信息传输到电网云计算中心进行处理分析，利用数据指导网络运行。但电网本身规模庞大、覆盖广泛，网络接入点众多，采用云端计算的模式将不可避免会带来较大的通信时延、消耗较多能量，同时众多通信请求也将增加网络流量，网络拥塞的机率增加，不能满足实时交互业务的需求。</w:t>
      </w:r>
    </w:p>
    <w:p w14:paraId="0874F3E6" w14:textId="1121A1C2" w:rsidR="00B75986" w:rsidRDefault="00462410" w:rsidP="00462410">
      <w:pPr>
        <w:spacing w:line="400" w:lineRule="exact"/>
        <w:ind w:firstLineChars="200" w:firstLine="480"/>
        <w:rPr>
          <w:rFonts w:ascii="Times New Roman" w:hAnsi="Times New Roman" w:cs="Times New Roman"/>
          <w:sz w:val="24"/>
          <w:szCs w:val="24"/>
          <w:shd w:val="clear" w:color="auto" w:fill="FFFFFF"/>
        </w:rPr>
      </w:pPr>
      <w:r w:rsidRPr="00462410">
        <w:rPr>
          <w:rFonts w:ascii="Times New Roman" w:hAnsi="Times New Roman" w:cs="Times New Roman" w:hint="eastAsia"/>
          <w:sz w:val="24"/>
          <w:szCs w:val="24"/>
          <w:shd w:val="clear" w:color="auto" w:fill="FFFFFF"/>
        </w:rPr>
        <w:t>近年</w:t>
      </w:r>
      <w:r w:rsidR="00AA284E">
        <w:rPr>
          <w:rFonts w:ascii="Times New Roman" w:hAnsi="Times New Roman" w:cs="Times New Roman" w:hint="eastAsia"/>
          <w:sz w:val="24"/>
          <w:szCs w:val="24"/>
          <w:shd w:val="clear" w:color="auto" w:fill="FFFFFF"/>
        </w:rPr>
        <w:t>来，</w:t>
      </w:r>
      <w:r w:rsidRPr="00462410">
        <w:rPr>
          <w:rFonts w:ascii="Times New Roman" w:hAnsi="Times New Roman" w:cs="Times New Roman" w:hint="eastAsia"/>
          <w:sz w:val="24"/>
          <w:szCs w:val="24"/>
          <w:shd w:val="clear" w:color="auto" w:fill="FFFFFF"/>
        </w:rPr>
        <w:t>为改进云计算的诸多不足，边缘计算作为云计算的补充逐渐发展起来</w:t>
      </w:r>
      <w:r w:rsidR="00AA284E" w:rsidRPr="00AE08F2">
        <w:rPr>
          <w:rFonts w:ascii="Times New Roman" w:hAnsi="Times New Roman" w:cs="Times New Roman"/>
          <w:sz w:val="24"/>
          <w:szCs w:val="24"/>
          <w:vertAlign w:val="superscript"/>
        </w:rPr>
        <w:t>[1]</w:t>
      </w:r>
      <w:r w:rsidR="005F556F">
        <w:rPr>
          <w:rFonts w:ascii="Times New Roman" w:hAnsi="Times New Roman" w:cs="Times New Roman" w:hint="eastAsia"/>
          <w:sz w:val="24"/>
          <w:szCs w:val="24"/>
          <w:shd w:val="clear" w:color="auto" w:fill="FFFFFF"/>
        </w:rPr>
        <w:t>。</w:t>
      </w:r>
      <w:r w:rsidRPr="00462410">
        <w:rPr>
          <w:rFonts w:ascii="Times New Roman" w:hAnsi="Times New Roman" w:cs="Times New Roman" w:hint="eastAsia"/>
          <w:sz w:val="24"/>
          <w:szCs w:val="24"/>
          <w:shd w:val="clear" w:color="auto" w:fill="FFFFFF"/>
        </w:rPr>
        <w:t>当网络规模较大、计算需求较多时，仅仅在云中心进行处理导致该节点负载过重，节点吞吐量不高，因此考虑将云中心的计算业务进行分类，部分轻量级、资源需求较少的计算可以迁移到路由节点中进行，实现网络多节点协同计算。网络边缘的请求在边缘路由节点就可以得到响应，从而减少通信时延，降低处理中心负荷，提升网络性能</w:t>
      </w:r>
      <w:r w:rsidR="00AA284E" w:rsidRPr="00AE08F2">
        <w:rPr>
          <w:rFonts w:ascii="Times New Roman" w:hAnsi="Times New Roman" w:cs="Times New Roman"/>
          <w:sz w:val="24"/>
          <w:szCs w:val="24"/>
          <w:vertAlign w:val="superscript"/>
        </w:rPr>
        <w:t>[</w:t>
      </w:r>
      <w:r w:rsidR="00AA284E">
        <w:rPr>
          <w:rFonts w:ascii="Times New Roman" w:hAnsi="Times New Roman" w:cs="Times New Roman"/>
          <w:sz w:val="24"/>
          <w:szCs w:val="24"/>
          <w:vertAlign w:val="superscript"/>
        </w:rPr>
        <w:t>2</w:t>
      </w:r>
      <w:r w:rsidR="00AA284E" w:rsidRPr="00AE08F2">
        <w:rPr>
          <w:rFonts w:ascii="Times New Roman" w:hAnsi="Times New Roman" w:cs="Times New Roman"/>
          <w:sz w:val="24"/>
          <w:szCs w:val="24"/>
          <w:vertAlign w:val="superscript"/>
        </w:rPr>
        <w:t>]</w:t>
      </w:r>
      <w:r w:rsidRPr="00462410">
        <w:rPr>
          <w:rFonts w:ascii="Times New Roman" w:hAnsi="Times New Roman" w:cs="Times New Roman" w:hint="eastAsia"/>
          <w:sz w:val="24"/>
          <w:szCs w:val="24"/>
          <w:shd w:val="clear" w:color="auto" w:fill="FFFFFF"/>
        </w:rPr>
        <w:t>。将边缘计算应用于配用电通信网，将云中心计算单元部署到靠近网络边缘的路由节点，提高网络边缘节点的计算能力，在网络边缘对信息进行处理或预处理，通过利用边缘与中心协同计算的模式降低传输报文量，达到降低能量消耗、节省网络带宽、提升网络性能的需求。</w:t>
      </w:r>
    </w:p>
    <w:p w14:paraId="4F6CEF29" w14:textId="6CDBC1CF" w:rsidR="009D40B0" w:rsidRPr="009D40B0" w:rsidRDefault="009D40B0" w:rsidP="009D40B0">
      <w:pPr>
        <w:spacing w:line="400" w:lineRule="exact"/>
        <w:ind w:firstLineChars="200" w:firstLine="480"/>
        <w:rPr>
          <w:rFonts w:ascii="Times New Roman" w:hAnsi="Times New Roman" w:cs="Times New Roman"/>
          <w:sz w:val="24"/>
          <w:szCs w:val="24"/>
          <w:shd w:val="clear" w:color="auto" w:fill="FFFFFF"/>
        </w:rPr>
      </w:pPr>
      <w:r w:rsidRPr="009D40B0">
        <w:rPr>
          <w:rFonts w:ascii="Times New Roman" w:hAnsi="Times New Roman" w:cs="Times New Roman" w:hint="eastAsia"/>
          <w:sz w:val="24"/>
          <w:szCs w:val="24"/>
          <w:shd w:val="clear" w:color="auto" w:fill="FFFFFF"/>
        </w:rPr>
        <w:t>随着物联网技术的不断发展和生产生活需求的不断提高，在配用电通信网的边缘，根据不同的服务对象划分为不同的应用场景，对应不同的组网方式，如：</w:t>
      </w:r>
      <w:r w:rsidRPr="009D40B0">
        <w:rPr>
          <w:rFonts w:ascii="Times New Roman" w:hAnsi="Times New Roman" w:cs="Times New Roman" w:hint="eastAsia"/>
          <w:sz w:val="24"/>
          <w:szCs w:val="24"/>
          <w:shd w:val="clear" w:color="auto" w:fill="FFFFFF"/>
        </w:rPr>
        <w:t>TCP/IP</w:t>
      </w:r>
      <w:r w:rsidRPr="009D40B0">
        <w:rPr>
          <w:rFonts w:ascii="Times New Roman" w:hAnsi="Times New Roman" w:cs="Times New Roman" w:hint="eastAsia"/>
          <w:sz w:val="24"/>
          <w:szCs w:val="24"/>
          <w:shd w:val="clear" w:color="auto" w:fill="FFFFFF"/>
        </w:rPr>
        <w:t>网络，电力线通信</w:t>
      </w:r>
      <w:r w:rsidRPr="009D40B0">
        <w:rPr>
          <w:rFonts w:ascii="Times New Roman" w:hAnsi="Times New Roman" w:cs="Times New Roman" w:hint="eastAsia"/>
          <w:sz w:val="24"/>
          <w:szCs w:val="24"/>
          <w:shd w:val="clear" w:color="auto" w:fill="FFFFFF"/>
        </w:rPr>
        <w:t>PLC</w:t>
      </w:r>
      <w:r w:rsidRPr="009D40B0">
        <w:rPr>
          <w:rFonts w:ascii="Times New Roman" w:hAnsi="Times New Roman" w:cs="Times New Roman" w:hint="eastAsia"/>
          <w:sz w:val="24"/>
          <w:szCs w:val="24"/>
          <w:shd w:val="clear" w:color="auto" w:fill="FFFFFF"/>
        </w:rPr>
        <w:t>，无线光网络</w:t>
      </w:r>
      <w:r w:rsidRPr="009D40B0">
        <w:rPr>
          <w:rFonts w:ascii="Times New Roman" w:hAnsi="Times New Roman" w:cs="Times New Roman" w:hint="eastAsia"/>
          <w:sz w:val="24"/>
          <w:szCs w:val="24"/>
          <w:shd w:val="clear" w:color="auto" w:fill="FFFFFF"/>
        </w:rPr>
        <w:t>PON</w:t>
      </w:r>
      <w:r w:rsidRPr="009D40B0">
        <w:rPr>
          <w:rFonts w:ascii="Times New Roman" w:hAnsi="Times New Roman" w:cs="Times New Roman" w:hint="eastAsia"/>
          <w:sz w:val="24"/>
          <w:szCs w:val="24"/>
          <w:shd w:val="clear" w:color="auto" w:fill="FFFFFF"/>
        </w:rPr>
        <w:t>，工业以太网，无线传感器网络</w:t>
      </w:r>
      <w:r w:rsidRPr="009D40B0">
        <w:rPr>
          <w:rFonts w:ascii="Times New Roman" w:hAnsi="Times New Roman" w:cs="Times New Roman" w:hint="eastAsia"/>
          <w:sz w:val="24"/>
          <w:szCs w:val="24"/>
          <w:shd w:val="clear" w:color="auto" w:fill="FFFFFF"/>
        </w:rPr>
        <w:t>WSN</w:t>
      </w:r>
      <w:r w:rsidRPr="009D40B0">
        <w:rPr>
          <w:rFonts w:ascii="Times New Roman" w:hAnsi="Times New Roman" w:cs="Times New Roman" w:hint="eastAsia"/>
          <w:sz w:val="24"/>
          <w:szCs w:val="24"/>
          <w:shd w:val="clear" w:color="auto" w:fill="FFFFFF"/>
        </w:rPr>
        <w:t>等。不论哪种应用场景，边缘网络的路由机制都需要满足高实时性、高可靠性和高拓展性等要求。</w:t>
      </w:r>
    </w:p>
    <w:p w14:paraId="211FC573" w14:textId="20C74FCE" w:rsidR="009D40B0" w:rsidRPr="009D40B0" w:rsidRDefault="00861C5E" w:rsidP="009D40B0">
      <w:pPr>
        <w:spacing w:line="400" w:lineRule="exact"/>
        <w:ind w:firstLineChars="200" w:firstLine="480"/>
        <w:rPr>
          <w:rFonts w:ascii="Times New Roman" w:hAnsi="Times New Roman" w:cs="Times New Roman"/>
          <w:sz w:val="24"/>
          <w:szCs w:val="24"/>
          <w:shd w:val="clear" w:color="auto" w:fill="FFFFFF"/>
        </w:rPr>
      </w:pPr>
      <w:ins w:id="30" w:author="f f" w:date="2019-02-14T10:59:00Z">
        <w:r>
          <w:rPr>
            <w:rFonts w:ascii="Times New Roman" w:hAnsi="Times New Roman" w:cs="Times New Roman" w:hint="eastAsia"/>
            <w:sz w:val="24"/>
            <w:szCs w:val="24"/>
            <w:shd w:val="clear" w:color="auto" w:fill="FFFFFF"/>
          </w:rPr>
          <w:lastRenderedPageBreak/>
          <w:t>（</w:t>
        </w:r>
      </w:ins>
      <w:ins w:id="31" w:author="f f" w:date="2019-02-14T11:00:00Z">
        <w:r>
          <w:rPr>
            <w:rFonts w:ascii="Times New Roman" w:hAnsi="Times New Roman" w:cs="Times New Roman" w:hint="eastAsia"/>
            <w:sz w:val="24"/>
            <w:szCs w:val="24"/>
            <w:shd w:val="clear" w:color="auto" w:fill="FFFFFF"/>
          </w:rPr>
          <w:t>CCN</w:t>
        </w:r>
      </w:ins>
      <w:ins w:id="32" w:author="f f" w:date="2019-02-14T10:59:00Z">
        <w:r>
          <w:rPr>
            <w:rFonts w:ascii="Times New Roman" w:hAnsi="Times New Roman" w:cs="Times New Roman" w:hint="eastAsia"/>
            <w:sz w:val="24"/>
            <w:szCs w:val="24"/>
            <w:shd w:val="clear" w:color="auto" w:fill="FFFFFF"/>
          </w:rPr>
          <w:t>说成是对</w:t>
        </w:r>
        <w:proofErr w:type="spellStart"/>
        <w:r>
          <w:rPr>
            <w:rFonts w:ascii="Times New Roman" w:hAnsi="Times New Roman" w:cs="Times New Roman" w:hint="eastAsia"/>
            <w:sz w:val="24"/>
            <w:szCs w:val="24"/>
            <w:shd w:val="clear" w:color="auto" w:fill="FFFFFF"/>
          </w:rPr>
          <w:t>tcp</w:t>
        </w:r>
        <w:proofErr w:type="spellEnd"/>
        <w:r>
          <w:rPr>
            <w:rFonts w:ascii="Times New Roman" w:hAnsi="Times New Roman" w:cs="Times New Roman" w:hint="eastAsia"/>
            <w:sz w:val="24"/>
            <w:szCs w:val="24"/>
            <w:shd w:val="clear" w:color="auto" w:fill="FFFFFF"/>
          </w:rPr>
          <w:t>通信模式的补充，可以架设在</w:t>
        </w:r>
        <w:proofErr w:type="spellStart"/>
        <w:r>
          <w:rPr>
            <w:rFonts w:ascii="Times New Roman" w:hAnsi="Times New Roman" w:cs="Times New Roman" w:hint="eastAsia"/>
            <w:sz w:val="24"/>
            <w:szCs w:val="24"/>
            <w:shd w:val="clear" w:color="auto" w:fill="FFFFFF"/>
          </w:rPr>
          <w:t>ip</w:t>
        </w:r>
        <w:proofErr w:type="spellEnd"/>
        <w:r>
          <w:rPr>
            <w:rFonts w:ascii="Times New Roman" w:hAnsi="Times New Roman" w:cs="Times New Roman" w:hint="eastAsia"/>
            <w:sz w:val="24"/>
            <w:szCs w:val="24"/>
            <w:shd w:val="clear" w:color="auto" w:fill="FFFFFF"/>
          </w:rPr>
          <w:t>之上，而不是颠覆。</w:t>
        </w:r>
      </w:ins>
      <w:ins w:id="33" w:author="f f" w:date="2019-02-14T11:01:00Z">
        <w:r w:rsidR="00DB4AFE">
          <w:rPr>
            <w:rFonts w:ascii="Times New Roman" w:hAnsi="Times New Roman" w:cs="Times New Roman" w:hint="eastAsia"/>
            <w:sz w:val="24"/>
            <w:szCs w:val="24"/>
            <w:shd w:val="clear" w:color="auto" w:fill="FFFFFF"/>
          </w:rPr>
          <w:t>下面全文同样</w:t>
        </w:r>
      </w:ins>
      <w:ins w:id="34" w:author="f f" w:date="2019-02-14T11:02:00Z">
        <w:r w:rsidR="00DB4AFE">
          <w:rPr>
            <w:rFonts w:ascii="Times New Roman" w:hAnsi="Times New Roman" w:cs="Times New Roman" w:hint="eastAsia"/>
            <w:sz w:val="24"/>
            <w:szCs w:val="24"/>
            <w:shd w:val="clear" w:color="auto" w:fill="FFFFFF"/>
          </w:rPr>
          <w:t>修改</w:t>
        </w:r>
      </w:ins>
      <w:ins w:id="35" w:author="f f" w:date="2019-02-14T10:59:00Z">
        <w:r>
          <w:rPr>
            <w:rFonts w:ascii="Times New Roman" w:hAnsi="Times New Roman" w:cs="Times New Roman" w:hint="eastAsia"/>
            <w:sz w:val="24"/>
            <w:szCs w:val="24"/>
            <w:shd w:val="clear" w:color="auto" w:fill="FFFFFF"/>
          </w:rPr>
          <w:t>）</w:t>
        </w:r>
      </w:ins>
      <w:r w:rsidR="009D40B0" w:rsidRPr="009D40B0">
        <w:rPr>
          <w:rFonts w:ascii="Times New Roman" w:hAnsi="Times New Roman" w:cs="Times New Roman" w:hint="eastAsia"/>
          <w:sz w:val="24"/>
          <w:szCs w:val="24"/>
          <w:shd w:val="clear" w:color="auto" w:fill="FFFFFF"/>
        </w:rPr>
        <w:t>根据</w:t>
      </w:r>
      <w:r w:rsidR="009D40B0" w:rsidRPr="009D40B0">
        <w:rPr>
          <w:rFonts w:ascii="Times New Roman" w:hAnsi="Times New Roman" w:cs="Times New Roman" w:hint="eastAsia"/>
          <w:sz w:val="24"/>
          <w:szCs w:val="24"/>
          <w:shd w:val="clear" w:color="auto" w:fill="FFFFFF"/>
        </w:rPr>
        <w:t>TCP/IP</w:t>
      </w:r>
      <w:r w:rsidR="009D40B0" w:rsidRPr="009D40B0">
        <w:rPr>
          <w:rFonts w:ascii="Times New Roman" w:hAnsi="Times New Roman" w:cs="Times New Roman" w:hint="eastAsia"/>
          <w:sz w:val="24"/>
          <w:szCs w:val="24"/>
          <w:shd w:val="clear" w:color="auto" w:fill="FFFFFF"/>
        </w:rPr>
        <w:t>通信模式在扩展性、移动性、安全性等方面面临的诸多挑战，学术界提出了具有革命性的内容中心网络（</w:t>
      </w:r>
      <w:r w:rsidR="009D40B0" w:rsidRPr="009D40B0">
        <w:rPr>
          <w:rFonts w:ascii="Times New Roman" w:hAnsi="Times New Roman" w:cs="Times New Roman" w:hint="eastAsia"/>
          <w:sz w:val="24"/>
          <w:szCs w:val="24"/>
          <w:shd w:val="clear" w:color="auto" w:fill="FFFFFF"/>
        </w:rPr>
        <w:t>Content-Centric Networking</w:t>
      </w:r>
      <w:r w:rsidR="009D40B0" w:rsidRPr="009D40B0">
        <w:rPr>
          <w:rFonts w:ascii="Times New Roman" w:hAnsi="Times New Roman" w:cs="Times New Roman" w:hint="eastAsia"/>
          <w:sz w:val="24"/>
          <w:szCs w:val="24"/>
          <w:shd w:val="clear" w:color="auto" w:fill="FFFFFF"/>
        </w:rPr>
        <w:t>，</w:t>
      </w:r>
      <w:r w:rsidR="009D40B0" w:rsidRPr="009D40B0">
        <w:rPr>
          <w:rFonts w:ascii="Times New Roman" w:hAnsi="Times New Roman" w:cs="Times New Roman" w:hint="eastAsia"/>
          <w:sz w:val="24"/>
          <w:szCs w:val="24"/>
          <w:shd w:val="clear" w:color="auto" w:fill="FFFFFF"/>
        </w:rPr>
        <w:t>CCN</w:t>
      </w:r>
      <w:r w:rsidR="009D40B0" w:rsidRPr="009D40B0">
        <w:rPr>
          <w:rFonts w:ascii="Times New Roman" w:hAnsi="Times New Roman" w:cs="Times New Roman" w:hint="eastAsia"/>
          <w:sz w:val="24"/>
          <w:szCs w:val="24"/>
          <w:shd w:val="clear" w:color="auto" w:fill="FFFFFF"/>
        </w:rPr>
        <w:t>）。在</w:t>
      </w:r>
      <w:r w:rsidR="009D40B0" w:rsidRPr="009D40B0">
        <w:rPr>
          <w:rFonts w:ascii="Times New Roman" w:hAnsi="Times New Roman" w:cs="Times New Roman" w:hint="eastAsia"/>
          <w:sz w:val="24"/>
          <w:szCs w:val="24"/>
          <w:shd w:val="clear" w:color="auto" w:fill="FFFFFF"/>
        </w:rPr>
        <w:t>TCP/IP</w:t>
      </w:r>
      <w:r w:rsidR="009D40B0" w:rsidRPr="009D40B0">
        <w:rPr>
          <w:rFonts w:ascii="Times New Roman" w:hAnsi="Times New Roman" w:cs="Times New Roman" w:hint="eastAsia"/>
          <w:sz w:val="24"/>
          <w:szCs w:val="24"/>
          <w:shd w:val="clear" w:color="auto" w:fill="FFFFFF"/>
        </w:rPr>
        <w:t>架构中，路由机制旨在建立两个通信节点之间端到端的连接。在</w:t>
      </w:r>
      <w:r w:rsidR="009D40B0" w:rsidRPr="009D40B0">
        <w:rPr>
          <w:rFonts w:ascii="Times New Roman" w:hAnsi="Times New Roman" w:cs="Times New Roman" w:hint="eastAsia"/>
          <w:sz w:val="24"/>
          <w:szCs w:val="24"/>
          <w:shd w:val="clear" w:color="auto" w:fill="FFFFFF"/>
        </w:rPr>
        <w:t>CCN</w:t>
      </w:r>
      <w:r w:rsidR="009D40B0" w:rsidRPr="009D40B0">
        <w:rPr>
          <w:rFonts w:ascii="Times New Roman" w:hAnsi="Times New Roman" w:cs="Times New Roman" w:hint="eastAsia"/>
          <w:sz w:val="24"/>
          <w:szCs w:val="24"/>
          <w:shd w:val="clear" w:color="auto" w:fill="FFFFFF"/>
        </w:rPr>
        <w:t>架构中，路由机制将关注点从主机转向实际传输内容并忽略内容来源，同时路由节点具备缓存功能，报文可以在节点进行缓存，当有路由节点再次请求相同内容时可以直接响应，降低通信时延。边缘计算和</w:t>
      </w:r>
      <w:r w:rsidR="009D40B0" w:rsidRPr="009D40B0">
        <w:rPr>
          <w:rFonts w:ascii="Times New Roman" w:hAnsi="Times New Roman" w:cs="Times New Roman" w:hint="eastAsia"/>
          <w:sz w:val="24"/>
          <w:szCs w:val="24"/>
          <w:shd w:val="clear" w:color="auto" w:fill="FFFFFF"/>
        </w:rPr>
        <w:t>CCN</w:t>
      </w:r>
      <w:r w:rsidR="009D40B0" w:rsidRPr="009D40B0">
        <w:rPr>
          <w:rFonts w:ascii="Times New Roman" w:hAnsi="Times New Roman" w:cs="Times New Roman" w:hint="eastAsia"/>
          <w:sz w:val="24"/>
          <w:szCs w:val="24"/>
          <w:shd w:val="clear" w:color="auto" w:fill="FFFFFF"/>
        </w:rPr>
        <w:t>架构都通过协调中心与边缘的关系，实现资源存储和计算能力的分布式范例。目前，相关研究较少。文献</w:t>
      </w:r>
      <w:r w:rsidR="009D40B0" w:rsidRPr="009D40B0">
        <w:rPr>
          <w:rFonts w:ascii="Times New Roman" w:hAnsi="Times New Roman" w:cs="Times New Roman" w:hint="eastAsia"/>
          <w:sz w:val="24"/>
          <w:szCs w:val="24"/>
          <w:shd w:val="clear" w:color="auto" w:fill="FFFFFF"/>
        </w:rPr>
        <w:t>[3]</w:t>
      </w:r>
      <w:r w:rsidR="009D40B0" w:rsidRPr="009D40B0">
        <w:rPr>
          <w:rFonts w:ascii="Times New Roman" w:hAnsi="Times New Roman" w:cs="Times New Roman" w:hint="eastAsia"/>
          <w:sz w:val="24"/>
          <w:szCs w:val="24"/>
          <w:shd w:val="clear" w:color="auto" w:fill="FFFFFF"/>
        </w:rPr>
        <w:t>中借鉴了</w:t>
      </w:r>
      <w:r w:rsidR="009D40B0" w:rsidRPr="009D40B0">
        <w:rPr>
          <w:rFonts w:ascii="Times New Roman" w:hAnsi="Times New Roman" w:cs="Times New Roman" w:hint="eastAsia"/>
          <w:sz w:val="24"/>
          <w:szCs w:val="24"/>
          <w:shd w:val="clear" w:color="auto" w:fill="FFFFFF"/>
        </w:rPr>
        <w:t>CCN</w:t>
      </w:r>
      <w:r w:rsidR="009D40B0" w:rsidRPr="009D40B0">
        <w:rPr>
          <w:rFonts w:ascii="Times New Roman" w:hAnsi="Times New Roman" w:cs="Times New Roman" w:hint="eastAsia"/>
          <w:sz w:val="24"/>
          <w:szCs w:val="24"/>
          <w:shd w:val="clear" w:color="auto" w:fill="FFFFFF"/>
        </w:rPr>
        <w:t>中的内容编码机制和内容缓存机制，但本质上是基于</w:t>
      </w:r>
      <w:r w:rsidR="009D40B0" w:rsidRPr="009D40B0">
        <w:rPr>
          <w:rFonts w:ascii="Times New Roman" w:hAnsi="Times New Roman" w:cs="Times New Roman" w:hint="eastAsia"/>
          <w:sz w:val="24"/>
          <w:szCs w:val="24"/>
          <w:shd w:val="clear" w:color="auto" w:fill="FFFFFF"/>
        </w:rPr>
        <w:t>OFDM</w:t>
      </w:r>
      <w:r w:rsidR="009D40B0" w:rsidRPr="009D40B0">
        <w:rPr>
          <w:rFonts w:ascii="Times New Roman" w:hAnsi="Times New Roman" w:cs="Times New Roman" w:hint="eastAsia"/>
          <w:sz w:val="24"/>
          <w:szCs w:val="24"/>
          <w:shd w:val="clear" w:color="auto" w:fill="FFFFFF"/>
        </w:rPr>
        <w:t>网络的分发策略。文献</w:t>
      </w:r>
      <w:r w:rsidR="009D40B0" w:rsidRPr="009D40B0">
        <w:rPr>
          <w:rFonts w:ascii="Times New Roman" w:hAnsi="Times New Roman" w:cs="Times New Roman" w:hint="eastAsia"/>
          <w:sz w:val="24"/>
          <w:szCs w:val="24"/>
          <w:shd w:val="clear" w:color="auto" w:fill="FFFFFF"/>
        </w:rPr>
        <w:t>[4,5]</w:t>
      </w:r>
      <w:r w:rsidR="009D40B0" w:rsidRPr="009D40B0">
        <w:rPr>
          <w:rFonts w:ascii="Times New Roman" w:hAnsi="Times New Roman" w:cs="Times New Roman" w:hint="eastAsia"/>
          <w:sz w:val="24"/>
          <w:szCs w:val="24"/>
          <w:shd w:val="clear" w:color="auto" w:fill="FFFFFF"/>
        </w:rPr>
        <w:t>中简单验证了以内容为中心的配用电通信网架构部署的可行性，但缺少对于提高通信质量的探究。文献</w:t>
      </w:r>
      <w:r w:rsidR="009D40B0" w:rsidRPr="009D40B0">
        <w:rPr>
          <w:rFonts w:ascii="Times New Roman" w:hAnsi="Times New Roman" w:cs="Times New Roman" w:hint="eastAsia"/>
          <w:sz w:val="24"/>
          <w:szCs w:val="24"/>
          <w:shd w:val="clear" w:color="auto" w:fill="FFFFFF"/>
        </w:rPr>
        <w:t>[6]</w:t>
      </w:r>
      <w:r w:rsidR="009D40B0" w:rsidRPr="009D40B0">
        <w:rPr>
          <w:rFonts w:ascii="Times New Roman" w:hAnsi="Times New Roman" w:cs="Times New Roman" w:hint="eastAsia"/>
          <w:sz w:val="24"/>
          <w:szCs w:val="24"/>
          <w:shd w:val="clear" w:color="auto" w:fill="FFFFFF"/>
        </w:rPr>
        <w:t>中增加了对配用电通信网服务质量（</w:t>
      </w:r>
      <w:r w:rsidR="009D40B0" w:rsidRPr="009D40B0">
        <w:rPr>
          <w:rFonts w:ascii="Times New Roman" w:hAnsi="Times New Roman" w:cs="Times New Roman" w:hint="eastAsia"/>
          <w:sz w:val="24"/>
          <w:szCs w:val="24"/>
          <w:shd w:val="clear" w:color="auto" w:fill="FFFFFF"/>
        </w:rPr>
        <w:t>quality of service</w:t>
      </w:r>
      <w:r w:rsidR="009D40B0" w:rsidRPr="009D40B0">
        <w:rPr>
          <w:rFonts w:ascii="Times New Roman" w:hAnsi="Times New Roman" w:cs="Times New Roman" w:hint="eastAsia"/>
          <w:sz w:val="24"/>
          <w:szCs w:val="24"/>
          <w:shd w:val="clear" w:color="auto" w:fill="FFFFFF"/>
        </w:rPr>
        <w:t>，</w:t>
      </w:r>
      <w:r w:rsidR="009D40B0" w:rsidRPr="009D40B0">
        <w:rPr>
          <w:rFonts w:ascii="Times New Roman" w:hAnsi="Times New Roman" w:cs="Times New Roman" w:hint="eastAsia"/>
          <w:sz w:val="24"/>
          <w:szCs w:val="24"/>
          <w:shd w:val="clear" w:color="auto" w:fill="FFFFFF"/>
        </w:rPr>
        <w:t>QoS</w:t>
      </w:r>
      <w:r w:rsidR="009D40B0" w:rsidRPr="009D40B0">
        <w:rPr>
          <w:rFonts w:ascii="Times New Roman" w:hAnsi="Times New Roman" w:cs="Times New Roman" w:hint="eastAsia"/>
          <w:sz w:val="24"/>
          <w:szCs w:val="24"/>
          <w:shd w:val="clear" w:color="auto" w:fill="FFFFFF"/>
        </w:rPr>
        <w:t>）的考量，并引入软件定义网络，共同构建一个</w:t>
      </w:r>
      <w:r w:rsidR="009D40B0" w:rsidRPr="009D40B0">
        <w:rPr>
          <w:rFonts w:ascii="Times New Roman" w:hAnsi="Times New Roman" w:cs="Times New Roman" w:hint="eastAsia"/>
          <w:sz w:val="24"/>
          <w:szCs w:val="24"/>
          <w:shd w:val="clear" w:color="auto" w:fill="FFFFFF"/>
        </w:rPr>
        <w:t>QoS</w:t>
      </w:r>
      <w:r w:rsidR="009D40B0" w:rsidRPr="009D40B0">
        <w:rPr>
          <w:rFonts w:ascii="Times New Roman" w:hAnsi="Times New Roman" w:cs="Times New Roman" w:hint="eastAsia"/>
          <w:sz w:val="24"/>
          <w:szCs w:val="24"/>
          <w:shd w:val="clear" w:color="auto" w:fill="FFFFFF"/>
        </w:rPr>
        <w:t>感知的配用电通信网通信架构。然而，上述方法过于笼统，缺乏针对智能电力通信网特性传输特性的探究。因此，很有必要在此基础上做进一步研究。</w:t>
      </w:r>
    </w:p>
    <w:p w14:paraId="02DA5D81" w14:textId="5241EAF0" w:rsidR="009D40B0" w:rsidRDefault="009D40B0" w:rsidP="009D40B0">
      <w:pPr>
        <w:spacing w:line="400" w:lineRule="exact"/>
        <w:ind w:firstLineChars="200" w:firstLine="480"/>
        <w:rPr>
          <w:rFonts w:ascii="Times New Roman" w:hAnsi="Times New Roman" w:cs="Times New Roman"/>
          <w:sz w:val="24"/>
          <w:szCs w:val="24"/>
          <w:shd w:val="clear" w:color="auto" w:fill="FFFFFF"/>
        </w:rPr>
      </w:pPr>
      <w:r w:rsidRPr="009D40B0">
        <w:rPr>
          <w:rFonts w:ascii="Times New Roman" w:hAnsi="Times New Roman" w:cs="Times New Roman" w:hint="eastAsia"/>
          <w:sz w:val="24"/>
          <w:szCs w:val="24"/>
          <w:shd w:val="clear" w:color="auto" w:fill="FFFFFF"/>
        </w:rPr>
        <w:t>在配用电通信网边缘，还有一种重要的组网方式就是无线传感器网络（</w:t>
      </w:r>
      <w:r w:rsidRPr="009D40B0">
        <w:rPr>
          <w:rFonts w:ascii="Times New Roman" w:hAnsi="Times New Roman" w:cs="Times New Roman" w:hint="eastAsia"/>
          <w:sz w:val="24"/>
          <w:szCs w:val="24"/>
          <w:shd w:val="clear" w:color="auto" w:fill="FFFFFF"/>
        </w:rPr>
        <w:t>WSN</w:t>
      </w:r>
      <w:r w:rsidRPr="009D40B0">
        <w:rPr>
          <w:rFonts w:ascii="Times New Roman" w:hAnsi="Times New Roman" w:cs="Times New Roman" w:hint="eastAsia"/>
          <w:sz w:val="24"/>
          <w:szCs w:val="24"/>
          <w:shd w:val="clear" w:color="auto" w:fill="FFFFFF"/>
        </w:rPr>
        <w:t>）。近年来，随着无线通信技术迅速发展，无线传感器在电力系统的通信中得到了广泛的应用。无线传感器网络在发电、输电、配电和电力消费中都起着重要的作用</w:t>
      </w:r>
      <w:r w:rsidR="00F360BD" w:rsidRPr="00AE08F2">
        <w:rPr>
          <w:rFonts w:ascii="Times New Roman" w:hAnsi="Times New Roman" w:cs="Times New Roman"/>
          <w:sz w:val="24"/>
          <w:szCs w:val="24"/>
          <w:vertAlign w:val="superscript"/>
        </w:rPr>
        <w:t>[</w:t>
      </w:r>
      <w:r w:rsidR="00F360BD">
        <w:rPr>
          <w:rFonts w:ascii="Times New Roman" w:hAnsi="Times New Roman" w:cs="Times New Roman"/>
          <w:sz w:val="24"/>
          <w:szCs w:val="24"/>
          <w:vertAlign w:val="superscript"/>
        </w:rPr>
        <w:t>7</w:t>
      </w:r>
      <w:r w:rsidR="00F360BD" w:rsidRPr="00AE08F2">
        <w:rPr>
          <w:rFonts w:ascii="Times New Roman" w:hAnsi="Times New Roman" w:cs="Times New Roman"/>
          <w:sz w:val="24"/>
          <w:szCs w:val="24"/>
          <w:vertAlign w:val="superscript"/>
        </w:rPr>
        <w:t>]</w:t>
      </w:r>
      <w:r w:rsidRPr="009D40B0">
        <w:rPr>
          <w:rFonts w:ascii="Times New Roman" w:hAnsi="Times New Roman" w:cs="Times New Roman" w:hint="eastAsia"/>
          <w:sz w:val="24"/>
          <w:szCs w:val="24"/>
          <w:shd w:val="clear" w:color="auto" w:fill="FFFFFF"/>
        </w:rPr>
        <w:t>。在发电过程中，无线传感器网络可以实时检测发电机组的状态，实时报告故障情况。在电力传输过程中，无线传感器网络可以监测输电线路和变电站设备的状态。在智慧城市、智能家居中，无线传感器网络可以实时获取用电数据，基于能量流控制分布式新能源发电和储能设备的接入和使用，使电网更加绿色、高效。但配用电通信网中的传感器节点数量众多、分布广泛，大多由电池供电，能量有限，容易失效，且它们的通信范围和传输能力都有限，云端中心化的路由规划和路由恢复不仅增重了中心的负载，也增加响应的延迟</w:t>
      </w:r>
      <w:r w:rsidR="00F360BD" w:rsidRPr="00AE08F2">
        <w:rPr>
          <w:rFonts w:ascii="Times New Roman" w:hAnsi="Times New Roman" w:cs="Times New Roman"/>
          <w:sz w:val="24"/>
          <w:szCs w:val="24"/>
          <w:vertAlign w:val="superscript"/>
        </w:rPr>
        <w:t>[</w:t>
      </w:r>
      <w:r w:rsidR="00F360BD">
        <w:rPr>
          <w:rFonts w:ascii="Times New Roman" w:hAnsi="Times New Roman" w:cs="Times New Roman"/>
          <w:sz w:val="24"/>
          <w:szCs w:val="24"/>
          <w:vertAlign w:val="superscript"/>
        </w:rPr>
        <w:t>8</w:t>
      </w:r>
      <w:r w:rsidR="00F360BD" w:rsidRPr="00AE08F2">
        <w:rPr>
          <w:rFonts w:ascii="Times New Roman" w:hAnsi="Times New Roman" w:cs="Times New Roman"/>
          <w:sz w:val="24"/>
          <w:szCs w:val="24"/>
          <w:vertAlign w:val="superscript"/>
        </w:rPr>
        <w:t>]</w:t>
      </w:r>
      <w:r w:rsidRPr="009D40B0">
        <w:rPr>
          <w:rFonts w:ascii="Times New Roman" w:hAnsi="Times New Roman" w:cs="Times New Roman" w:hint="eastAsia"/>
          <w:sz w:val="24"/>
          <w:szCs w:val="24"/>
          <w:shd w:val="clear" w:color="auto" w:fill="FFFFFF"/>
        </w:rPr>
        <w:t>。</w:t>
      </w:r>
      <w:r w:rsidR="00523D24">
        <w:rPr>
          <w:rFonts w:ascii="Times New Roman" w:hAnsi="Times New Roman" w:cs="Times New Roman" w:hint="eastAsia"/>
          <w:sz w:val="24"/>
          <w:szCs w:val="24"/>
          <w:shd w:val="clear" w:color="auto" w:fill="FFFFFF"/>
        </w:rPr>
        <w:t>已有的无线传感器网络路由机制</w:t>
      </w:r>
      <w:r w:rsidR="00523D24" w:rsidRPr="009D40B0">
        <w:rPr>
          <w:rFonts w:ascii="Times New Roman" w:hAnsi="Times New Roman" w:cs="Times New Roman" w:hint="eastAsia"/>
          <w:sz w:val="24"/>
          <w:szCs w:val="24"/>
          <w:shd w:val="clear" w:color="auto" w:fill="FFFFFF"/>
        </w:rPr>
        <w:t>忽视了</w:t>
      </w:r>
      <w:r w:rsidR="00523D24">
        <w:rPr>
          <w:rFonts w:ascii="Times New Roman" w:hAnsi="Times New Roman" w:cs="Times New Roman" w:hint="eastAsia"/>
          <w:sz w:val="24"/>
          <w:szCs w:val="24"/>
          <w:shd w:val="clear" w:color="auto" w:fill="FFFFFF"/>
        </w:rPr>
        <w:t>节点</w:t>
      </w:r>
      <w:r w:rsidR="00523D24" w:rsidRPr="009D40B0">
        <w:rPr>
          <w:rFonts w:ascii="Times New Roman" w:hAnsi="Times New Roman" w:cs="Times New Roman" w:hint="eastAsia"/>
          <w:sz w:val="24"/>
          <w:szCs w:val="24"/>
          <w:shd w:val="clear" w:color="auto" w:fill="FFFFFF"/>
        </w:rPr>
        <w:t>能量</w:t>
      </w:r>
      <w:r w:rsidR="00523D24">
        <w:rPr>
          <w:rFonts w:ascii="Times New Roman" w:hAnsi="Times New Roman" w:cs="Times New Roman" w:hint="eastAsia"/>
          <w:sz w:val="24"/>
          <w:szCs w:val="24"/>
          <w:shd w:val="clear" w:color="auto" w:fill="FFFFFF"/>
        </w:rPr>
        <w:t>、传输能耗等</w:t>
      </w:r>
      <w:r w:rsidR="00523D24" w:rsidRPr="009D40B0">
        <w:rPr>
          <w:rFonts w:ascii="Times New Roman" w:hAnsi="Times New Roman" w:cs="Times New Roman" w:hint="eastAsia"/>
          <w:sz w:val="24"/>
          <w:szCs w:val="24"/>
          <w:shd w:val="clear" w:color="auto" w:fill="FFFFFF"/>
        </w:rPr>
        <w:t>重要因素。更重要的是，</w:t>
      </w:r>
      <w:r w:rsidR="00523D24">
        <w:rPr>
          <w:rFonts w:ascii="Times New Roman" w:hAnsi="Times New Roman" w:cs="Times New Roman" w:hint="eastAsia"/>
          <w:sz w:val="24"/>
          <w:szCs w:val="24"/>
          <w:shd w:val="clear" w:color="auto" w:fill="FFFFFF"/>
        </w:rPr>
        <w:t>缺乏对路由恢复机制的设计</w:t>
      </w:r>
      <w:r w:rsidR="00F360BD">
        <w:rPr>
          <w:rFonts w:ascii="Times New Roman" w:hAnsi="Times New Roman" w:cs="Times New Roman" w:hint="eastAsia"/>
          <w:sz w:val="24"/>
          <w:szCs w:val="24"/>
          <w:shd w:val="clear" w:color="auto" w:fill="FFFFFF"/>
        </w:rPr>
        <w:t>。</w:t>
      </w:r>
    </w:p>
    <w:p w14:paraId="41E469F1" w14:textId="6CCD4FFD" w:rsidR="00CC4640" w:rsidRDefault="00CC4640" w:rsidP="00462410">
      <w:pPr>
        <w:spacing w:line="400" w:lineRule="exact"/>
        <w:ind w:firstLineChars="200" w:firstLine="48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因此本文首先针对</w:t>
      </w:r>
      <w:r w:rsidR="00DE6B36">
        <w:rPr>
          <w:rFonts w:ascii="Times New Roman" w:hAnsi="Times New Roman" w:cs="Times New Roman" w:hint="eastAsia"/>
          <w:sz w:val="24"/>
          <w:szCs w:val="24"/>
          <w:shd w:val="clear" w:color="auto" w:fill="FFFFFF"/>
        </w:rPr>
        <w:t>配用电通信网中的路由特点和路由问题进行了详细研究，随后</w:t>
      </w:r>
      <w:r w:rsidR="00EB7B8A">
        <w:rPr>
          <w:rFonts w:ascii="Times New Roman" w:hAnsi="Times New Roman" w:cs="Times New Roman" w:hint="eastAsia"/>
          <w:sz w:val="24"/>
          <w:szCs w:val="24"/>
          <w:shd w:val="clear" w:color="auto" w:fill="FFFFFF"/>
        </w:rPr>
        <w:t>为了解决</w:t>
      </w:r>
      <w:r w:rsidR="00075B33">
        <w:rPr>
          <w:rFonts w:ascii="Times New Roman" w:hAnsi="Times New Roman" w:cs="Times New Roman" w:hint="eastAsia"/>
          <w:sz w:val="24"/>
          <w:szCs w:val="24"/>
          <w:shd w:val="clear" w:color="auto" w:fill="FFFFFF"/>
        </w:rPr>
        <w:t>其中负载均衡问题</w:t>
      </w:r>
      <w:r w:rsidR="008D3EA1">
        <w:rPr>
          <w:rFonts w:ascii="Times New Roman" w:hAnsi="Times New Roman" w:cs="Times New Roman" w:hint="eastAsia"/>
          <w:sz w:val="24"/>
          <w:szCs w:val="24"/>
          <w:shd w:val="clear" w:color="auto" w:fill="FFFFFF"/>
        </w:rPr>
        <w:t>，以边缘计算为主要依托，</w:t>
      </w:r>
      <w:r w:rsidR="00075B33">
        <w:rPr>
          <w:rFonts w:ascii="Times New Roman" w:hAnsi="Times New Roman" w:cs="Times New Roman" w:hint="eastAsia"/>
          <w:sz w:val="24"/>
          <w:szCs w:val="24"/>
          <w:shd w:val="clear" w:color="auto" w:fill="FFFFFF"/>
        </w:rPr>
        <w:t>提出了</w:t>
      </w:r>
      <w:r w:rsidR="008D3EA1">
        <w:rPr>
          <w:rFonts w:ascii="Times New Roman" w:hAnsi="Times New Roman" w:cs="Times New Roman" w:hint="eastAsia"/>
          <w:sz w:val="24"/>
          <w:szCs w:val="24"/>
          <w:shd w:val="clear" w:color="auto" w:fill="FFFFFF"/>
        </w:rPr>
        <w:t>基于</w:t>
      </w:r>
      <w:r w:rsidR="00EB7B8A">
        <w:rPr>
          <w:rFonts w:ascii="Times New Roman" w:hAnsi="Times New Roman" w:cs="Times New Roman" w:hint="eastAsia"/>
          <w:sz w:val="24"/>
          <w:szCs w:val="24"/>
          <w:shd w:val="clear" w:color="auto" w:fill="FFFFFF"/>
        </w:rPr>
        <w:t>负载感知</w:t>
      </w:r>
      <w:r w:rsidR="008D3EA1">
        <w:rPr>
          <w:rFonts w:ascii="Times New Roman" w:hAnsi="Times New Roman" w:cs="Times New Roman" w:hint="eastAsia"/>
          <w:sz w:val="24"/>
          <w:szCs w:val="24"/>
          <w:shd w:val="clear" w:color="auto" w:fill="FFFFFF"/>
        </w:rPr>
        <w:t>的路由机制</w:t>
      </w:r>
      <w:r w:rsidR="0043289E">
        <w:rPr>
          <w:rFonts w:ascii="Times New Roman" w:hAnsi="Times New Roman" w:cs="Times New Roman" w:hint="eastAsia"/>
          <w:sz w:val="24"/>
          <w:szCs w:val="24"/>
          <w:shd w:val="clear" w:color="auto" w:fill="FFFFFF"/>
        </w:rPr>
        <w:t>LAPBR</w:t>
      </w:r>
      <w:r w:rsidR="0043289E">
        <w:rPr>
          <w:rFonts w:ascii="Times New Roman" w:hAnsi="Times New Roman" w:cs="Times New Roman" w:hint="eastAsia"/>
          <w:sz w:val="24"/>
          <w:szCs w:val="24"/>
          <w:shd w:val="clear" w:color="auto" w:fill="FFFFFF"/>
        </w:rPr>
        <w:t>（</w:t>
      </w:r>
      <w:r w:rsidR="0043289E">
        <w:rPr>
          <w:rFonts w:ascii="Times New Roman" w:hAnsi="Times New Roman" w:cs="Times New Roman" w:hint="eastAsia"/>
          <w:sz w:val="24"/>
          <w:szCs w:val="24"/>
          <w:shd w:val="clear" w:color="auto" w:fill="FFFFFF"/>
        </w:rPr>
        <w:t>Load-aware</w:t>
      </w:r>
      <w:r w:rsidR="0043289E">
        <w:rPr>
          <w:rFonts w:ascii="Times New Roman" w:hAnsi="Times New Roman" w:cs="Times New Roman"/>
          <w:sz w:val="24"/>
          <w:szCs w:val="24"/>
          <w:shd w:val="clear" w:color="auto" w:fill="FFFFFF"/>
        </w:rPr>
        <w:t xml:space="preserve"> </w:t>
      </w:r>
      <w:r w:rsidR="0043289E">
        <w:rPr>
          <w:rFonts w:ascii="Times New Roman" w:hAnsi="Times New Roman" w:cs="Times New Roman" w:hint="eastAsia"/>
          <w:sz w:val="24"/>
          <w:szCs w:val="24"/>
          <w:shd w:val="clear" w:color="auto" w:fill="FFFFFF"/>
        </w:rPr>
        <w:t>Potential</w:t>
      </w:r>
      <w:r w:rsidR="0043289E">
        <w:rPr>
          <w:rFonts w:ascii="Times New Roman" w:hAnsi="Times New Roman" w:cs="Times New Roman"/>
          <w:sz w:val="24"/>
          <w:szCs w:val="24"/>
          <w:shd w:val="clear" w:color="auto" w:fill="FFFFFF"/>
        </w:rPr>
        <w:t>-based Routing</w:t>
      </w:r>
      <w:r w:rsidR="0043289E">
        <w:rPr>
          <w:rFonts w:ascii="Times New Roman" w:hAnsi="Times New Roman" w:cs="Times New Roman" w:hint="eastAsia"/>
          <w:sz w:val="24"/>
          <w:szCs w:val="24"/>
          <w:shd w:val="clear" w:color="auto" w:fill="FFFFFF"/>
        </w:rPr>
        <w:t>）</w:t>
      </w:r>
      <w:r w:rsidR="00EB7B8A">
        <w:rPr>
          <w:rFonts w:ascii="Times New Roman" w:hAnsi="Times New Roman" w:cs="Times New Roman" w:hint="eastAsia"/>
          <w:sz w:val="24"/>
          <w:szCs w:val="24"/>
          <w:shd w:val="clear" w:color="auto" w:fill="FFFFFF"/>
        </w:rPr>
        <w:t>。针对由无线传感器组成的配用电通信网中易失效问题，</w:t>
      </w:r>
      <w:r w:rsidR="007555C5">
        <w:rPr>
          <w:rFonts w:ascii="Times New Roman" w:hAnsi="Times New Roman" w:cs="Times New Roman" w:hint="eastAsia"/>
          <w:sz w:val="24"/>
          <w:szCs w:val="24"/>
          <w:shd w:val="clear" w:color="auto" w:fill="FFFFFF"/>
        </w:rPr>
        <w:t>提出具有容错性</w:t>
      </w:r>
      <w:r w:rsidR="00090F32">
        <w:rPr>
          <w:rFonts w:ascii="Times New Roman" w:hAnsi="Times New Roman" w:cs="Times New Roman" w:hint="eastAsia"/>
          <w:sz w:val="24"/>
          <w:szCs w:val="24"/>
          <w:shd w:val="clear" w:color="auto" w:fill="FFFFFF"/>
        </w:rPr>
        <w:t>和自适应性</w:t>
      </w:r>
      <w:r w:rsidR="007555C5">
        <w:rPr>
          <w:rFonts w:ascii="Times New Roman" w:hAnsi="Times New Roman" w:cs="Times New Roman" w:hint="eastAsia"/>
          <w:sz w:val="24"/>
          <w:szCs w:val="24"/>
          <w:shd w:val="clear" w:color="auto" w:fill="FFFFFF"/>
        </w:rPr>
        <w:t>的动态分簇路由机制</w:t>
      </w:r>
      <w:r w:rsidR="00090F32">
        <w:rPr>
          <w:rFonts w:ascii="Times New Roman" w:hAnsi="Times New Roman" w:cs="Times New Roman" w:hint="eastAsia"/>
          <w:sz w:val="24"/>
          <w:szCs w:val="24"/>
          <w:shd w:val="clear" w:color="auto" w:fill="FFFFFF"/>
        </w:rPr>
        <w:t>SAFT</w:t>
      </w:r>
      <w:r w:rsidR="00090F32">
        <w:rPr>
          <w:rFonts w:ascii="Times New Roman" w:hAnsi="Times New Roman" w:cs="Times New Roman" w:hint="eastAsia"/>
          <w:sz w:val="24"/>
          <w:szCs w:val="24"/>
          <w:shd w:val="clear" w:color="auto" w:fill="FFFFFF"/>
        </w:rPr>
        <w:t>（</w:t>
      </w:r>
      <w:r w:rsidR="00090F32">
        <w:rPr>
          <w:rFonts w:ascii="Times New Roman" w:hAnsi="Times New Roman" w:cs="Times New Roman" w:hint="eastAsia"/>
          <w:sz w:val="24"/>
          <w:szCs w:val="24"/>
          <w:shd w:val="clear" w:color="auto" w:fill="FFFFFF"/>
        </w:rPr>
        <w:t>Self-adaption and Fault-tolerance Routing</w:t>
      </w:r>
      <w:r w:rsidR="00090F32">
        <w:rPr>
          <w:rFonts w:ascii="Times New Roman" w:hAnsi="Times New Roman" w:cs="Times New Roman" w:hint="eastAsia"/>
          <w:sz w:val="24"/>
          <w:szCs w:val="24"/>
          <w:shd w:val="clear" w:color="auto" w:fill="FFFFFF"/>
        </w:rPr>
        <w:t>）</w:t>
      </w:r>
      <w:r w:rsidR="007555C5">
        <w:rPr>
          <w:rFonts w:ascii="Times New Roman" w:hAnsi="Times New Roman" w:cs="Times New Roman" w:hint="eastAsia"/>
          <w:sz w:val="24"/>
          <w:szCs w:val="24"/>
          <w:shd w:val="clear" w:color="auto" w:fill="FFFFFF"/>
        </w:rPr>
        <w:t>。</w:t>
      </w:r>
    </w:p>
    <w:p w14:paraId="068FC83C" w14:textId="77777777" w:rsidR="008116EF" w:rsidRPr="00E26031" w:rsidRDefault="008116EF" w:rsidP="00DF00D9">
      <w:pPr>
        <w:spacing w:line="400" w:lineRule="exact"/>
        <w:rPr>
          <w:rFonts w:ascii="Times New Roman" w:hAnsi="Times New Roman" w:cs="Times New Roman"/>
          <w:sz w:val="24"/>
          <w:szCs w:val="24"/>
          <w:shd w:val="clear" w:color="auto" w:fill="FFFFFF"/>
        </w:rPr>
        <w:sectPr w:rsidR="008116EF" w:rsidRPr="00E26031" w:rsidSect="00EF5C02">
          <w:headerReference w:type="default" r:id="rId17"/>
          <w:footerReference w:type="default" r:id="rId18"/>
          <w:type w:val="continuous"/>
          <w:pgSz w:w="11906" w:h="16838"/>
          <w:pgMar w:top="1440" w:right="1800" w:bottom="1440" w:left="1800" w:header="851" w:footer="992" w:gutter="0"/>
          <w:cols w:space="425"/>
          <w:docGrid w:type="lines" w:linePitch="312"/>
        </w:sectPr>
      </w:pPr>
    </w:p>
    <w:p w14:paraId="3BAD96A7" w14:textId="77777777" w:rsidR="00D5348C" w:rsidRPr="00E26031" w:rsidRDefault="00D5348C" w:rsidP="00D5348C">
      <w:pPr>
        <w:pStyle w:val="2"/>
        <w:numPr>
          <w:ilvl w:val="1"/>
          <w:numId w:val="2"/>
        </w:numPr>
        <w:rPr>
          <w:rFonts w:ascii="Times New Roman" w:eastAsia="黑体" w:hAnsi="Times New Roman" w:cs="Times New Roman"/>
          <w:b w:val="0"/>
          <w:sz w:val="28"/>
          <w:szCs w:val="28"/>
        </w:rPr>
      </w:pPr>
      <w:bookmarkStart w:id="36" w:name="_Toc881652"/>
      <w:r w:rsidRPr="00E26031">
        <w:rPr>
          <w:rFonts w:ascii="Times New Roman" w:eastAsia="黑体" w:hAnsi="Times New Roman" w:cs="Times New Roman"/>
          <w:b w:val="0"/>
          <w:sz w:val="28"/>
          <w:szCs w:val="28"/>
        </w:rPr>
        <w:lastRenderedPageBreak/>
        <w:t>研究内容</w:t>
      </w:r>
      <w:r w:rsidR="00C92CF0" w:rsidRPr="00E26031">
        <w:rPr>
          <w:rFonts w:ascii="Times New Roman" w:eastAsia="黑体" w:hAnsi="Times New Roman" w:cs="Times New Roman"/>
          <w:b w:val="0"/>
          <w:sz w:val="28"/>
          <w:szCs w:val="28"/>
        </w:rPr>
        <w:t>及目标</w:t>
      </w:r>
      <w:bookmarkEnd w:id="36"/>
    </w:p>
    <w:p w14:paraId="0D7955F8" w14:textId="77777777" w:rsidR="003A323E" w:rsidRPr="00E26031" w:rsidRDefault="003A323E" w:rsidP="003A323E">
      <w:pPr>
        <w:pStyle w:val="3"/>
        <w:rPr>
          <w:rFonts w:ascii="Times New Roman" w:eastAsia="黑体" w:hAnsi="Times New Roman" w:cs="Times New Roman"/>
          <w:b w:val="0"/>
          <w:sz w:val="24"/>
          <w:szCs w:val="24"/>
        </w:rPr>
      </w:pPr>
      <w:bookmarkStart w:id="37" w:name="_Toc881653"/>
      <w:r w:rsidRPr="00E26031">
        <w:rPr>
          <w:rFonts w:ascii="Times New Roman" w:eastAsia="黑体" w:hAnsi="Times New Roman" w:cs="Times New Roman"/>
          <w:b w:val="0"/>
          <w:sz w:val="24"/>
          <w:szCs w:val="24"/>
        </w:rPr>
        <w:t xml:space="preserve">1.2.1 </w:t>
      </w:r>
      <w:r w:rsidRPr="00E26031">
        <w:rPr>
          <w:rFonts w:ascii="Times New Roman" w:eastAsia="黑体" w:hAnsi="Times New Roman" w:cs="Times New Roman"/>
          <w:b w:val="0"/>
          <w:sz w:val="24"/>
          <w:szCs w:val="24"/>
        </w:rPr>
        <w:t>研究内容</w:t>
      </w:r>
      <w:bookmarkEnd w:id="37"/>
    </w:p>
    <w:p w14:paraId="02E3C1A5" w14:textId="77777777" w:rsidR="00225E8A" w:rsidRPr="00E26031" w:rsidRDefault="00603E30" w:rsidP="00984EE9">
      <w:pPr>
        <w:spacing w:line="400" w:lineRule="atLeast"/>
        <w:ind w:firstLineChars="200" w:firstLine="480"/>
        <w:rPr>
          <w:rFonts w:ascii="Times New Roman" w:hAnsi="Times New Roman" w:cs="Times New Roman"/>
          <w:color w:val="FF0000"/>
          <w:sz w:val="24"/>
          <w:szCs w:val="24"/>
        </w:rPr>
      </w:pPr>
      <w:r w:rsidRPr="00E26031">
        <w:rPr>
          <w:rFonts w:ascii="Times New Roman" w:hAnsi="Times New Roman" w:cs="Times New Roman"/>
          <w:sz w:val="24"/>
          <w:szCs w:val="24"/>
        </w:rPr>
        <w:t>本文主要有</w:t>
      </w:r>
      <w:r w:rsidR="00F73F7A" w:rsidRPr="00E26031">
        <w:rPr>
          <w:rFonts w:ascii="Times New Roman" w:hAnsi="Times New Roman" w:cs="Times New Roman"/>
          <w:sz w:val="24"/>
          <w:szCs w:val="24"/>
        </w:rPr>
        <w:t>以下</w:t>
      </w:r>
      <w:r w:rsidRPr="00E26031">
        <w:rPr>
          <w:rFonts w:ascii="Times New Roman" w:hAnsi="Times New Roman" w:cs="Times New Roman"/>
          <w:sz w:val="24"/>
          <w:szCs w:val="24"/>
        </w:rPr>
        <w:t>两个研究点</w:t>
      </w:r>
      <w:r w:rsidR="00CE45C5" w:rsidRPr="00E26031">
        <w:rPr>
          <w:rFonts w:ascii="Times New Roman" w:hAnsi="Times New Roman" w:cs="Times New Roman"/>
          <w:sz w:val="24"/>
          <w:szCs w:val="24"/>
        </w:rPr>
        <w:t>：</w:t>
      </w:r>
      <w:r w:rsidR="00CE45C5" w:rsidRPr="00E26031">
        <w:rPr>
          <w:rFonts w:ascii="Times New Roman" w:hAnsi="Times New Roman" w:cs="Times New Roman"/>
          <w:color w:val="FF0000"/>
          <w:sz w:val="24"/>
          <w:szCs w:val="24"/>
        </w:rPr>
        <w:t xml:space="preserve"> </w:t>
      </w:r>
    </w:p>
    <w:p w14:paraId="71CA940D" w14:textId="6CCD9C4E" w:rsidR="00E47D53" w:rsidRPr="00E47D53" w:rsidRDefault="00E47D53" w:rsidP="00C0329F">
      <w:pPr>
        <w:pStyle w:val="aa"/>
        <w:numPr>
          <w:ilvl w:val="0"/>
          <w:numId w:val="5"/>
        </w:numPr>
        <w:spacing w:line="400" w:lineRule="atLeast"/>
        <w:ind w:left="0" w:firstLine="480"/>
        <w:rPr>
          <w:rFonts w:ascii="Times New Roman" w:eastAsiaTheme="minorEastAsia" w:hAnsi="Times New Roman"/>
          <w:sz w:val="24"/>
          <w:szCs w:val="24"/>
          <w:shd w:val="clear" w:color="auto" w:fill="FFFFFF"/>
        </w:rPr>
      </w:pPr>
      <w:r>
        <w:rPr>
          <w:rFonts w:ascii="Times New Roman" w:hAnsi="Times New Roman" w:hint="eastAsia"/>
          <w:sz w:val="24"/>
          <w:szCs w:val="24"/>
          <w:shd w:val="clear" w:color="auto" w:fill="FFFFFF"/>
        </w:rPr>
        <w:t>基于负载感知的路由机制</w:t>
      </w:r>
      <w:r>
        <w:rPr>
          <w:rFonts w:ascii="Times New Roman" w:hAnsi="Times New Roman" w:hint="eastAsia"/>
          <w:sz w:val="24"/>
          <w:szCs w:val="24"/>
          <w:shd w:val="clear" w:color="auto" w:fill="FFFFFF"/>
        </w:rPr>
        <w:t>-LAPBR</w:t>
      </w:r>
    </w:p>
    <w:p w14:paraId="24ED594D" w14:textId="77777777" w:rsidR="009E628C" w:rsidRDefault="00F7442F" w:rsidP="00E47D53">
      <w:pPr>
        <w:spacing w:line="400" w:lineRule="atLeas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首先，随着物联网技术的发展，配用电网中接入的终端设备越来越多，他们在智能电网中不仅仅是消费者，也是生产者。作为消费者，他们需要了解网络实时信息，例如动态变化的电价、实时能源消耗等；作为生产者，</w:t>
      </w:r>
      <w:r w:rsidR="00536383">
        <w:rPr>
          <w:rFonts w:ascii="Times New Roman" w:hAnsi="Times New Roman" w:cs="Times New Roman" w:hint="eastAsia"/>
          <w:bCs/>
          <w:sz w:val="24"/>
          <w:szCs w:val="24"/>
        </w:rPr>
        <w:t>他们参与能量的分发，电力需求做出响应。因此，配用电通信网应支持双向并且实时的通信，</w:t>
      </w:r>
      <w:r w:rsidR="00CA167F">
        <w:rPr>
          <w:rFonts w:ascii="Times New Roman" w:hAnsi="Times New Roman" w:cs="Times New Roman" w:hint="eastAsia"/>
          <w:bCs/>
          <w:sz w:val="24"/>
          <w:szCs w:val="24"/>
        </w:rPr>
        <w:t>并使得他们可以知晓和决定消费和生产情况。其次，网络中</w:t>
      </w:r>
      <w:r w:rsidR="00536383">
        <w:rPr>
          <w:rFonts w:ascii="Times New Roman" w:hAnsi="Times New Roman" w:cs="Times New Roman" w:hint="eastAsia"/>
          <w:bCs/>
          <w:sz w:val="24"/>
          <w:szCs w:val="24"/>
        </w:rPr>
        <w:t>信息量大，</w:t>
      </w:r>
      <w:r w:rsidR="00CA167F">
        <w:rPr>
          <w:rFonts w:ascii="Times New Roman" w:hAnsi="Times New Roman" w:cs="Times New Roman" w:hint="eastAsia"/>
          <w:bCs/>
          <w:sz w:val="24"/>
          <w:szCs w:val="24"/>
        </w:rPr>
        <w:t>部分通信节点需要</w:t>
      </w:r>
      <w:r w:rsidR="00303C33">
        <w:rPr>
          <w:rFonts w:ascii="Times New Roman" w:hAnsi="Times New Roman" w:cs="Times New Roman" w:hint="eastAsia"/>
          <w:bCs/>
          <w:sz w:val="24"/>
          <w:szCs w:val="24"/>
        </w:rPr>
        <w:t>对</w:t>
      </w:r>
      <w:r w:rsidR="00CA167F">
        <w:rPr>
          <w:rFonts w:ascii="Times New Roman" w:hAnsi="Times New Roman" w:cs="Times New Roman" w:hint="eastAsia"/>
          <w:bCs/>
          <w:sz w:val="24"/>
          <w:szCs w:val="24"/>
        </w:rPr>
        <w:t>数据流量</w:t>
      </w:r>
      <w:r w:rsidR="00303C33">
        <w:rPr>
          <w:rFonts w:ascii="Times New Roman" w:hAnsi="Times New Roman" w:cs="Times New Roman" w:hint="eastAsia"/>
          <w:bCs/>
          <w:sz w:val="24"/>
          <w:szCs w:val="24"/>
        </w:rPr>
        <w:t>进行感知和预测</w:t>
      </w:r>
      <w:r w:rsidR="00CA167F">
        <w:rPr>
          <w:rFonts w:ascii="Times New Roman" w:hAnsi="Times New Roman" w:cs="Times New Roman" w:hint="eastAsia"/>
          <w:bCs/>
          <w:sz w:val="24"/>
          <w:szCs w:val="24"/>
        </w:rPr>
        <w:t>，对数据</w:t>
      </w:r>
      <w:r w:rsidR="00303C33">
        <w:rPr>
          <w:rFonts w:ascii="Times New Roman" w:hAnsi="Times New Roman" w:cs="Times New Roman" w:hint="eastAsia"/>
          <w:bCs/>
          <w:sz w:val="24"/>
          <w:szCs w:val="24"/>
        </w:rPr>
        <w:t>内容</w:t>
      </w:r>
      <w:r w:rsidR="00CA167F">
        <w:rPr>
          <w:rFonts w:ascii="Times New Roman" w:hAnsi="Times New Roman" w:cs="Times New Roman" w:hint="eastAsia"/>
          <w:bCs/>
          <w:sz w:val="24"/>
          <w:szCs w:val="24"/>
        </w:rPr>
        <w:t>进行分析和处理，</w:t>
      </w:r>
      <w:r w:rsidR="00303C33">
        <w:rPr>
          <w:rFonts w:ascii="Times New Roman" w:hAnsi="Times New Roman" w:cs="Times New Roman" w:hint="eastAsia"/>
          <w:bCs/>
          <w:sz w:val="24"/>
          <w:szCs w:val="24"/>
        </w:rPr>
        <w:t>云计算可以解决这个问题，但</w:t>
      </w:r>
      <w:r w:rsidR="00D00B27">
        <w:rPr>
          <w:rFonts w:ascii="Times New Roman" w:hAnsi="Times New Roman" w:cs="Times New Roman" w:hint="eastAsia"/>
          <w:bCs/>
          <w:sz w:val="24"/>
          <w:szCs w:val="24"/>
        </w:rPr>
        <w:t>云计算大多采用集中</w:t>
      </w:r>
      <w:r w:rsidR="00620493">
        <w:rPr>
          <w:rFonts w:ascii="Times New Roman" w:hAnsi="Times New Roman" w:cs="Times New Roman" w:hint="eastAsia"/>
          <w:bCs/>
          <w:sz w:val="24"/>
          <w:szCs w:val="24"/>
        </w:rPr>
        <w:t>在云端的</w:t>
      </w:r>
      <w:r w:rsidR="00D00B27">
        <w:rPr>
          <w:rFonts w:ascii="Times New Roman" w:hAnsi="Times New Roman" w:cs="Times New Roman" w:hint="eastAsia"/>
          <w:bCs/>
          <w:sz w:val="24"/>
          <w:szCs w:val="24"/>
        </w:rPr>
        <w:t>处理方式，这无法满足智能电力通信网对应用服务高可靠性、</w:t>
      </w:r>
      <w:r w:rsidR="0005546E">
        <w:rPr>
          <w:rFonts w:ascii="Times New Roman" w:hAnsi="Times New Roman" w:cs="Times New Roman" w:hint="eastAsia"/>
          <w:bCs/>
          <w:sz w:val="24"/>
          <w:szCs w:val="24"/>
        </w:rPr>
        <w:t>低延迟等需求。因此，为解决上述</w:t>
      </w:r>
      <w:r w:rsidR="00B97BB7">
        <w:rPr>
          <w:rFonts w:ascii="Times New Roman" w:hAnsi="Times New Roman" w:cs="Times New Roman" w:hint="eastAsia"/>
          <w:bCs/>
          <w:sz w:val="24"/>
          <w:szCs w:val="24"/>
        </w:rPr>
        <w:t>需求及</w:t>
      </w:r>
      <w:r w:rsidR="0005546E">
        <w:rPr>
          <w:rFonts w:ascii="Times New Roman" w:hAnsi="Times New Roman" w:cs="Times New Roman" w:hint="eastAsia"/>
          <w:bCs/>
          <w:sz w:val="24"/>
          <w:szCs w:val="24"/>
        </w:rPr>
        <w:t>问题</w:t>
      </w:r>
      <w:r w:rsidR="00B97BB7">
        <w:rPr>
          <w:rFonts w:ascii="Times New Roman" w:hAnsi="Times New Roman" w:cs="Times New Roman" w:hint="eastAsia"/>
          <w:bCs/>
          <w:sz w:val="24"/>
          <w:szCs w:val="24"/>
        </w:rPr>
        <w:t>，本文提出了配用电通信中</w:t>
      </w:r>
      <w:r w:rsidR="00DC2F59">
        <w:rPr>
          <w:rFonts w:ascii="Times New Roman" w:hAnsi="Times New Roman" w:cs="Times New Roman" w:hint="eastAsia"/>
          <w:bCs/>
          <w:sz w:val="24"/>
          <w:szCs w:val="24"/>
        </w:rPr>
        <w:t>基于边缘计算的</w:t>
      </w:r>
      <w:r w:rsidR="00B97BB7">
        <w:rPr>
          <w:rFonts w:ascii="Times New Roman" w:hAnsi="Times New Roman" w:cs="Times New Roman" w:hint="eastAsia"/>
          <w:bCs/>
          <w:sz w:val="24"/>
          <w:szCs w:val="24"/>
        </w:rPr>
        <w:t>，以内容为中心的</w:t>
      </w:r>
      <w:r w:rsidR="00DC2F59">
        <w:rPr>
          <w:rFonts w:ascii="Times New Roman" w:hAnsi="Times New Roman" w:cs="Times New Roman" w:hint="eastAsia"/>
          <w:bCs/>
          <w:sz w:val="24"/>
          <w:szCs w:val="24"/>
        </w:rPr>
        <w:t>具有负载感知功能的路由机制</w:t>
      </w:r>
      <w:r w:rsidR="00DC2F59">
        <w:rPr>
          <w:rFonts w:ascii="Times New Roman" w:hAnsi="Times New Roman" w:cs="Times New Roman" w:hint="eastAsia"/>
          <w:bCs/>
          <w:sz w:val="24"/>
          <w:szCs w:val="24"/>
        </w:rPr>
        <w:t>-</w:t>
      </w:r>
      <w:r w:rsidR="00DC2F59">
        <w:rPr>
          <w:rFonts w:ascii="Times New Roman" w:hAnsi="Times New Roman" w:cs="Times New Roman" w:hint="eastAsia"/>
          <w:sz w:val="24"/>
          <w:szCs w:val="24"/>
          <w:shd w:val="clear" w:color="auto" w:fill="FFFFFF"/>
        </w:rPr>
        <w:t>LAPBR</w:t>
      </w:r>
      <w:r w:rsidR="00DC2F59">
        <w:rPr>
          <w:rFonts w:ascii="Times New Roman" w:hAnsi="Times New Roman" w:cs="Times New Roman" w:hint="eastAsia"/>
          <w:sz w:val="24"/>
          <w:szCs w:val="24"/>
          <w:shd w:val="clear" w:color="auto" w:fill="FFFFFF"/>
        </w:rPr>
        <w:t>（</w:t>
      </w:r>
      <w:r w:rsidR="00DC2F59">
        <w:rPr>
          <w:rFonts w:ascii="Times New Roman" w:hAnsi="Times New Roman" w:cs="Times New Roman" w:hint="eastAsia"/>
          <w:sz w:val="24"/>
          <w:szCs w:val="24"/>
          <w:shd w:val="clear" w:color="auto" w:fill="FFFFFF"/>
        </w:rPr>
        <w:t>Load-aware</w:t>
      </w:r>
      <w:r w:rsidR="00DC2F59">
        <w:rPr>
          <w:rFonts w:ascii="Times New Roman" w:hAnsi="Times New Roman" w:cs="Times New Roman"/>
          <w:sz w:val="24"/>
          <w:szCs w:val="24"/>
          <w:shd w:val="clear" w:color="auto" w:fill="FFFFFF"/>
        </w:rPr>
        <w:t xml:space="preserve"> </w:t>
      </w:r>
      <w:r w:rsidR="00DC2F59">
        <w:rPr>
          <w:rFonts w:ascii="Times New Roman" w:hAnsi="Times New Roman" w:cs="Times New Roman" w:hint="eastAsia"/>
          <w:sz w:val="24"/>
          <w:szCs w:val="24"/>
          <w:shd w:val="clear" w:color="auto" w:fill="FFFFFF"/>
        </w:rPr>
        <w:t>Potential</w:t>
      </w:r>
      <w:r w:rsidR="00DC2F59">
        <w:rPr>
          <w:rFonts w:ascii="Times New Roman" w:hAnsi="Times New Roman" w:cs="Times New Roman"/>
          <w:sz w:val="24"/>
          <w:szCs w:val="24"/>
          <w:shd w:val="clear" w:color="auto" w:fill="FFFFFF"/>
        </w:rPr>
        <w:t>-based Routing</w:t>
      </w:r>
      <w:r w:rsidR="00DC2F59">
        <w:rPr>
          <w:rFonts w:ascii="Times New Roman" w:hAnsi="Times New Roman" w:cs="Times New Roman" w:hint="eastAsia"/>
          <w:sz w:val="24"/>
          <w:szCs w:val="24"/>
          <w:shd w:val="clear" w:color="auto" w:fill="FFFFFF"/>
        </w:rPr>
        <w:t>）</w:t>
      </w:r>
      <w:r w:rsidR="00DC2F59">
        <w:rPr>
          <w:rFonts w:ascii="Times New Roman" w:hAnsi="Times New Roman" w:cs="Times New Roman" w:hint="eastAsia"/>
          <w:bCs/>
          <w:sz w:val="24"/>
          <w:szCs w:val="24"/>
        </w:rPr>
        <w:t>。</w:t>
      </w:r>
    </w:p>
    <w:p w14:paraId="54F04B45" w14:textId="17A96F01" w:rsidR="00990A95" w:rsidRPr="00990A95" w:rsidRDefault="009E628C" w:rsidP="009E628C">
      <w:pPr>
        <w:spacing w:line="400" w:lineRule="atLeast"/>
        <w:ind w:firstLineChars="200" w:firstLine="480"/>
        <w:rPr>
          <w:rFonts w:ascii="Times New Roman" w:hAnsi="Times New Roman" w:cs="Times New Roman"/>
          <w:bCs/>
          <w:sz w:val="24"/>
          <w:szCs w:val="24"/>
        </w:rPr>
      </w:pPr>
      <w:r w:rsidRPr="009E628C">
        <w:rPr>
          <w:rFonts w:ascii="Times New Roman" w:hAnsi="Times New Roman" w:cs="Times New Roman" w:hint="eastAsia"/>
          <w:bCs/>
          <w:sz w:val="24"/>
          <w:szCs w:val="24"/>
        </w:rPr>
        <w:t>首先，根据边缘计算的层次结构，将智能电网中的发电站层、变电器层和智能终端层对应到边缘计算中的云层、雾层和终端层。进而确定研究区域，主要通过雾层对终端层的能源配置和信息转发进行控制。针对</w:t>
      </w:r>
      <w:r w:rsidRPr="009E628C">
        <w:rPr>
          <w:rFonts w:ascii="Times New Roman" w:hAnsi="Times New Roman" w:cs="Times New Roman" w:hint="eastAsia"/>
          <w:bCs/>
          <w:sz w:val="24"/>
          <w:szCs w:val="24"/>
        </w:rPr>
        <w:t>IP</w:t>
      </w:r>
      <w:r w:rsidRPr="009E628C">
        <w:rPr>
          <w:rFonts w:ascii="Times New Roman" w:hAnsi="Times New Roman" w:cs="Times New Roman" w:hint="eastAsia"/>
          <w:bCs/>
          <w:sz w:val="24"/>
          <w:szCs w:val="24"/>
        </w:rPr>
        <w:t>架构的限制和不足，结合配用电通信网具体的功能和需求，对配用电网中数据传输模式和传输特点的分析和总结。然后，在</w:t>
      </w:r>
      <w:r w:rsidRPr="009E628C">
        <w:rPr>
          <w:rFonts w:ascii="Times New Roman" w:hAnsi="Times New Roman" w:cs="Times New Roman" w:hint="eastAsia"/>
          <w:bCs/>
          <w:sz w:val="24"/>
          <w:szCs w:val="24"/>
        </w:rPr>
        <w:t>LAPBR</w:t>
      </w:r>
      <w:r w:rsidRPr="009E628C">
        <w:rPr>
          <w:rFonts w:ascii="Times New Roman" w:hAnsi="Times New Roman" w:cs="Times New Roman" w:hint="eastAsia"/>
          <w:bCs/>
          <w:sz w:val="24"/>
          <w:szCs w:val="24"/>
        </w:rPr>
        <w:t>路由机制中引入物理学中势能的概念，利用节点的负载程度衡量节点的势能，进而以整个网络为基础构建势场，基于边缘计算，将路由决策的计算模块迁移至网络边缘节点，边缘计算节点利用泊松方尺和有限元分析</w:t>
      </w:r>
      <w:r w:rsidR="00785A55">
        <w:rPr>
          <w:rFonts w:ascii="Times New Roman" w:hAnsi="Times New Roman" w:cs="Times New Roman" w:hint="eastAsia"/>
          <w:bCs/>
          <w:sz w:val="24"/>
          <w:szCs w:val="24"/>
        </w:rPr>
        <w:t>方</w:t>
      </w:r>
      <w:r w:rsidRPr="009E628C">
        <w:rPr>
          <w:rFonts w:ascii="Times New Roman" w:hAnsi="Times New Roman" w:cs="Times New Roman" w:hint="eastAsia"/>
          <w:bCs/>
          <w:sz w:val="24"/>
          <w:szCs w:val="24"/>
        </w:rPr>
        <w:t>法求解势场的势能变化，实现节点能够感知并扩散拥塞情况，进而影响附近节点势能、影响路径的规划，以实现动态的、自主的基于负载感知的路由机制。最后，针对</w:t>
      </w:r>
      <w:r w:rsidR="0074089F">
        <w:rPr>
          <w:rFonts w:ascii="Times New Roman" w:hAnsi="Times New Roman" w:hint="eastAsia"/>
          <w:sz w:val="24"/>
          <w:szCs w:val="24"/>
          <w:shd w:val="clear" w:color="auto" w:fill="FFFFFF"/>
        </w:rPr>
        <w:t>LAPBR</w:t>
      </w:r>
      <w:r w:rsidRPr="009E628C">
        <w:rPr>
          <w:rFonts w:ascii="Times New Roman" w:hAnsi="Times New Roman" w:cs="Times New Roman" w:hint="eastAsia"/>
          <w:bCs/>
          <w:sz w:val="24"/>
          <w:szCs w:val="24"/>
        </w:rPr>
        <w:t>路由机制进行仿真实验与结果分析，在前几章的理论及设计方法的基础上，用合适的仿真工具对本章节提出的路由机制进行仿真和性能分析，并将该路由机制与其他路由机制或模型的相应性能进行分析对比，阐述不同路由机制之间的差异。</w:t>
      </w:r>
    </w:p>
    <w:p w14:paraId="76889368" w14:textId="1CC84A7A" w:rsidR="000D5BE6" w:rsidRPr="00E26031" w:rsidRDefault="00E47D53" w:rsidP="00C0329F">
      <w:pPr>
        <w:pStyle w:val="aa"/>
        <w:numPr>
          <w:ilvl w:val="0"/>
          <w:numId w:val="5"/>
        </w:numPr>
        <w:spacing w:line="400" w:lineRule="atLeast"/>
        <w:ind w:firstLineChars="0"/>
        <w:rPr>
          <w:rFonts w:ascii="Times New Roman" w:eastAsiaTheme="minorEastAsia" w:hAnsi="Times New Roman"/>
          <w:sz w:val="24"/>
          <w:szCs w:val="24"/>
          <w:shd w:val="clear" w:color="auto" w:fill="FFFFFF"/>
        </w:rPr>
      </w:pPr>
      <w:r w:rsidRPr="00E47D53">
        <w:rPr>
          <w:rFonts w:ascii="Times New Roman" w:eastAsiaTheme="minorEastAsia" w:hAnsi="Times New Roman" w:hint="eastAsia"/>
          <w:sz w:val="24"/>
          <w:szCs w:val="24"/>
          <w:shd w:val="clear" w:color="auto" w:fill="FFFFFF"/>
        </w:rPr>
        <w:t>具有容错性和自适应性的动态分簇路由机制</w:t>
      </w:r>
      <w:r>
        <w:rPr>
          <w:rFonts w:ascii="Times New Roman" w:eastAsiaTheme="minorEastAsia" w:hAnsi="Times New Roman" w:hint="eastAsia"/>
          <w:sz w:val="24"/>
          <w:szCs w:val="24"/>
          <w:shd w:val="clear" w:color="auto" w:fill="FFFFFF"/>
        </w:rPr>
        <w:t>-</w:t>
      </w:r>
      <w:r w:rsidRPr="00E47D53">
        <w:rPr>
          <w:rFonts w:ascii="Times New Roman" w:eastAsiaTheme="minorEastAsia" w:hAnsi="Times New Roman" w:hint="eastAsia"/>
          <w:sz w:val="24"/>
          <w:szCs w:val="24"/>
          <w:shd w:val="clear" w:color="auto" w:fill="FFFFFF"/>
        </w:rPr>
        <w:t>SAFT</w:t>
      </w:r>
    </w:p>
    <w:p w14:paraId="24DE4B23" w14:textId="6678F615" w:rsidR="00D34F99" w:rsidRDefault="00010541" w:rsidP="00C3534C">
      <w:pPr>
        <w:spacing w:line="400" w:lineRule="atLeas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首先，</w:t>
      </w:r>
      <w:r w:rsidR="00340E81">
        <w:rPr>
          <w:rFonts w:ascii="Times New Roman" w:hAnsi="Times New Roman" w:cs="Times New Roman" w:hint="eastAsia"/>
          <w:bCs/>
          <w:sz w:val="24"/>
          <w:szCs w:val="24"/>
        </w:rPr>
        <w:t>随着电网覆盖范围的不断扩大，以及接入服务的不断扩展，在配用电通信网的边缘部署了越来越多的无线传感器，他们广泛地分散在监控区域，与其他传感器节点</w:t>
      </w:r>
      <w:r w:rsidR="00234C61">
        <w:rPr>
          <w:rFonts w:ascii="Times New Roman" w:hAnsi="Times New Roman" w:cs="Times New Roman" w:hint="eastAsia"/>
          <w:bCs/>
          <w:sz w:val="24"/>
          <w:szCs w:val="24"/>
        </w:rPr>
        <w:t>协作，形成自组织网络，即无线传感器网络。</w:t>
      </w:r>
      <w:r w:rsidR="00BF61C6">
        <w:rPr>
          <w:rFonts w:ascii="Times New Roman" w:hAnsi="Times New Roman" w:cs="Times New Roman" w:hint="eastAsia"/>
          <w:bCs/>
          <w:sz w:val="24"/>
          <w:szCs w:val="24"/>
        </w:rPr>
        <w:t>在配用电通信网中，无线传感器通常被安置在分布式发电站、变压器、输电线路和智能终端上，</w:t>
      </w:r>
      <w:r w:rsidR="00BF61C6" w:rsidRPr="00BF61C6">
        <w:rPr>
          <w:rFonts w:ascii="Times New Roman" w:hAnsi="Times New Roman" w:cs="Times New Roman" w:hint="eastAsia"/>
          <w:bCs/>
          <w:sz w:val="24"/>
          <w:szCs w:val="24"/>
        </w:rPr>
        <w:t>在发</w:t>
      </w:r>
      <w:r w:rsidR="00BF61C6" w:rsidRPr="00BF61C6">
        <w:rPr>
          <w:rFonts w:ascii="Times New Roman" w:hAnsi="Times New Roman" w:cs="Times New Roman" w:hint="eastAsia"/>
          <w:bCs/>
          <w:sz w:val="24"/>
          <w:szCs w:val="24"/>
        </w:rPr>
        <w:lastRenderedPageBreak/>
        <w:t>电、输电、配电和电力消费</w:t>
      </w:r>
      <w:r w:rsidR="00BF61C6">
        <w:rPr>
          <w:rFonts w:ascii="Times New Roman" w:hAnsi="Times New Roman" w:cs="Times New Roman" w:hint="eastAsia"/>
          <w:bCs/>
          <w:sz w:val="24"/>
          <w:szCs w:val="24"/>
        </w:rPr>
        <w:t>等多个环节</w:t>
      </w:r>
      <w:r w:rsidR="00BF61C6" w:rsidRPr="00BF61C6">
        <w:rPr>
          <w:rFonts w:ascii="Times New Roman" w:hAnsi="Times New Roman" w:cs="Times New Roman" w:hint="eastAsia"/>
          <w:bCs/>
          <w:sz w:val="24"/>
          <w:szCs w:val="24"/>
        </w:rPr>
        <w:t>中起着重要的作用</w:t>
      </w:r>
      <w:r w:rsidR="00BF61C6">
        <w:rPr>
          <w:rFonts w:ascii="Times New Roman" w:hAnsi="Times New Roman" w:cs="Times New Roman" w:hint="eastAsia"/>
          <w:bCs/>
          <w:sz w:val="24"/>
          <w:szCs w:val="24"/>
        </w:rPr>
        <w:t>。传感器之间通过单跳或多跳的无线通信，将采集到的</w:t>
      </w:r>
      <w:r w:rsidR="00BF61C6" w:rsidRPr="00010541">
        <w:rPr>
          <w:rFonts w:ascii="Times New Roman" w:hAnsi="Times New Roman" w:cs="Times New Roman" w:hint="eastAsia"/>
          <w:bCs/>
          <w:sz w:val="24"/>
          <w:szCs w:val="24"/>
        </w:rPr>
        <w:t>数据</w:t>
      </w:r>
      <w:r w:rsidR="00BF61C6">
        <w:rPr>
          <w:rFonts w:ascii="Times New Roman" w:hAnsi="Times New Roman" w:cs="Times New Roman" w:hint="eastAsia"/>
          <w:bCs/>
          <w:sz w:val="24"/>
          <w:szCs w:val="24"/>
        </w:rPr>
        <w:t>传输至总控制台，</w:t>
      </w:r>
      <w:r w:rsidR="00E74EB9">
        <w:rPr>
          <w:rFonts w:ascii="Times New Roman" w:hAnsi="Times New Roman" w:cs="Times New Roman" w:hint="eastAsia"/>
          <w:bCs/>
          <w:sz w:val="24"/>
          <w:szCs w:val="24"/>
        </w:rPr>
        <w:t>对</w:t>
      </w:r>
      <w:r w:rsidR="00BF61C6">
        <w:rPr>
          <w:rFonts w:ascii="Times New Roman" w:hAnsi="Times New Roman" w:cs="Times New Roman" w:hint="eastAsia"/>
          <w:bCs/>
          <w:sz w:val="24"/>
          <w:szCs w:val="24"/>
        </w:rPr>
        <w:t>构建一个</w:t>
      </w:r>
      <w:r w:rsidR="00BF61C6" w:rsidRPr="00BF61C6">
        <w:rPr>
          <w:rFonts w:ascii="Times New Roman" w:hAnsi="Times New Roman" w:cs="Times New Roman" w:hint="eastAsia"/>
          <w:bCs/>
          <w:sz w:val="24"/>
          <w:szCs w:val="24"/>
        </w:rPr>
        <w:t>可靠、经济、高效、清洁的现代电网</w:t>
      </w:r>
      <w:r w:rsidR="00E74EB9">
        <w:rPr>
          <w:rFonts w:ascii="Times New Roman" w:hAnsi="Times New Roman" w:cs="Times New Roman" w:hint="eastAsia"/>
          <w:bCs/>
          <w:sz w:val="24"/>
          <w:szCs w:val="24"/>
        </w:rPr>
        <w:t>具有重要意义</w:t>
      </w:r>
      <w:r w:rsidR="00BF61C6">
        <w:rPr>
          <w:rFonts w:ascii="Times New Roman" w:hAnsi="Times New Roman" w:cs="Times New Roman" w:hint="eastAsia"/>
          <w:bCs/>
          <w:sz w:val="24"/>
          <w:szCs w:val="24"/>
        </w:rPr>
        <w:t>。</w:t>
      </w:r>
      <w:r w:rsidR="00BF61C6" w:rsidRPr="00010541">
        <w:rPr>
          <w:rFonts w:ascii="Times New Roman" w:hAnsi="Times New Roman" w:cs="Times New Roman" w:hint="eastAsia"/>
          <w:bCs/>
          <w:sz w:val="24"/>
          <w:szCs w:val="24"/>
        </w:rPr>
        <w:t>因此</w:t>
      </w:r>
      <w:r w:rsidR="00BF61C6">
        <w:rPr>
          <w:rFonts w:ascii="Times New Roman" w:hAnsi="Times New Roman" w:cs="Times New Roman" w:hint="eastAsia"/>
          <w:bCs/>
          <w:sz w:val="24"/>
          <w:szCs w:val="24"/>
        </w:rPr>
        <w:t>配用电网边缘的无线传感器的路由机制</w:t>
      </w:r>
      <w:r w:rsidR="00BF61C6" w:rsidRPr="00010541">
        <w:rPr>
          <w:rFonts w:ascii="Times New Roman" w:hAnsi="Times New Roman" w:cs="Times New Roman" w:hint="eastAsia"/>
          <w:bCs/>
          <w:sz w:val="24"/>
          <w:szCs w:val="24"/>
        </w:rPr>
        <w:t>值得研究。</w:t>
      </w:r>
      <w:r w:rsidR="00BF61C6">
        <w:rPr>
          <w:rFonts w:ascii="Times New Roman" w:hAnsi="Times New Roman" w:cs="Times New Roman" w:hint="eastAsia"/>
          <w:bCs/>
          <w:sz w:val="24"/>
          <w:szCs w:val="24"/>
        </w:rPr>
        <w:t>其次，虽然无线传感器对于传统的配用电通信网是一个很好的扩展和补充，但</w:t>
      </w:r>
      <w:r w:rsidRPr="00010541">
        <w:rPr>
          <w:rFonts w:ascii="Times New Roman" w:hAnsi="Times New Roman" w:cs="Times New Roman" w:hint="eastAsia"/>
          <w:bCs/>
          <w:sz w:val="24"/>
          <w:szCs w:val="24"/>
        </w:rPr>
        <w:t>无线传感器节点</w:t>
      </w:r>
      <w:r w:rsidR="00BF61C6">
        <w:rPr>
          <w:rFonts w:ascii="Times New Roman" w:hAnsi="Times New Roman" w:cs="Times New Roman" w:hint="eastAsia"/>
          <w:bCs/>
          <w:sz w:val="24"/>
          <w:szCs w:val="24"/>
        </w:rPr>
        <w:t>的</w:t>
      </w:r>
      <w:r w:rsidR="00BF61C6" w:rsidRPr="00010541">
        <w:rPr>
          <w:rFonts w:ascii="Times New Roman" w:hAnsi="Times New Roman" w:cs="Times New Roman" w:hint="eastAsia"/>
          <w:bCs/>
          <w:sz w:val="24"/>
          <w:szCs w:val="24"/>
        </w:rPr>
        <w:t>通信范围</w:t>
      </w:r>
      <w:r w:rsidR="00BF61C6">
        <w:rPr>
          <w:rFonts w:ascii="Times New Roman" w:hAnsi="Times New Roman" w:cs="Times New Roman" w:hint="eastAsia"/>
          <w:bCs/>
          <w:sz w:val="24"/>
          <w:szCs w:val="24"/>
        </w:rPr>
        <w:t>、传输能力、计算能力以都较为有限，并且</w:t>
      </w:r>
      <w:r w:rsidRPr="00010541">
        <w:rPr>
          <w:rFonts w:ascii="Times New Roman" w:hAnsi="Times New Roman" w:cs="Times New Roman" w:hint="eastAsia"/>
          <w:bCs/>
          <w:sz w:val="24"/>
          <w:szCs w:val="24"/>
        </w:rPr>
        <w:t>它们一般由电池供电</w:t>
      </w:r>
      <w:r w:rsidR="00E74EB9">
        <w:rPr>
          <w:rFonts w:ascii="Times New Roman" w:hAnsi="Times New Roman" w:cs="Times New Roman" w:hint="eastAsia"/>
          <w:bCs/>
          <w:sz w:val="24"/>
          <w:szCs w:val="24"/>
        </w:rPr>
        <w:t>，</w:t>
      </w:r>
      <w:r w:rsidRPr="00010541">
        <w:rPr>
          <w:rFonts w:ascii="Times New Roman" w:hAnsi="Times New Roman" w:cs="Times New Roman" w:hint="eastAsia"/>
          <w:bCs/>
          <w:sz w:val="24"/>
          <w:szCs w:val="24"/>
        </w:rPr>
        <w:t>能量</w:t>
      </w:r>
      <w:r w:rsidR="00E74EB9">
        <w:rPr>
          <w:rFonts w:ascii="Times New Roman" w:hAnsi="Times New Roman" w:cs="Times New Roman" w:hint="eastAsia"/>
          <w:bCs/>
          <w:sz w:val="24"/>
          <w:szCs w:val="24"/>
        </w:rPr>
        <w:t>有限，又因为部署环境偏远、恶劣等因素能量不易补充，在长时间的工作过程中</w:t>
      </w:r>
      <w:r w:rsidR="00FA75AD">
        <w:rPr>
          <w:rFonts w:ascii="Times New Roman" w:hAnsi="Times New Roman" w:cs="Times New Roman" w:hint="eastAsia"/>
          <w:bCs/>
          <w:sz w:val="24"/>
          <w:szCs w:val="24"/>
        </w:rPr>
        <w:t>极容易失效</w:t>
      </w:r>
      <w:r w:rsidRPr="00010541">
        <w:rPr>
          <w:rFonts w:ascii="Times New Roman" w:hAnsi="Times New Roman" w:cs="Times New Roman" w:hint="eastAsia"/>
          <w:bCs/>
          <w:sz w:val="24"/>
          <w:szCs w:val="24"/>
        </w:rPr>
        <w:t>。</w:t>
      </w:r>
      <w:r w:rsidR="00E74EB9">
        <w:rPr>
          <w:rFonts w:ascii="Times New Roman" w:hAnsi="Times New Roman" w:cs="Times New Roman" w:hint="eastAsia"/>
          <w:bCs/>
          <w:sz w:val="24"/>
          <w:szCs w:val="24"/>
        </w:rPr>
        <w:t>虽然现今存在一些关于无线传感器网络路由机制的讨论和研究，但没有一个方案能针对配用电通信网边缘结构特点，具体</w:t>
      </w:r>
      <w:r w:rsidR="00360868">
        <w:rPr>
          <w:rFonts w:ascii="Times New Roman" w:hAnsi="Times New Roman" w:cs="Times New Roman" w:hint="eastAsia"/>
          <w:bCs/>
          <w:sz w:val="24"/>
          <w:szCs w:val="24"/>
        </w:rPr>
        <w:t>地</w:t>
      </w:r>
      <w:r w:rsidR="00E74EB9">
        <w:rPr>
          <w:rFonts w:ascii="Times New Roman" w:hAnsi="Times New Roman" w:cs="Times New Roman" w:hint="eastAsia"/>
          <w:bCs/>
          <w:sz w:val="24"/>
          <w:szCs w:val="24"/>
        </w:rPr>
        <w:t>考虑</w:t>
      </w:r>
      <w:r w:rsidR="00282BC5">
        <w:rPr>
          <w:rFonts w:ascii="Times New Roman" w:hAnsi="Times New Roman" w:cs="Times New Roman" w:hint="eastAsia"/>
          <w:bCs/>
          <w:sz w:val="24"/>
          <w:szCs w:val="24"/>
        </w:rPr>
        <w:t>到</w:t>
      </w:r>
      <w:r w:rsidR="00E74EB9">
        <w:rPr>
          <w:rFonts w:ascii="Times New Roman" w:hAnsi="Times New Roman" w:cs="Times New Roman" w:hint="eastAsia"/>
          <w:bCs/>
          <w:sz w:val="24"/>
          <w:szCs w:val="24"/>
        </w:rPr>
        <w:t>无线传感器的组网方式和路由机制</w:t>
      </w:r>
      <w:r w:rsidR="00C463DA">
        <w:rPr>
          <w:rFonts w:ascii="Times New Roman" w:hAnsi="Times New Roman" w:cs="Times New Roman" w:hint="eastAsia"/>
          <w:bCs/>
          <w:sz w:val="24"/>
          <w:szCs w:val="24"/>
        </w:rPr>
        <w:t>，</w:t>
      </w:r>
      <w:r w:rsidR="00C463DA" w:rsidRPr="00010541">
        <w:rPr>
          <w:rFonts w:ascii="Times New Roman" w:hAnsi="Times New Roman" w:cs="Times New Roman" w:hint="eastAsia"/>
          <w:bCs/>
          <w:sz w:val="24"/>
          <w:szCs w:val="24"/>
        </w:rPr>
        <w:t>无线传感器网络的特性和传感器节点的异构性尚未充分发挥其潜力</w:t>
      </w:r>
      <w:r w:rsidR="00C463DA">
        <w:rPr>
          <w:rFonts w:ascii="Times New Roman" w:hAnsi="Times New Roman" w:cs="Times New Roman" w:hint="eastAsia"/>
          <w:bCs/>
          <w:sz w:val="24"/>
          <w:szCs w:val="24"/>
        </w:rPr>
        <w:t>，需要对</w:t>
      </w:r>
      <w:r w:rsidR="00C463DA" w:rsidRPr="00010541">
        <w:rPr>
          <w:rFonts w:ascii="Times New Roman" w:hAnsi="Times New Roman" w:cs="Times New Roman" w:hint="eastAsia"/>
          <w:bCs/>
          <w:sz w:val="24"/>
          <w:szCs w:val="24"/>
        </w:rPr>
        <w:t>实际需求进行分析，并进行进一步的研究。</w:t>
      </w:r>
      <w:r w:rsidR="001E5492">
        <w:rPr>
          <w:rFonts w:ascii="Times New Roman" w:hAnsi="Times New Roman" w:cs="Times New Roman" w:hint="eastAsia"/>
          <w:bCs/>
          <w:sz w:val="24"/>
          <w:szCs w:val="24"/>
        </w:rPr>
        <w:t>因此为了提供更好的边缘网络监测服务，本文提出一种</w:t>
      </w:r>
      <w:r w:rsidR="00D34F99" w:rsidRPr="00D34F99">
        <w:rPr>
          <w:rFonts w:ascii="Times New Roman" w:hAnsi="Times New Roman" w:cs="Times New Roman" w:hint="eastAsia"/>
          <w:bCs/>
          <w:sz w:val="24"/>
          <w:szCs w:val="24"/>
        </w:rPr>
        <w:t>具有容错性和自适应性的动态分簇路由机制</w:t>
      </w:r>
      <w:r w:rsidR="00D34F99" w:rsidRPr="00D34F99">
        <w:rPr>
          <w:rFonts w:ascii="Times New Roman" w:hAnsi="Times New Roman" w:cs="Times New Roman" w:hint="eastAsia"/>
          <w:bCs/>
          <w:sz w:val="24"/>
          <w:szCs w:val="24"/>
        </w:rPr>
        <w:t>-SAFT</w:t>
      </w:r>
      <w:r w:rsidR="00D34F99">
        <w:rPr>
          <w:rFonts w:ascii="Times New Roman" w:hAnsi="Times New Roman" w:cs="Times New Roman" w:hint="eastAsia"/>
          <w:bCs/>
          <w:sz w:val="24"/>
          <w:szCs w:val="24"/>
        </w:rPr>
        <w:t>。</w:t>
      </w:r>
    </w:p>
    <w:p w14:paraId="33C6B28C" w14:textId="05D780A9" w:rsidR="00E74EB9" w:rsidRDefault="00D34F99" w:rsidP="00800A75">
      <w:pPr>
        <w:spacing w:line="400" w:lineRule="atLeas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首先</w:t>
      </w:r>
      <w:r w:rsidR="00800A75">
        <w:rPr>
          <w:rFonts w:ascii="Times New Roman" w:hAnsi="Times New Roman" w:cs="Times New Roman" w:hint="eastAsia"/>
          <w:bCs/>
          <w:sz w:val="24"/>
          <w:szCs w:val="24"/>
        </w:rPr>
        <w:t>，</w:t>
      </w:r>
      <w:r w:rsidR="001E5492">
        <w:rPr>
          <w:rFonts w:ascii="Times New Roman" w:hAnsi="Times New Roman" w:cs="Times New Roman" w:hint="eastAsia"/>
          <w:bCs/>
          <w:sz w:val="24"/>
          <w:szCs w:val="24"/>
        </w:rPr>
        <w:t>构建动态分簇的异构</w:t>
      </w:r>
      <w:r>
        <w:rPr>
          <w:rFonts w:ascii="Times New Roman" w:hAnsi="Times New Roman" w:cs="Times New Roman" w:hint="eastAsia"/>
          <w:bCs/>
          <w:sz w:val="24"/>
          <w:szCs w:val="24"/>
        </w:rPr>
        <w:t>的无线传感器</w:t>
      </w:r>
      <w:r w:rsidR="00800A75">
        <w:rPr>
          <w:rFonts w:ascii="Times New Roman" w:hAnsi="Times New Roman" w:cs="Times New Roman" w:hint="eastAsia"/>
          <w:bCs/>
          <w:sz w:val="24"/>
          <w:szCs w:val="24"/>
        </w:rPr>
        <w:t>网络</w:t>
      </w:r>
      <w:r w:rsidR="002C6329">
        <w:rPr>
          <w:rFonts w:ascii="Times New Roman" w:hAnsi="Times New Roman" w:cs="Times New Roman" w:hint="eastAsia"/>
          <w:bCs/>
          <w:sz w:val="24"/>
          <w:szCs w:val="24"/>
        </w:rPr>
        <w:t>。在配用电通信网</w:t>
      </w:r>
      <w:r w:rsidR="00403449">
        <w:rPr>
          <w:rFonts w:ascii="Times New Roman" w:hAnsi="Times New Roman" w:cs="Times New Roman" w:hint="eastAsia"/>
          <w:bCs/>
          <w:sz w:val="24"/>
          <w:szCs w:val="24"/>
        </w:rPr>
        <w:t>中，无线传感器</w:t>
      </w:r>
      <w:r w:rsidR="00F04EC5">
        <w:rPr>
          <w:rFonts w:ascii="Times New Roman" w:hAnsi="Times New Roman" w:cs="Times New Roman" w:hint="eastAsia"/>
          <w:bCs/>
          <w:sz w:val="24"/>
          <w:szCs w:val="24"/>
        </w:rPr>
        <w:t>的部署依托于电网的基础架构，保证足够覆盖范围的同时尽量降低成本，所以构建树形结构</w:t>
      </w:r>
      <w:r w:rsidR="005E3815">
        <w:rPr>
          <w:rFonts w:ascii="Times New Roman" w:hAnsi="Times New Roman" w:cs="Times New Roman" w:hint="eastAsia"/>
          <w:bCs/>
          <w:sz w:val="24"/>
          <w:szCs w:val="24"/>
        </w:rPr>
        <w:t>。</w:t>
      </w:r>
      <w:r w:rsidR="00937E12">
        <w:rPr>
          <w:rFonts w:ascii="Times New Roman" w:hAnsi="Times New Roman" w:cs="Times New Roman" w:hint="eastAsia"/>
          <w:bCs/>
          <w:sz w:val="24"/>
          <w:szCs w:val="24"/>
        </w:rPr>
        <w:t>基于异构的无线传感器网络，将网络中的节点分为三类：普通节点、簇头节点和汇聚节点。数据采集的过程是从普通节点开始，传输至簇头节点，并在汇聚节点处结束。</w:t>
      </w:r>
    </w:p>
    <w:p w14:paraId="69F335E4" w14:textId="5DF6A98F" w:rsidR="00800A75" w:rsidRDefault="00800A75" w:rsidP="00800A75">
      <w:pPr>
        <w:spacing w:line="400" w:lineRule="atLeas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其次，</w:t>
      </w:r>
      <w:r w:rsidR="00937E12">
        <w:rPr>
          <w:rFonts w:ascii="Times New Roman" w:hAnsi="Times New Roman" w:cs="Times New Roman" w:hint="eastAsia"/>
          <w:bCs/>
          <w:sz w:val="24"/>
          <w:szCs w:val="24"/>
        </w:rPr>
        <w:t>基于网络架构和数据传输方式，构建节点的传输模型、能量模型以及生命周期模型。其中，传输模型中重点探讨节点通信范围与节点能量的关系，构建动态的簇结构，避免热门节点的产生；能量模型中详细规定了</w:t>
      </w:r>
      <w:r w:rsidR="00282BC5">
        <w:rPr>
          <w:rFonts w:ascii="Times New Roman" w:hAnsi="Times New Roman" w:cs="Times New Roman" w:hint="eastAsia"/>
          <w:bCs/>
          <w:sz w:val="24"/>
          <w:szCs w:val="24"/>
        </w:rPr>
        <w:t>每种</w:t>
      </w:r>
      <w:r w:rsidR="00937E12">
        <w:rPr>
          <w:rFonts w:ascii="Times New Roman" w:hAnsi="Times New Roman" w:cs="Times New Roman" w:hint="eastAsia"/>
          <w:bCs/>
          <w:sz w:val="24"/>
          <w:szCs w:val="24"/>
        </w:rPr>
        <w:t>节点采集、发射、接收等环节的能量消耗，考虑到传输距离、数据包大小等因素；生命周期模型主要用于路径规划，此处引入改进的粒子群算法，</w:t>
      </w:r>
      <w:r w:rsidR="00C463DA">
        <w:rPr>
          <w:rFonts w:ascii="Times New Roman" w:hAnsi="Times New Roman" w:cs="Times New Roman" w:hint="eastAsia"/>
          <w:bCs/>
          <w:sz w:val="24"/>
          <w:szCs w:val="24"/>
        </w:rPr>
        <w:t>用</w:t>
      </w:r>
      <w:r w:rsidR="00937E12">
        <w:rPr>
          <w:rFonts w:ascii="Times New Roman" w:hAnsi="Times New Roman" w:cs="Times New Roman" w:hint="eastAsia"/>
          <w:bCs/>
          <w:sz w:val="24"/>
          <w:szCs w:val="24"/>
        </w:rPr>
        <w:t>节点的生命周期</w:t>
      </w:r>
      <w:r w:rsidR="00C463DA">
        <w:rPr>
          <w:rFonts w:ascii="Times New Roman" w:hAnsi="Times New Roman" w:cs="Times New Roman" w:hint="eastAsia"/>
          <w:bCs/>
          <w:sz w:val="24"/>
          <w:szCs w:val="24"/>
        </w:rPr>
        <w:t>衡量路径的好坏，基于边缘计算，从若干条路径中快速选择出一条最优路径，最能适应当前网络状态，以达到延长网络整体生命周期、提高网络稳定性的目的。</w:t>
      </w:r>
    </w:p>
    <w:p w14:paraId="2DD0024A" w14:textId="751D58A1" w:rsidR="00800A75" w:rsidRDefault="00800A75" w:rsidP="00344436">
      <w:pPr>
        <w:spacing w:line="400" w:lineRule="atLeas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最后</w:t>
      </w:r>
      <w:r w:rsidR="00C463DA">
        <w:rPr>
          <w:rFonts w:ascii="Times New Roman" w:hAnsi="Times New Roman" w:cs="Times New Roman" w:hint="eastAsia"/>
          <w:bCs/>
          <w:sz w:val="24"/>
          <w:szCs w:val="24"/>
        </w:rPr>
        <w:t>，对于网络中可能出现的每种失效情况进行讨论。边缘节点计算能力的增强有助于加快网络的失效恢复速度、提高网络的服务质量。</w:t>
      </w:r>
    </w:p>
    <w:p w14:paraId="10936BB2" w14:textId="77777777" w:rsidR="00BE6E90" w:rsidRPr="00E26031" w:rsidRDefault="00BE6E90" w:rsidP="00C0329F">
      <w:pPr>
        <w:pStyle w:val="3"/>
        <w:numPr>
          <w:ilvl w:val="2"/>
          <w:numId w:val="4"/>
        </w:numPr>
        <w:rPr>
          <w:rFonts w:ascii="Times New Roman" w:eastAsia="黑体" w:hAnsi="Times New Roman" w:cs="Times New Roman"/>
          <w:b w:val="0"/>
          <w:sz w:val="24"/>
          <w:szCs w:val="24"/>
          <w:shd w:val="clear" w:color="auto" w:fill="FFFFFF"/>
        </w:rPr>
      </w:pPr>
      <w:bookmarkStart w:id="38" w:name="_Toc881654"/>
      <w:r w:rsidRPr="00E26031">
        <w:rPr>
          <w:rFonts w:ascii="Times New Roman" w:eastAsia="黑体" w:hAnsi="Times New Roman" w:cs="Times New Roman"/>
          <w:b w:val="0"/>
          <w:sz w:val="24"/>
          <w:szCs w:val="24"/>
          <w:shd w:val="clear" w:color="auto" w:fill="FFFFFF"/>
        </w:rPr>
        <w:t>研究目标</w:t>
      </w:r>
      <w:bookmarkEnd w:id="38"/>
    </w:p>
    <w:p w14:paraId="029738DA" w14:textId="77777777" w:rsidR="00BE6E90" w:rsidRPr="00E26031" w:rsidRDefault="00BE6E90" w:rsidP="00BE6E9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本文的研究目标总结如下：</w:t>
      </w:r>
    </w:p>
    <w:p w14:paraId="7E6CA49C" w14:textId="3A9C9B23" w:rsidR="00BE6E90" w:rsidRPr="00B40960" w:rsidRDefault="009D7798" w:rsidP="00B40960">
      <w:pPr>
        <w:pStyle w:val="aa"/>
        <w:numPr>
          <w:ilvl w:val="0"/>
          <w:numId w:val="27"/>
        </w:numPr>
        <w:spacing w:line="400" w:lineRule="exact"/>
        <w:ind w:firstLineChars="0"/>
        <w:rPr>
          <w:rFonts w:ascii="Times New Roman" w:hAnsi="Times New Roman"/>
          <w:sz w:val="24"/>
          <w:szCs w:val="24"/>
          <w:shd w:val="clear" w:color="auto" w:fill="FFFFFF"/>
        </w:rPr>
      </w:pPr>
      <w:r w:rsidRPr="00B40960">
        <w:rPr>
          <w:rFonts w:ascii="Times New Roman" w:hAnsi="Times New Roman" w:hint="eastAsia"/>
          <w:sz w:val="24"/>
          <w:szCs w:val="24"/>
          <w:shd w:val="clear" w:color="auto" w:fill="FFFFFF"/>
        </w:rPr>
        <w:t>发挥边缘计算的优势</w:t>
      </w:r>
    </w:p>
    <w:p w14:paraId="1E8D2DC6" w14:textId="365A9D0A" w:rsidR="00344436" w:rsidRDefault="009D7798" w:rsidP="00BE6E90">
      <w:pPr>
        <w:pStyle w:val="aa"/>
        <w:spacing w:line="400" w:lineRule="exact"/>
        <w:ind w:firstLine="480"/>
        <w:rPr>
          <w:rFonts w:ascii="Times New Roman" w:eastAsiaTheme="minorEastAsia" w:hAnsi="Times New Roman"/>
          <w:sz w:val="24"/>
          <w:szCs w:val="24"/>
          <w:shd w:val="clear" w:color="auto" w:fill="FFFFFF"/>
        </w:rPr>
      </w:pPr>
      <w:r w:rsidRPr="009D7798">
        <w:rPr>
          <w:rFonts w:ascii="Times New Roman" w:eastAsiaTheme="minorEastAsia" w:hAnsi="Times New Roman" w:hint="eastAsia"/>
          <w:sz w:val="24"/>
          <w:szCs w:val="24"/>
          <w:shd w:val="clear" w:color="auto" w:fill="FFFFFF"/>
        </w:rPr>
        <w:t>随着电气设备自动化和智能化的发展，电力通信网中的信息传递贯穿电力生产、传输和使用的各个环节。电气设备之间、电气设备与控制中心之间、电网企业与电力用户之间都会产生并传输大量的数据流，并且随着电气设备应用种类的丰富和覆盖范围的扩大，数据采集、传输和分析都面临这巨大的考验，在解决这</w:t>
      </w:r>
      <w:r w:rsidRPr="009D7798">
        <w:rPr>
          <w:rFonts w:ascii="Times New Roman" w:eastAsiaTheme="minorEastAsia" w:hAnsi="Times New Roman" w:hint="eastAsia"/>
          <w:sz w:val="24"/>
          <w:szCs w:val="24"/>
          <w:shd w:val="clear" w:color="auto" w:fill="FFFFFF"/>
        </w:rPr>
        <w:lastRenderedPageBreak/>
        <w:t>个问题上，边缘计算技术能够充分发挥优势。在边缘计算模式中，数据的计算、处理、存储更靠近网络的边缘，可以有效地加快数据运算效率，减少带宽占用率，加速需求响应，提高系统安全。具体的，在智能电力通信网中，边缘计算有助于发电厂基于用电情况进行负荷调度，有助于确保电力传输配送的安全，也有助于电力用户进行用电调整。</w:t>
      </w:r>
    </w:p>
    <w:p w14:paraId="36BD97F6" w14:textId="7B83AC8C" w:rsidR="00B40960" w:rsidRPr="00B40960" w:rsidRDefault="00B40960" w:rsidP="00B40960">
      <w:pPr>
        <w:pStyle w:val="aa"/>
        <w:numPr>
          <w:ilvl w:val="0"/>
          <w:numId w:val="27"/>
        </w:numPr>
        <w:spacing w:line="400" w:lineRule="exact"/>
        <w:ind w:firstLineChars="0"/>
        <w:rPr>
          <w:rFonts w:ascii="Times New Roman" w:hAnsi="Times New Roman"/>
          <w:sz w:val="24"/>
          <w:szCs w:val="24"/>
          <w:shd w:val="clear" w:color="auto" w:fill="FFFFFF"/>
        </w:rPr>
      </w:pPr>
      <w:r w:rsidRPr="00B40960">
        <w:rPr>
          <w:rFonts w:ascii="Times New Roman" w:hAnsi="Times New Roman" w:hint="eastAsia"/>
          <w:sz w:val="24"/>
          <w:szCs w:val="24"/>
          <w:shd w:val="clear" w:color="auto" w:fill="FFFFFF"/>
        </w:rPr>
        <w:t>提高路由的</w:t>
      </w:r>
      <w:r w:rsidR="0021144A">
        <w:rPr>
          <w:rFonts w:ascii="Times New Roman" w:hAnsi="Times New Roman" w:hint="eastAsia"/>
          <w:sz w:val="24"/>
          <w:szCs w:val="24"/>
          <w:shd w:val="clear" w:color="auto" w:fill="FFFFFF"/>
        </w:rPr>
        <w:t>自适应</w:t>
      </w:r>
      <w:r w:rsidRPr="00B40960">
        <w:rPr>
          <w:rFonts w:ascii="Times New Roman" w:hAnsi="Times New Roman" w:hint="eastAsia"/>
          <w:sz w:val="24"/>
          <w:szCs w:val="24"/>
          <w:shd w:val="clear" w:color="auto" w:fill="FFFFFF"/>
        </w:rPr>
        <w:t>性及稳定性</w:t>
      </w:r>
    </w:p>
    <w:p w14:paraId="4D474A92" w14:textId="6A33D26E" w:rsidR="00B40960" w:rsidRPr="00B40960" w:rsidRDefault="0021144A" w:rsidP="00BE6E90">
      <w:pPr>
        <w:pStyle w:val="aa"/>
        <w:spacing w:line="400" w:lineRule="exact"/>
        <w:ind w:firstLine="480"/>
        <w:rPr>
          <w:rFonts w:ascii="Times New Roman" w:eastAsiaTheme="minorEastAsia" w:hAnsi="Times New Roman"/>
          <w:sz w:val="24"/>
          <w:szCs w:val="24"/>
          <w:shd w:val="clear" w:color="auto" w:fill="FFFFFF"/>
        </w:rPr>
      </w:pPr>
      <w:r>
        <w:rPr>
          <w:rFonts w:ascii="Times New Roman" w:eastAsiaTheme="minorEastAsia" w:hAnsi="Times New Roman" w:hint="eastAsia"/>
          <w:sz w:val="24"/>
          <w:szCs w:val="24"/>
          <w:shd w:val="clear" w:color="auto" w:fill="FFFFFF"/>
        </w:rPr>
        <w:t>随着</w:t>
      </w:r>
      <w:r w:rsidR="00C94976">
        <w:rPr>
          <w:rFonts w:ascii="Times New Roman" w:eastAsiaTheme="minorEastAsia" w:hAnsi="Times New Roman" w:hint="eastAsia"/>
          <w:sz w:val="24"/>
          <w:szCs w:val="24"/>
          <w:shd w:val="clear" w:color="auto" w:fill="FFFFFF"/>
        </w:rPr>
        <w:t>电力资源需求的不断提升、电网规模的不断增大，配用电通信网中传输的信息数量和种类也随之不断增加。由于节点的负载较大，通信过程中容易出现节点过热、节点失效等情况，这样将严重影响到数据包的正确、高效传输。因此，为了提高路由的可靠性和稳定性，在</w:t>
      </w:r>
      <w:r w:rsidR="00C94976">
        <w:rPr>
          <w:rFonts w:ascii="Times New Roman" w:eastAsiaTheme="minorEastAsia" w:hAnsi="Times New Roman" w:hint="eastAsia"/>
          <w:sz w:val="24"/>
          <w:szCs w:val="24"/>
          <w:shd w:val="clear" w:color="auto" w:fill="FFFFFF"/>
        </w:rPr>
        <w:t>LAPBR</w:t>
      </w:r>
      <w:r w:rsidR="00C94976">
        <w:rPr>
          <w:rFonts w:ascii="Times New Roman" w:eastAsiaTheme="minorEastAsia" w:hAnsi="Times New Roman" w:hint="eastAsia"/>
          <w:sz w:val="24"/>
          <w:szCs w:val="24"/>
          <w:shd w:val="clear" w:color="auto" w:fill="FFFFFF"/>
        </w:rPr>
        <w:t>中，本文基于有线通信场景引入了内容中心架构，使得数据传输更关注于信息本身，更加适应配用电通信网的信息特点，进而</w:t>
      </w:r>
      <w:r w:rsidR="00461262">
        <w:rPr>
          <w:rFonts w:ascii="Times New Roman" w:eastAsiaTheme="minorEastAsia" w:hAnsi="Times New Roman" w:hint="eastAsia"/>
          <w:sz w:val="24"/>
          <w:szCs w:val="24"/>
          <w:shd w:val="clear" w:color="auto" w:fill="FFFFFF"/>
        </w:rPr>
        <w:t>节点自主地</w:t>
      </w:r>
      <w:r w:rsidR="00C94976">
        <w:rPr>
          <w:rFonts w:ascii="Times New Roman" w:eastAsiaTheme="minorEastAsia" w:hAnsi="Times New Roman" w:hint="eastAsia"/>
          <w:sz w:val="24"/>
          <w:szCs w:val="24"/>
          <w:shd w:val="clear" w:color="auto" w:fill="FFFFFF"/>
        </w:rPr>
        <w:t>评估</w:t>
      </w:r>
      <w:r w:rsidR="00461262">
        <w:rPr>
          <w:rFonts w:ascii="Times New Roman" w:eastAsiaTheme="minorEastAsia" w:hAnsi="Times New Roman" w:hint="eastAsia"/>
          <w:sz w:val="24"/>
          <w:szCs w:val="24"/>
          <w:shd w:val="clear" w:color="auto" w:fill="FFFFFF"/>
        </w:rPr>
        <w:t>自身</w:t>
      </w:r>
      <w:r w:rsidR="00C94976">
        <w:rPr>
          <w:rFonts w:ascii="Times New Roman" w:eastAsiaTheme="minorEastAsia" w:hAnsi="Times New Roman" w:hint="eastAsia"/>
          <w:sz w:val="24"/>
          <w:szCs w:val="24"/>
          <w:shd w:val="clear" w:color="auto" w:fill="FFFFFF"/>
        </w:rPr>
        <w:t>负载状态，并扩散拥塞信息；在</w:t>
      </w:r>
      <w:r w:rsidR="00C94976">
        <w:rPr>
          <w:rFonts w:ascii="Times New Roman" w:eastAsiaTheme="minorEastAsia" w:hAnsi="Times New Roman" w:hint="eastAsia"/>
          <w:sz w:val="24"/>
          <w:szCs w:val="24"/>
          <w:shd w:val="clear" w:color="auto" w:fill="FFFFFF"/>
        </w:rPr>
        <w:t>SAFT</w:t>
      </w:r>
      <w:r w:rsidR="00C94976">
        <w:rPr>
          <w:rFonts w:ascii="Times New Roman" w:eastAsiaTheme="minorEastAsia" w:hAnsi="Times New Roman" w:hint="eastAsia"/>
          <w:sz w:val="24"/>
          <w:szCs w:val="24"/>
          <w:shd w:val="clear" w:color="auto" w:fill="FFFFFF"/>
        </w:rPr>
        <w:t>中，本文则充分考虑到</w:t>
      </w:r>
      <w:r w:rsidR="001337AA">
        <w:rPr>
          <w:rFonts w:ascii="Times New Roman" w:eastAsiaTheme="minorEastAsia" w:hAnsi="Times New Roman" w:hint="eastAsia"/>
          <w:sz w:val="24"/>
          <w:szCs w:val="24"/>
          <w:shd w:val="clear" w:color="auto" w:fill="FFFFFF"/>
        </w:rPr>
        <w:t>部署在</w:t>
      </w:r>
      <w:r w:rsidR="00C94976">
        <w:rPr>
          <w:rFonts w:ascii="Times New Roman" w:eastAsiaTheme="minorEastAsia" w:hAnsi="Times New Roman" w:hint="eastAsia"/>
          <w:sz w:val="24"/>
          <w:szCs w:val="24"/>
          <w:shd w:val="clear" w:color="auto" w:fill="FFFFFF"/>
        </w:rPr>
        <w:t>网络边缘</w:t>
      </w:r>
      <w:r w:rsidR="001337AA">
        <w:rPr>
          <w:rFonts w:ascii="Times New Roman" w:eastAsiaTheme="minorEastAsia" w:hAnsi="Times New Roman" w:hint="eastAsia"/>
          <w:sz w:val="24"/>
          <w:szCs w:val="24"/>
          <w:shd w:val="clear" w:color="auto" w:fill="FFFFFF"/>
        </w:rPr>
        <w:t>的、</w:t>
      </w:r>
      <w:r w:rsidR="00C94976">
        <w:rPr>
          <w:rFonts w:ascii="Times New Roman" w:eastAsiaTheme="minorEastAsia" w:hAnsi="Times New Roman" w:hint="eastAsia"/>
          <w:sz w:val="24"/>
          <w:szCs w:val="24"/>
          <w:shd w:val="clear" w:color="auto" w:fill="FFFFFF"/>
        </w:rPr>
        <w:t>大量</w:t>
      </w:r>
      <w:r w:rsidR="001337AA">
        <w:rPr>
          <w:rFonts w:ascii="Times New Roman" w:eastAsiaTheme="minorEastAsia" w:hAnsi="Times New Roman" w:hint="eastAsia"/>
          <w:sz w:val="24"/>
          <w:szCs w:val="24"/>
          <w:shd w:val="clear" w:color="auto" w:fill="FFFFFF"/>
        </w:rPr>
        <w:t>的无线传感器</w:t>
      </w:r>
      <w:r w:rsidR="004E0A6A">
        <w:rPr>
          <w:rFonts w:ascii="Times New Roman" w:eastAsiaTheme="minorEastAsia" w:hAnsi="Times New Roman" w:hint="eastAsia"/>
          <w:sz w:val="24"/>
          <w:szCs w:val="24"/>
          <w:shd w:val="clear" w:color="auto" w:fill="FFFFFF"/>
        </w:rPr>
        <w:t>能量有限、易失效的特点，</w:t>
      </w:r>
      <w:r w:rsidR="00AA3DE3">
        <w:rPr>
          <w:rFonts w:ascii="Times New Roman" w:eastAsiaTheme="minorEastAsia" w:hAnsi="Times New Roman" w:hint="eastAsia"/>
          <w:sz w:val="24"/>
          <w:szCs w:val="24"/>
          <w:shd w:val="clear" w:color="auto" w:fill="FFFFFF"/>
        </w:rPr>
        <w:t>通过构建能量模型和生命周期模型</w:t>
      </w:r>
      <w:r w:rsidR="00A53F22">
        <w:rPr>
          <w:rFonts w:ascii="Times New Roman" w:eastAsiaTheme="minorEastAsia" w:hAnsi="Times New Roman" w:hint="eastAsia"/>
          <w:sz w:val="24"/>
          <w:szCs w:val="24"/>
          <w:shd w:val="clear" w:color="auto" w:fill="FFFFFF"/>
        </w:rPr>
        <w:t>来寻找最优路由，</w:t>
      </w:r>
      <w:r w:rsidR="000C0B82">
        <w:rPr>
          <w:rFonts w:ascii="Times New Roman" w:eastAsiaTheme="minorEastAsia" w:hAnsi="Times New Roman" w:hint="eastAsia"/>
          <w:sz w:val="24"/>
          <w:szCs w:val="24"/>
          <w:shd w:val="clear" w:color="auto" w:fill="FFFFFF"/>
        </w:rPr>
        <w:t>此外设计动态聚簇机制和路由容错机制，提高网络的稳定性和数据正确传速率。</w:t>
      </w:r>
    </w:p>
    <w:p w14:paraId="6D06246A" w14:textId="6E055DF8" w:rsidR="00B40960" w:rsidRDefault="000C0B82" w:rsidP="000C0B82">
      <w:pPr>
        <w:pStyle w:val="aa"/>
        <w:numPr>
          <w:ilvl w:val="0"/>
          <w:numId w:val="27"/>
        </w:numPr>
        <w:spacing w:line="400" w:lineRule="exact"/>
        <w:ind w:firstLineChars="0"/>
        <w:rPr>
          <w:rFonts w:ascii="Times New Roman" w:eastAsiaTheme="minorEastAsia" w:hAnsi="Times New Roman"/>
          <w:sz w:val="24"/>
          <w:szCs w:val="24"/>
          <w:shd w:val="clear" w:color="auto" w:fill="FFFFFF"/>
        </w:rPr>
      </w:pPr>
      <w:r>
        <w:rPr>
          <w:rFonts w:ascii="Times New Roman" w:hAnsi="Times New Roman" w:hint="eastAsia"/>
          <w:sz w:val="24"/>
          <w:szCs w:val="24"/>
          <w:shd w:val="clear" w:color="auto" w:fill="FFFFFF"/>
        </w:rPr>
        <w:t>充分考虑配用电通信网的特</w:t>
      </w:r>
      <w:r w:rsidR="00A1163B">
        <w:rPr>
          <w:rFonts w:ascii="Times New Roman" w:hAnsi="Times New Roman" w:hint="eastAsia"/>
          <w:sz w:val="24"/>
          <w:szCs w:val="24"/>
          <w:shd w:val="clear" w:color="auto" w:fill="FFFFFF"/>
        </w:rPr>
        <w:t>点</w:t>
      </w:r>
    </w:p>
    <w:p w14:paraId="501AAF53" w14:textId="0FCD7CA1" w:rsidR="00BE6E90" w:rsidRPr="00A240D0" w:rsidRDefault="000C0B82" w:rsidP="00A240D0">
      <w:pPr>
        <w:pStyle w:val="aa"/>
        <w:spacing w:line="400" w:lineRule="exact"/>
        <w:ind w:firstLine="480"/>
        <w:rPr>
          <w:rFonts w:ascii="Times New Roman" w:eastAsiaTheme="minorEastAsia" w:hAnsi="Times New Roman"/>
          <w:sz w:val="24"/>
          <w:szCs w:val="24"/>
          <w:shd w:val="clear" w:color="auto" w:fill="FFFFFF"/>
        </w:rPr>
      </w:pPr>
      <w:r>
        <w:rPr>
          <w:rFonts w:ascii="Times New Roman" w:eastAsiaTheme="minorEastAsia" w:hAnsi="Times New Roman" w:hint="eastAsia"/>
          <w:sz w:val="24"/>
          <w:szCs w:val="24"/>
          <w:shd w:val="clear" w:color="auto" w:fill="FFFFFF"/>
        </w:rPr>
        <w:t>配用电通信网覆盖了</w:t>
      </w:r>
      <w:r w:rsidR="00A1163B">
        <w:rPr>
          <w:rFonts w:ascii="Times New Roman" w:eastAsiaTheme="minorEastAsia" w:hAnsi="Times New Roman" w:hint="eastAsia"/>
          <w:sz w:val="24"/>
          <w:szCs w:val="24"/>
          <w:shd w:val="clear" w:color="auto" w:fill="FFFFFF"/>
        </w:rPr>
        <w:t>传统</w:t>
      </w:r>
      <w:r>
        <w:rPr>
          <w:rFonts w:ascii="Times New Roman" w:eastAsiaTheme="minorEastAsia" w:hAnsi="Times New Roman" w:hint="eastAsia"/>
          <w:sz w:val="24"/>
          <w:szCs w:val="24"/>
          <w:shd w:val="clear" w:color="auto" w:fill="FFFFFF"/>
        </w:rPr>
        <w:t>电网从发电到用电的各个环节</w:t>
      </w:r>
      <w:r w:rsidR="00A1163B">
        <w:rPr>
          <w:rFonts w:ascii="Times New Roman" w:eastAsiaTheme="minorEastAsia" w:hAnsi="Times New Roman" w:hint="eastAsia"/>
          <w:sz w:val="24"/>
          <w:szCs w:val="24"/>
          <w:shd w:val="clear" w:color="auto" w:fill="FFFFFF"/>
        </w:rPr>
        <w:t>，运行环境复杂，业务种类多样，通信质量要求高。现今配用电通信网研究领域，虽然出现了一些路由机制的设计，但网络构建没有充分基于已有基础设施，路由机制没有充分满足电网通信需求，如：</w:t>
      </w:r>
      <w:r w:rsidR="00D84182">
        <w:rPr>
          <w:rFonts w:ascii="Times New Roman" w:eastAsiaTheme="minorEastAsia" w:hAnsi="Times New Roman" w:hint="eastAsia"/>
          <w:sz w:val="24"/>
          <w:szCs w:val="24"/>
          <w:shd w:val="clear" w:color="auto" w:fill="FFFFFF"/>
        </w:rPr>
        <w:t>智能性、</w:t>
      </w:r>
      <w:r w:rsidR="00A1163B">
        <w:rPr>
          <w:rFonts w:ascii="Times New Roman" w:eastAsiaTheme="minorEastAsia" w:hAnsi="Times New Roman" w:hint="eastAsia"/>
          <w:sz w:val="24"/>
          <w:szCs w:val="24"/>
          <w:shd w:val="clear" w:color="auto" w:fill="FFFFFF"/>
        </w:rPr>
        <w:t>容错性、</w:t>
      </w:r>
      <w:r w:rsidR="00D84182">
        <w:rPr>
          <w:rFonts w:ascii="Times New Roman" w:eastAsiaTheme="minorEastAsia" w:hAnsi="Times New Roman" w:hint="eastAsia"/>
          <w:sz w:val="24"/>
          <w:szCs w:val="24"/>
          <w:shd w:val="clear" w:color="auto" w:fill="FFFFFF"/>
        </w:rPr>
        <w:t>低延迟、兼容性等等。因此，路由机制应充分利用现有优势及条件，增强网络的稳定性，提高节点的自主性，均衡节点的利用率和生命周期。</w:t>
      </w:r>
    </w:p>
    <w:p w14:paraId="2AC4E0BD" w14:textId="77777777" w:rsidR="00BE6E90" w:rsidRPr="00E26031" w:rsidRDefault="00BE6E90" w:rsidP="00C0329F">
      <w:pPr>
        <w:pStyle w:val="2"/>
        <w:numPr>
          <w:ilvl w:val="1"/>
          <w:numId w:val="4"/>
        </w:numPr>
        <w:rPr>
          <w:rFonts w:ascii="Times New Roman" w:eastAsia="黑体" w:hAnsi="Times New Roman" w:cs="Times New Roman"/>
          <w:b w:val="0"/>
          <w:sz w:val="28"/>
          <w:szCs w:val="28"/>
        </w:rPr>
      </w:pPr>
      <w:bookmarkStart w:id="39" w:name="_Toc881655"/>
      <w:r w:rsidRPr="00E26031">
        <w:rPr>
          <w:rFonts w:ascii="Times New Roman" w:eastAsia="黑体" w:hAnsi="Times New Roman" w:cs="Times New Roman"/>
          <w:b w:val="0"/>
          <w:sz w:val="28"/>
          <w:szCs w:val="28"/>
        </w:rPr>
        <w:t>研究生期间主要工作</w:t>
      </w:r>
      <w:bookmarkEnd w:id="39"/>
    </w:p>
    <w:p w14:paraId="5DEE877A" w14:textId="02294607" w:rsidR="00BE6E90" w:rsidRPr="00E26031" w:rsidRDefault="00BE6E90" w:rsidP="00BE6E9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本文作者</w:t>
      </w:r>
      <w:r>
        <w:rPr>
          <w:rFonts w:ascii="Times New Roman" w:hAnsi="Times New Roman" w:cs="Times New Roman"/>
          <w:sz w:val="24"/>
          <w:szCs w:val="24"/>
        </w:rPr>
        <w:t>在研究生学习期间，认真完成科研工作，先后</w:t>
      </w:r>
      <w:r w:rsidRPr="00E26031">
        <w:rPr>
          <w:rFonts w:ascii="Times New Roman" w:hAnsi="Times New Roman" w:cs="Times New Roman"/>
          <w:sz w:val="24"/>
          <w:szCs w:val="24"/>
        </w:rPr>
        <w:t>参与了多个以</w:t>
      </w:r>
      <w:r w:rsidRPr="00E26031">
        <w:rPr>
          <w:rFonts w:ascii="Times New Roman" w:hAnsi="Times New Roman" w:cs="Times New Roman"/>
          <w:sz w:val="24"/>
          <w:szCs w:val="24"/>
        </w:rPr>
        <w:t>“</w:t>
      </w:r>
      <w:r w:rsidR="00FB2340">
        <w:rPr>
          <w:rFonts w:ascii="Times New Roman" w:hAnsi="Times New Roman" w:cs="Times New Roman" w:hint="eastAsia"/>
          <w:sz w:val="24"/>
          <w:szCs w:val="24"/>
        </w:rPr>
        <w:t>边缘计算</w:t>
      </w:r>
      <w:r w:rsidRPr="00E26031">
        <w:rPr>
          <w:rFonts w:ascii="Times New Roman" w:hAnsi="Times New Roman" w:cs="Times New Roman"/>
          <w:sz w:val="24"/>
          <w:szCs w:val="24"/>
        </w:rPr>
        <w:t>”</w:t>
      </w:r>
      <w:r w:rsidR="00FB2340">
        <w:rPr>
          <w:rFonts w:ascii="Times New Roman" w:hAnsi="Times New Roman" w:cs="Times New Roman" w:hint="eastAsia"/>
          <w:sz w:val="24"/>
          <w:szCs w:val="24"/>
        </w:rPr>
        <w:t>和“配用电通信网络”</w:t>
      </w:r>
      <w:r w:rsidRPr="00E26031">
        <w:rPr>
          <w:rFonts w:ascii="Times New Roman" w:hAnsi="Times New Roman" w:cs="Times New Roman"/>
          <w:sz w:val="24"/>
          <w:szCs w:val="24"/>
        </w:rPr>
        <w:t>为主题的研究项目。最终作者选择了</w:t>
      </w:r>
      <w:r w:rsidRPr="00E26031">
        <w:rPr>
          <w:rFonts w:ascii="Times New Roman" w:hAnsi="Times New Roman" w:cs="Times New Roman"/>
          <w:sz w:val="24"/>
          <w:szCs w:val="24"/>
        </w:rPr>
        <w:t>“</w:t>
      </w:r>
      <w:r w:rsidR="00FB2340" w:rsidRPr="00FB2340">
        <w:rPr>
          <w:rFonts w:ascii="Times New Roman" w:hAnsi="Times New Roman" w:cs="Times New Roman" w:hint="eastAsia"/>
          <w:sz w:val="24"/>
          <w:szCs w:val="24"/>
        </w:rPr>
        <w:t>基于负载感知和故障容忍的配用电通信网络路由构造机制</w:t>
      </w:r>
      <w:r w:rsidRPr="00E26031">
        <w:rPr>
          <w:rFonts w:ascii="Times New Roman" w:hAnsi="Times New Roman" w:cs="Times New Roman"/>
          <w:sz w:val="24"/>
          <w:szCs w:val="24"/>
        </w:rPr>
        <w:t>”</w:t>
      </w:r>
      <w:r w:rsidRPr="00E26031">
        <w:rPr>
          <w:rFonts w:ascii="Times New Roman" w:hAnsi="Times New Roman" w:cs="Times New Roman"/>
          <w:sz w:val="24"/>
          <w:szCs w:val="24"/>
        </w:rPr>
        <w:t>作为自己的研究方向，在研究生期间主要的科研成果有：</w:t>
      </w:r>
    </w:p>
    <w:p w14:paraId="22D044D7" w14:textId="2934715D" w:rsidR="00BE6E90" w:rsidRDefault="00BE6E90" w:rsidP="00C0329F">
      <w:pPr>
        <w:pStyle w:val="aa"/>
        <w:numPr>
          <w:ilvl w:val="0"/>
          <w:numId w:val="10"/>
        </w:numPr>
        <w:spacing w:line="400" w:lineRule="exact"/>
        <w:ind w:left="0" w:firstLine="480"/>
        <w:rPr>
          <w:rFonts w:ascii="Times New Roman" w:eastAsiaTheme="minorEastAsia" w:hAnsi="Times New Roman"/>
          <w:sz w:val="24"/>
          <w:szCs w:val="24"/>
        </w:rPr>
      </w:pPr>
      <w:r>
        <w:rPr>
          <w:rFonts w:ascii="Times New Roman" w:eastAsiaTheme="minorEastAsia" w:hAnsi="Times New Roman" w:hint="eastAsia"/>
          <w:sz w:val="24"/>
          <w:szCs w:val="24"/>
        </w:rPr>
        <w:t>撰写英文</w:t>
      </w:r>
      <w:r>
        <w:rPr>
          <w:rFonts w:ascii="Times New Roman" w:eastAsiaTheme="minorEastAsia" w:hAnsi="Times New Roman"/>
          <w:sz w:val="24"/>
          <w:szCs w:val="24"/>
        </w:rPr>
        <w:t>学术</w:t>
      </w:r>
      <w:r>
        <w:rPr>
          <w:rFonts w:ascii="Times New Roman" w:eastAsiaTheme="minorEastAsia" w:hAnsi="Times New Roman" w:hint="eastAsia"/>
          <w:sz w:val="24"/>
          <w:szCs w:val="24"/>
        </w:rPr>
        <w:t>论文</w:t>
      </w:r>
      <w:r>
        <w:rPr>
          <w:rFonts w:ascii="Times New Roman" w:eastAsiaTheme="minorEastAsia" w:hAnsi="Times New Roman"/>
          <w:sz w:val="24"/>
          <w:szCs w:val="24"/>
        </w:rPr>
        <w:t>《</w:t>
      </w:r>
      <w:r w:rsidR="006A5A53">
        <w:rPr>
          <w:rFonts w:ascii="Times New Roman" w:eastAsiaTheme="minorEastAsia" w:hAnsi="Times New Roman"/>
          <w:sz w:val="24"/>
          <w:szCs w:val="24"/>
        </w:rPr>
        <w:t>Load-aware Potential-based Routing for the Edge Communication of Smart Grid with Content-centric Network</w:t>
      </w:r>
      <w:r>
        <w:rPr>
          <w:rFonts w:ascii="Times New Roman" w:eastAsiaTheme="minorEastAsia" w:hAnsi="Times New Roman"/>
          <w:sz w:val="24"/>
          <w:szCs w:val="24"/>
        </w:rPr>
        <w:t>》</w:t>
      </w:r>
      <w:r>
        <w:rPr>
          <w:rFonts w:ascii="Times New Roman" w:eastAsiaTheme="minorEastAsia" w:hAnsi="Times New Roman" w:hint="eastAsia"/>
          <w:sz w:val="24"/>
          <w:szCs w:val="24"/>
        </w:rPr>
        <w:t>，已被</w:t>
      </w:r>
      <w:r w:rsidR="006A5A53">
        <w:rPr>
          <w:rFonts w:ascii="Times New Roman" w:eastAsiaTheme="minorEastAsia" w:hAnsi="Times New Roman"/>
          <w:sz w:val="24"/>
          <w:szCs w:val="24"/>
        </w:rPr>
        <w:t>NOMS2018</w:t>
      </w:r>
      <w:r w:rsidR="006A5A53">
        <w:rPr>
          <w:rFonts w:ascii="Times New Roman" w:eastAsiaTheme="minorEastAsia" w:hAnsi="Times New Roman" w:hint="eastAsia"/>
          <w:sz w:val="24"/>
          <w:szCs w:val="24"/>
        </w:rPr>
        <w:t>录用，</w:t>
      </w:r>
      <w:r w:rsidR="006A5A53">
        <w:rPr>
          <w:rFonts w:ascii="Times New Roman" w:eastAsiaTheme="minorEastAsia" w:hAnsi="Times New Roman" w:hint="eastAsia"/>
          <w:sz w:val="24"/>
          <w:szCs w:val="24"/>
        </w:rPr>
        <w:t>EI</w:t>
      </w:r>
      <w:r w:rsidR="006A5A53">
        <w:rPr>
          <w:rFonts w:ascii="Times New Roman" w:eastAsiaTheme="minorEastAsia" w:hAnsi="Times New Roman" w:hint="eastAsia"/>
          <w:sz w:val="24"/>
          <w:szCs w:val="24"/>
        </w:rPr>
        <w:t>检索；</w:t>
      </w:r>
    </w:p>
    <w:p w14:paraId="2AEDA6B3" w14:textId="20617704" w:rsidR="00BE6E90" w:rsidRPr="00E26031" w:rsidRDefault="00BE6E90" w:rsidP="00C0329F">
      <w:pPr>
        <w:pStyle w:val="aa"/>
        <w:numPr>
          <w:ilvl w:val="0"/>
          <w:numId w:val="10"/>
        </w:numPr>
        <w:spacing w:line="400" w:lineRule="exact"/>
        <w:ind w:left="0" w:firstLine="480"/>
        <w:rPr>
          <w:rFonts w:ascii="Times New Roman" w:eastAsiaTheme="minorEastAsia" w:hAnsi="Times New Roman"/>
          <w:sz w:val="24"/>
          <w:szCs w:val="24"/>
        </w:rPr>
      </w:pPr>
      <w:r w:rsidRPr="00E26031">
        <w:rPr>
          <w:rFonts w:ascii="Times New Roman" w:eastAsiaTheme="minorEastAsia" w:hAnsi="Times New Roman"/>
          <w:sz w:val="24"/>
          <w:szCs w:val="24"/>
        </w:rPr>
        <w:t>撰写</w:t>
      </w:r>
      <w:r w:rsidR="006A5A53">
        <w:rPr>
          <w:rFonts w:ascii="Times New Roman" w:eastAsiaTheme="minorEastAsia" w:hAnsi="Times New Roman" w:hint="eastAsia"/>
          <w:sz w:val="24"/>
          <w:szCs w:val="24"/>
        </w:rPr>
        <w:t>英文</w:t>
      </w:r>
      <w:r w:rsidRPr="00E26031">
        <w:rPr>
          <w:rFonts w:ascii="Times New Roman" w:eastAsiaTheme="minorEastAsia" w:hAnsi="Times New Roman"/>
          <w:sz w:val="24"/>
          <w:szCs w:val="24"/>
        </w:rPr>
        <w:t>学术论文《</w:t>
      </w:r>
      <w:r w:rsidR="006A5A53">
        <w:rPr>
          <w:rFonts w:ascii="Times New Roman" w:eastAsiaTheme="minorEastAsia" w:hAnsi="Times New Roman" w:hint="eastAsia"/>
          <w:sz w:val="24"/>
          <w:szCs w:val="24"/>
        </w:rPr>
        <w:t>A Self-adaption and the Fault-tolerance Routing Algorithm for Wireless Sensor Networks in Micro Grid</w:t>
      </w:r>
      <w:r w:rsidRPr="00E26031">
        <w:rPr>
          <w:rFonts w:ascii="Times New Roman" w:eastAsiaTheme="minorEastAsia" w:hAnsi="Times New Roman"/>
          <w:sz w:val="24"/>
          <w:szCs w:val="24"/>
        </w:rPr>
        <w:t>》，</w:t>
      </w:r>
      <w:r w:rsidR="006A5A53">
        <w:rPr>
          <w:rFonts w:ascii="Times New Roman" w:eastAsiaTheme="minorEastAsia" w:hAnsi="Times New Roman" w:hint="eastAsia"/>
          <w:sz w:val="24"/>
          <w:szCs w:val="24"/>
        </w:rPr>
        <w:t>正在</w:t>
      </w:r>
      <w:r w:rsidR="006A5A53">
        <w:rPr>
          <w:rFonts w:ascii="Times New Roman" w:eastAsiaTheme="minorEastAsia" w:hAnsi="Times New Roman" w:hint="eastAsia"/>
          <w:sz w:val="24"/>
          <w:szCs w:val="24"/>
        </w:rPr>
        <w:t>Future</w:t>
      </w:r>
      <w:r w:rsidR="006A5A53">
        <w:rPr>
          <w:rFonts w:ascii="Times New Roman" w:eastAsiaTheme="minorEastAsia" w:hAnsi="Times New Roman"/>
          <w:sz w:val="24"/>
          <w:szCs w:val="24"/>
        </w:rPr>
        <w:t xml:space="preserve"> Generation </w:t>
      </w:r>
      <w:proofErr w:type="spellStart"/>
      <w:r w:rsidR="006A5A53">
        <w:rPr>
          <w:rFonts w:ascii="Times New Roman" w:eastAsiaTheme="minorEastAsia" w:hAnsi="Times New Roman"/>
          <w:sz w:val="24"/>
          <w:szCs w:val="24"/>
        </w:rPr>
        <w:t>Computier</w:t>
      </w:r>
      <w:proofErr w:type="spellEnd"/>
      <w:r w:rsidR="006A5A53">
        <w:rPr>
          <w:rFonts w:ascii="Times New Roman" w:eastAsiaTheme="minorEastAsia" w:hAnsi="Times New Roman"/>
          <w:sz w:val="24"/>
          <w:szCs w:val="24"/>
        </w:rPr>
        <w:t xml:space="preserve"> </w:t>
      </w:r>
      <w:proofErr w:type="spellStart"/>
      <w:r w:rsidR="006A5A53">
        <w:rPr>
          <w:rFonts w:ascii="Times New Roman" w:eastAsiaTheme="minorEastAsia" w:hAnsi="Times New Roman"/>
          <w:sz w:val="24"/>
          <w:szCs w:val="24"/>
        </w:rPr>
        <w:t>Sytems</w:t>
      </w:r>
      <w:proofErr w:type="spellEnd"/>
      <w:r w:rsidR="006A5A53">
        <w:rPr>
          <w:rFonts w:ascii="Times New Roman" w:eastAsiaTheme="minorEastAsia" w:hAnsi="Times New Roman" w:hint="eastAsia"/>
          <w:sz w:val="24"/>
          <w:szCs w:val="24"/>
        </w:rPr>
        <w:t>审稿中。</w:t>
      </w:r>
    </w:p>
    <w:p w14:paraId="0E9E84C7" w14:textId="77777777" w:rsidR="00BE6E90" w:rsidRPr="00E26031" w:rsidRDefault="00BE6E90" w:rsidP="00C0329F">
      <w:pPr>
        <w:pStyle w:val="2"/>
        <w:numPr>
          <w:ilvl w:val="1"/>
          <w:numId w:val="4"/>
        </w:numPr>
        <w:rPr>
          <w:rFonts w:ascii="Times New Roman" w:eastAsia="黑体" w:hAnsi="Times New Roman" w:cs="Times New Roman"/>
          <w:b w:val="0"/>
          <w:sz w:val="28"/>
          <w:szCs w:val="28"/>
        </w:rPr>
      </w:pPr>
      <w:bookmarkStart w:id="40" w:name="_Toc881656"/>
      <w:r w:rsidRPr="00E26031">
        <w:rPr>
          <w:rFonts w:ascii="Times New Roman" w:eastAsia="黑体" w:hAnsi="Times New Roman" w:cs="Times New Roman"/>
          <w:b w:val="0"/>
          <w:sz w:val="28"/>
          <w:szCs w:val="28"/>
        </w:rPr>
        <w:lastRenderedPageBreak/>
        <w:t>论文组织结构</w:t>
      </w:r>
      <w:bookmarkEnd w:id="40"/>
    </w:p>
    <w:p w14:paraId="72587665" w14:textId="77777777" w:rsidR="00BE6E90" w:rsidRPr="00E26031" w:rsidRDefault="00BE6E90" w:rsidP="00BE6E9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本论文总共包括五章，各章节的组织结构和内容安排如下：</w:t>
      </w:r>
    </w:p>
    <w:p w14:paraId="46C2F20F" w14:textId="19F9437E" w:rsidR="00BE6E90" w:rsidRPr="00E26031" w:rsidRDefault="00BE6E90" w:rsidP="00BE6E9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第一章，绪论部分。本章节首先介绍了课题的研究背景及研究意义，论述了</w:t>
      </w:r>
      <w:r w:rsidR="007E281D" w:rsidRPr="007E281D">
        <w:rPr>
          <w:rFonts w:ascii="Times New Roman" w:hAnsi="Times New Roman" w:cs="Times New Roman" w:hint="eastAsia"/>
          <w:sz w:val="24"/>
          <w:szCs w:val="24"/>
        </w:rPr>
        <w:t>传统配用电通信网中路由机制存在的不足</w:t>
      </w:r>
      <w:r>
        <w:rPr>
          <w:rFonts w:ascii="Times New Roman" w:hAnsi="Times New Roman" w:cs="Times New Roman" w:hint="eastAsia"/>
          <w:sz w:val="24"/>
          <w:szCs w:val="24"/>
        </w:rPr>
        <w:t>；</w:t>
      </w:r>
      <w:r w:rsidRPr="00E26031">
        <w:rPr>
          <w:rFonts w:ascii="Times New Roman" w:hAnsi="Times New Roman" w:cs="Times New Roman"/>
          <w:sz w:val="24"/>
          <w:szCs w:val="24"/>
        </w:rPr>
        <w:t>然后介绍了本文的主要研究点及研究目标，以及研究生期</w:t>
      </w:r>
      <w:r>
        <w:rPr>
          <w:rFonts w:ascii="Times New Roman" w:hAnsi="Times New Roman" w:cs="Times New Roman"/>
          <w:sz w:val="24"/>
          <w:szCs w:val="24"/>
        </w:rPr>
        <w:t>间所参与的主要工作</w:t>
      </w:r>
      <w:r>
        <w:rPr>
          <w:rFonts w:ascii="Times New Roman" w:hAnsi="Times New Roman" w:cs="Times New Roman" w:hint="eastAsia"/>
          <w:sz w:val="24"/>
          <w:szCs w:val="24"/>
        </w:rPr>
        <w:t>；</w:t>
      </w:r>
      <w:r w:rsidRPr="00E26031">
        <w:rPr>
          <w:rFonts w:ascii="Times New Roman" w:hAnsi="Times New Roman" w:cs="Times New Roman"/>
          <w:sz w:val="24"/>
          <w:szCs w:val="24"/>
        </w:rPr>
        <w:t>最后，介绍了整篇论文的组织结构。</w:t>
      </w:r>
    </w:p>
    <w:p w14:paraId="5DF3C6D3" w14:textId="62DCF9F4" w:rsidR="00D16C67" w:rsidRPr="00D16C67" w:rsidRDefault="00BE6E90" w:rsidP="00BE6E90">
      <w:pPr>
        <w:spacing w:line="400" w:lineRule="exact"/>
        <w:ind w:firstLineChars="200" w:firstLine="480"/>
        <w:rPr>
          <w:rFonts w:ascii="Times New Roman" w:hAnsi="Times New Roman" w:cs="Times New Roman"/>
          <w:sz w:val="24"/>
          <w:szCs w:val="24"/>
        </w:rPr>
      </w:pPr>
      <w:r w:rsidRPr="00D16C67">
        <w:rPr>
          <w:rFonts w:ascii="Times New Roman" w:hAnsi="Times New Roman" w:cs="Times New Roman"/>
          <w:sz w:val="24"/>
          <w:szCs w:val="24"/>
        </w:rPr>
        <w:t>第二章，</w:t>
      </w:r>
      <w:r w:rsidR="00D16C67">
        <w:rPr>
          <w:rFonts w:ascii="Times New Roman" w:hAnsi="Times New Roman" w:cs="Times New Roman" w:hint="eastAsia"/>
          <w:sz w:val="24"/>
          <w:szCs w:val="24"/>
        </w:rPr>
        <w:t>配用电通信网路由机制现状改善。简要对配用电通信网的架构、组成等概念进行介绍；接着，调研边缘计算的基本概念，及其在配用电通信网络中的应用情况；最后在</w:t>
      </w:r>
      <w:r w:rsidR="00D16C67" w:rsidRPr="00D16C67">
        <w:rPr>
          <w:rFonts w:ascii="Times New Roman" w:hAnsi="Times New Roman" w:cs="Times New Roman" w:hint="eastAsia"/>
          <w:sz w:val="24"/>
          <w:szCs w:val="24"/>
        </w:rPr>
        <w:t>研究</w:t>
      </w:r>
      <w:r w:rsidR="00D16C67" w:rsidRPr="00D16C67">
        <w:rPr>
          <w:rFonts w:ascii="Times New Roman" w:hAnsi="Times New Roman" w:cs="Times New Roman"/>
          <w:sz w:val="24"/>
          <w:szCs w:val="24"/>
        </w:rPr>
        <w:t>成果基础上提出了</w:t>
      </w:r>
      <w:r w:rsidR="00D16C67">
        <w:rPr>
          <w:rFonts w:ascii="Times New Roman" w:hAnsi="Times New Roman" w:cs="Times New Roman" w:hint="eastAsia"/>
          <w:sz w:val="24"/>
          <w:szCs w:val="24"/>
        </w:rPr>
        <w:t>配用电通信网的路由机制需要面临的挑战和本文的解决方案。</w:t>
      </w:r>
    </w:p>
    <w:p w14:paraId="629698D9" w14:textId="77777777" w:rsidR="00A905B2" w:rsidRPr="00A905B2" w:rsidRDefault="00A905B2" w:rsidP="00A905B2">
      <w:pPr>
        <w:spacing w:line="400" w:lineRule="exact"/>
        <w:ind w:firstLineChars="200" w:firstLine="480"/>
        <w:rPr>
          <w:rFonts w:ascii="Times New Roman" w:hAnsi="Times New Roman" w:cs="Times New Roman"/>
          <w:sz w:val="24"/>
          <w:szCs w:val="24"/>
        </w:rPr>
      </w:pPr>
      <w:r w:rsidRPr="00A905B2">
        <w:rPr>
          <w:rFonts w:ascii="Times New Roman" w:hAnsi="Times New Roman" w:cs="Times New Roman" w:hint="eastAsia"/>
          <w:sz w:val="24"/>
          <w:szCs w:val="24"/>
        </w:rPr>
        <w:t>第三章，有线网络环境场景下，基于负载感知的路由机制。在本章中，首先，基于传统</w:t>
      </w:r>
      <w:r w:rsidRPr="00A905B2">
        <w:rPr>
          <w:rFonts w:ascii="Times New Roman" w:hAnsi="Times New Roman" w:cs="Times New Roman" w:hint="eastAsia"/>
          <w:sz w:val="24"/>
          <w:szCs w:val="24"/>
        </w:rPr>
        <w:t>TCP/IP</w:t>
      </w:r>
      <w:r w:rsidRPr="00A905B2">
        <w:rPr>
          <w:rFonts w:ascii="Times New Roman" w:hAnsi="Times New Roman" w:cs="Times New Roman" w:hint="eastAsia"/>
          <w:sz w:val="24"/>
          <w:szCs w:val="24"/>
        </w:rPr>
        <w:t>网络的不足，并结合配用电通信网中数据内容与数据传输的特点提出了以内容为中心的网络传输模式，构建配用电通信网边缘网络架构；随后基于此模式，引入物理学中势能的概念来衡量网络中节点的拥塞程度，构建动态的、自主的路由机制；最后进行仿真实验并对实验结果进行分析。</w:t>
      </w:r>
    </w:p>
    <w:p w14:paraId="6AAE89D0" w14:textId="4672AAD4" w:rsidR="00BE6E90" w:rsidRPr="00E26031" w:rsidRDefault="00A905B2" w:rsidP="00A905B2">
      <w:pPr>
        <w:spacing w:line="400" w:lineRule="exact"/>
        <w:ind w:firstLineChars="200" w:firstLine="480"/>
        <w:rPr>
          <w:rFonts w:ascii="Times New Roman" w:hAnsi="Times New Roman" w:cs="Times New Roman"/>
          <w:sz w:val="24"/>
          <w:szCs w:val="24"/>
        </w:rPr>
      </w:pPr>
      <w:r w:rsidRPr="00A905B2">
        <w:rPr>
          <w:rFonts w:ascii="Times New Roman" w:hAnsi="Times New Roman" w:cs="Times New Roman" w:hint="eastAsia"/>
          <w:sz w:val="24"/>
          <w:szCs w:val="24"/>
        </w:rPr>
        <w:t>第四章，无线传感器网络场景下，具有容错性和自适应性的动态分簇路由机制。在本章中，针对配用电通信网边缘一种重要的组网方式——无线传感器网络，作者发现现有的路由机制并未充分利用边缘计算技术和配用电通信网架构，并结合无线传感器的特点，因此构建了动态分簇的异构的无线传感器；随后基于网络架构和数据传输方式，构建节点的数据模型，包括传输模型、能量模型等；最后，在对整个设计进行整体论述后，作者进行了相应的仿真实验并对实验结果进行分析。</w:t>
      </w:r>
    </w:p>
    <w:p w14:paraId="44E9E9CC" w14:textId="77777777" w:rsidR="00BE6E90" w:rsidRPr="00E26031" w:rsidRDefault="00BE6E90" w:rsidP="00BE6E9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第五章，总结与展望。首先对本文所做的工</w:t>
      </w:r>
      <w:r>
        <w:rPr>
          <w:rFonts w:ascii="Times New Roman" w:hAnsi="Times New Roman" w:cs="Times New Roman"/>
          <w:sz w:val="24"/>
          <w:szCs w:val="24"/>
        </w:rPr>
        <w:t>作和研究成果进行总结</w:t>
      </w:r>
      <w:r>
        <w:rPr>
          <w:rFonts w:ascii="Times New Roman" w:hAnsi="Times New Roman" w:cs="Times New Roman" w:hint="eastAsia"/>
          <w:sz w:val="24"/>
          <w:szCs w:val="24"/>
        </w:rPr>
        <w:t>，</w:t>
      </w:r>
      <w:r>
        <w:rPr>
          <w:rFonts w:ascii="Times New Roman" w:hAnsi="Times New Roman" w:cs="Times New Roman"/>
          <w:sz w:val="24"/>
          <w:szCs w:val="24"/>
        </w:rPr>
        <w:t>随后</w:t>
      </w:r>
      <w:r w:rsidRPr="00E26031">
        <w:rPr>
          <w:rFonts w:ascii="Times New Roman" w:hAnsi="Times New Roman" w:cs="Times New Roman"/>
          <w:sz w:val="24"/>
          <w:szCs w:val="24"/>
        </w:rPr>
        <w:t>指出了本文存在的不足之处，最后分析未来的研究方向和意义。</w:t>
      </w:r>
    </w:p>
    <w:p w14:paraId="43C4797F" w14:textId="77777777" w:rsidR="00BE6E90" w:rsidRDefault="00BE6E90" w:rsidP="00243B14">
      <w:pPr>
        <w:spacing w:line="400" w:lineRule="exact"/>
        <w:ind w:firstLineChars="175" w:firstLine="420"/>
        <w:rPr>
          <w:rFonts w:ascii="Times New Roman" w:hAnsi="Times New Roman"/>
          <w:sz w:val="24"/>
          <w:szCs w:val="24"/>
          <w:shd w:val="clear" w:color="auto" w:fill="FFFFFF"/>
        </w:rPr>
      </w:pPr>
    </w:p>
    <w:p w14:paraId="1953A488" w14:textId="77777777" w:rsidR="0049582E" w:rsidRDefault="0049582E" w:rsidP="00243B14">
      <w:pPr>
        <w:spacing w:line="400" w:lineRule="exact"/>
        <w:ind w:firstLineChars="175" w:firstLine="420"/>
        <w:rPr>
          <w:rFonts w:ascii="Times New Roman" w:hAnsi="Times New Roman"/>
          <w:sz w:val="24"/>
          <w:szCs w:val="24"/>
          <w:shd w:val="clear" w:color="auto" w:fill="FFFFFF"/>
        </w:rPr>
      </w:pPr>
    </w:p>
    <w:p w14:paraId="601E1E6D" w14:textId="77777777" w:rsidR="0049582E" w:rsidRDefault="0049582E" w:rsidP="00243B14">
      <w:pPr>
        <w:spacing w:line="400" w:lineRule="exact"/>
        <w:ind w:firstLineChars="175" w:firstLine="420"/>
        <w:rPr>
          <w:rFonts w:ascii="Times New Roman" w:hAnsi="Times New Roman"/>
          <w:sz w:val="24"/>
          <w:szCs w:val="24"/>
          <w:shd w:val="clear" w:color="auto" w:fill="FFFFFF"/>
        </w:rPr>
      </w:pPr>
    </w:p>
    <w:p w14:paraId="5F1B7FC1" w14:textId="77777777" w:rsidR="0049582E" w:rsidRDefault="0049582E" w:rsidP="00243B14">
      <w:pPr>
        <w:spacing w:line="400" w:lineRule="exact"/>
        <w:ind w:firstLineChars="175" w:firstLine="420"/>
        <w:rPr>
          <w:rFonts w:ascii="Times New Roman" w:hAnsi="Times New Roman"/>
          <w:sz w:val="24"/>
          <w:szCs w:val="24"/>
          <w:shd w:val="clear" w:color="auto" w:fill="FFFFFF"/>
        </w:rPr>
      </w:pPr>
    </w:p>
    <w:p w14:paraId="6AA47FE4" w14:textId="77777777" w:rsidR="0049582E" w:rsidRDefault="0049582E" w:rsidP="00243B14">
      <w:pPr>
        <w:spacing w:line="400" w:lineRule="exact"/>
        <w:ind w:firstLineChars="175" w:firstLine="420"/>
        <w:rPr>
          <w:rFonts w:ascii="Times New Roman" w:hAnsi="Times New Roman"/>
          <w:sz w:val="24"/>
          <w:szCs w:val="24"/>
          <w:shd w:val="clear" w:color="auto" w:fill="FFFFFF"/>
        </w:rPr>
      </w:pPr>
    </w:p>
    <w:p w14:paraId="68132ADF" w14:textId="77777777" w:rsidR="0049582E" w:rsidRDefault="0049582E" w:rsidP="00243B14">
      <w:pPr>
        <w:spacing w:line="400" w:lineRule="exact"/>
        <w:ind w:firstLineChars="175" w:firstLine="420"/>
        <w:rPr>
          <w:rFonts w:ascii="Times New Roman" w:hAnsi="Times New Roman"/>
          <w:sz w:val="24"/>
          <w:szCs w:val="24"/>
          <w:shd w:val="clear" w:color="auto" w:fill="FFFFFF"/>
        </w:rPr>
      </w:pPr>
    </w:p>
    <w:p w14:paraId="2E731E56" w14:textId="43CB4497" w:rsidR="0049582E" w:rsidRPr="00243B14" w:rsidRDefault="0049582E" w:rsidP="00243B14">
      <w:pPr>
        <w:spacing w:line="400" w:lineRule="exact"/>
        <w:ind w:firstLineChars="175" w:firstLine="420"/>
        <w:rPr>
          <w:rFonts w:ascii="Times New Roman" w:hAnsi="Times New Roman"/>
          <w:sz w:val="24"/>
          <w:szCs w:val="24"/>
          <w:shd w:val="clear" w:color="auto" w:fill="FFFFFF"/>
        </w:rPr>
        <w:sectPr w:rsidR="0049582E" w:rsidRPr="00243B14" w:rsidSect="00EF5C02">
          <w:footerReference w:type="even" r:id="rId19"/>
          <w:pgSz w:w="11906" w:h="16838"/>
          <w:pgMar w:top="1440" w:right="1800" w:bottom="1440" w:left="1800" w:header="851" w:footer="992" w:gutter="0"/>
          <w:cols w:space="425"/>
          <w:docGrid w:type="lines" w:linePitch="312"/>
        </w:sectPr>
      </w:pPr>
    </w:p>
    <w:p w14:paraId="4CEF45C5" w14:textId="6EF10BB1" w:rsidR="00C92CF0" w:rsidRPr="00E26031" w:rsidRDefault="00986680" w:rsidP="000F6B65">
      <w:pPr>
        <w:pStyle w:val="1"/>
        <w:numPr>
          <w:ilvl w:val="0"/>
          <w:numId w:val="1"/>
        </w:numPr>
        <w:spacing w:before="0"/>
        <w:ind w:left="1123" w:hanging="1123"/>
        <w:jc w:val="center"/>
        <w:rPr>
          <w:rFonts w:ascii="Times New Roman" w:eastAsia="黑体" w:hAnsi="Times New Roman" w:cs="Times New Roman"/>
          <w:b w:val="0"/>
          <w:sz w:val="32"/>
          <w:szCs w:val="32"/>
        </w:rPr>
      </w:pPr>
      <w:bookmarkStart w:id="41" w:name="_Hlk99967"/>
      <w:bookmarkStart w:id="42" w:name="_Toc881657"/>
      <w:r>
        <w:rPr>
          <w:rFonts w:ascii="Times New Roman" w:eastAsia="黑体" w:hAnsi="Times New Roman" w:cs="Times New Roman" w:hint="eastAsia"/>
          <w:b w:val="0"/>
          <w:sz w:val="32"/>
          <w:szCs w:val="32"/>
        </w:rPr>
        <w:lastRenderedPageBreak/>
        <w:t>配用电通信网路由</w:t>
      </w:r>
      <w:r w:rsidR="006225CF">
        <w:rPr>
          <w:rFonts w:ascii="Times New Roman" w:eastAsia="黑体" w:hAnsi="Times New Roman" w:cs="Times New Roman" w:hint="eastAsia"/>
          <w:b w:val="0"/>
          <w:sz w:val="32"/>
          <w:szCs w:val="32"/>
        </w:rPr>
        <w:t>机制</w:t>
      </w:r>
      <w:bookmarkEnd w:id="41"/>
      <w:r w:rsidRPr="00E26031">
        <w:rPr>
          <w:rFonts w:ascii="Times New Roman" w:eastAsia="黑体" w:hAnsi="Times New Roman" w:cs="Times New Roman"/>
          <w:b w:val="0"/>
          <w:sz w:val="32"/>
          <w:szCs w:val="32"/>
        </w:rPr>
        <w:t>概述</w:t>
      </w:r>
      <w:bookmarkEnd w:id="42"/>
    </w:p>
    <w:p w14:paraId="12546FCF" w14:textId="565EB9EF" w:rsidR="00C92CF0" w:rsidRPr="00E26031" w:rsidRDefault="00C92CF0" w:rsidP="00C92CF0">
      <w:pPr>
        <w:pStyle w:val="2"/>
        <w:rPr>
          <w:rFonts w:ascii="Times New Roman" w:eastAsia="黑体" w:hAnsi="Times New Roman" w:cs="Times New Roman"/>
          <w:b w:val="0"/>
          <w:sz w:val="28"/>
          <w:szCs w:val="28"/>
        </w:rPr>
      </w:pPr>
      <w:bookmarkStart w:id="43" w:name="_Toc881658"/>
      <w:r w:rsidRPr="00E26031">
        <w:rPr>
          <w:rFonts w:ascii="Times New Roman" w:eastAsia="黑体" w:hAnsi="Times New Roman" w:cs="Times New Roman"/>
          <w:b w:val="0"/>
          <w:sz w:val="28"/>
          <w:szCs w:val="28"/>
        </w:rPr>
        <w:t>2.1</w:t>
      </w:r>
      <w:r w:rsidR="00D85D43" w:rsidRPr="00E26031">
        <w:rPr>
          <w:rFonts w:ascii="Times New Roman" w:eastAsia="黑体" w:hAnsi="Times New Roman" w:cs="Times New Roman"/>
          <w:b w:val="0"/>
          <w:sz w:val="28"/>
          <w:szCs w:val="28"/>
        </w:rPr>
        <w:t xml:space="preserve"> </w:t>
      </w:r>
      <w:r w:rsidR="00E9483B">
        <w:rPr>
          <w:rFonts w:ascii="Times New Roman" w:eastAsia="黑体" w:hAnsi="Times New Roman" w:cs="Times New Roman" w:hint="eastAsia"/>
          <w:b w:val="0"/>
          <w:sz w:val="28"/>
          <w:szCs w:val="28"/>
        </w:rPr>
        <w:t>配用电通信网概述</w:t>
      </w:r>
      <w:bookmarkEnd w:id="43"/>
    </w:p>
    <w:p w14:paraId="08B2E177" w14:textId="291FE1D9" w:rsidR="00945E14" w:rsidRDefault="00237123" w:rsidP="00385E9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电力网络覆盖了电能生产、</w:t>
      </w:r>
      <w:r w:rsidR="003F31EB">
        <w:rPr>
          <w:rFonts w:ascii="Times New Roman" w:hAnsi="Times New Roman" w:cs="Times New Roman" w:hint="eastAsia"/>
          <w:sz w:val="24"/>
          <w:szCs w:val="24"/>
        </w:rPr>
        <w:t>传输、</w:t>
      </w:r>
      <w:r w:rsidR="00A16858">
        <w:rPr>
          <w:rFonts w:ascii="Times New Roman" w:hAnsi="Times New Roman" w:cs="Times New Roman" w:hint="eastAsia"/>
          <w:sz w:val="24"/>
          <w:szCs w:val="24"/>
        </w:rPr>
        <w:t>变电</w:t>
      </w:r>
      <w:r w:rsidR="003F31EB">
        <w:rPr>
          <w:rFonts w:ascii="Times New Roman" w:hAnsi="Times New Roman" w:cs="Times New Roman" w:hint="eastAsia"/>
          <w:sz w:val="24"/>
          <w:szCs w:val="24"/>
        </w:rPr>
        <w:t>、</w:t>
      </w:r>
      <w:r w:rsidR="00A16858">
        <w:rPr>
          <w:rFonts w:ascii="Times New Roman" w:hAnsi="Times New Roman" w:cs="Times New Roman" w:hint="eastAsia"/>
          <w:sz w:val="24"/>
          <w:szCs w:val="24"/>
        </w:rPr>
        <w:t>配送</w:t>
      </w:r>
      <w:r w:rsidR="003F31EB">
        <w:rPr>
          <w:rFonts w:ascii="Times New Roman" w:hAnsi="Times New Roman" w:cs="Times New Roman" w:hint="eastAsia"/>
          <w:sz w:val="24"/>
          <w:szCs w:val="24"/>
        </w:rPr>
        <w:t>、使用等各个环节</w:t>
      </w:r>
      <w:r w:rsidR="005D1BBA" w:rsidRPr="00AE08F2">
        <w:rPr>
          <w:rFonts w:ascii="Times New Roman" w:hAnsi="Times New Roman" w:cs="Times New Roman"/>
          <w:sz w:val="24"/>
          <w:szCs w:val="24"/>
          <w:vertAlign w:val="superscript"/>
        </w:rPr>
        <w:t>[</w:t>
      </w:r>
      <w:r w:rsidR="005D1BBA">
        <w:rPr>
          <w:rFonts w:ascii="Times New Roman" w:hAnsi="Times New Roman" w:cs="Times New Roman"/>
          <w:sz w:val="24"/>
          <w:szCs w:val="24"/>
          <w:vertAlign w:val="superscript"/>
        </w:rPr>
        <w:t>9</w:t>
      </w:r>
      <w:r w:rsidR="005D1BBA" w:rsidRPr="00AE08F2">
        <w:rPr>
          <w:rFonts w:ascii="Times New Roman" w:hAnsi="Times New Roman" w:cs="Times New Roman"/>
          <w:sz w:val="24"/>
          <w:szCs w:val="24"/>
          <w:vertAlign w:val="superscript"/>
        </w:rPr>
        <w:t>]</w:t>
      </w:r>
      <w:r w:rsidR="005D1BBA">
        <w:rPr>
          <w:rFonts w:ascii="Times New Roman" w:hAnsi="Times New Roman" w:cs="Times New Roman" w:hint="eastAsia"/>
          <w:sz w:val="24"/>
          <w:szCs w:val="24"/>
        </w:rPr>
        <w:t>，</w:t>
      </w:r>
      <w:r w:rsidR="003F31EB">
        <w:rPr>
          <w:rFonts w:ascii="Times New Roman" w:hAnsi="Times New Roman" w:cs="Times New Roman" w:hint="eastAsia"/>
          <w:sz w:val="24"/>
          <w:szCs w:val="24"/>
        </w:rPr>
        <w:t>因此电力通信网络也始终贯彻于这些环节之中，并根据承担的功能和作用组成相应的网络。</w:t>
      </w:r>
      <w:r w:rsidR="00945E14">
        <w:rPr>
          <w:rFonts w:ascii="Times New Roman" w:hAnsi="Times New Roman" w:cs="Times New Roman" w:hint="eastAsia"/>
          <w:sz w:val="24"/>
          <w:szCs w:val="24"/>
        </w:rPr>
        <w:t>随着电网智能化目标的提出与发展，电力通信网络作为支撑配用电网建设的重要技术手段，成为当前建设和未来发展的关键技术领域，用于保障电网的正常运行、优化电力资源的分配与使用、快速响应网络故障、提供实时交互业务</w:t>
      </w:r>
      <w:r w:rsidR="005D1BBA" w:rsidRPr="00AE08F2">
        <w:rPr>
          <w:rFonts w:ascii="Times New Roman" w:hAnsi="Times New Roman" w:cs="Times New Roman"/>
          <w:sz w:val="24"/>
          <w:szCs w:val="24"/>
          <w:vertAlign w:val="superscript"/>
        </w:rPr>
        <w:t>[</w:t>
      </w:r>
      <w:r w:rsidR="005D1BBA">
        <w:rPr>
          <w:rFonts w:ascii="Times New Roman" w:hAnsi="Times New Roman" w:cs="Times New Roman"/>
          <w:sz w:val="24"/>
          <w:szCs w:val="24"/>
          <w:vertAlign w:val="superscript"/>
        </w:rPr>
        <w:t>10</w:t>
      </w:r>
      <w:r w:rsidR="005D1BBA" w:rsidRPr="00AE08F2">
        <w:rPr>
          <w:rFonts w:ascii="Times New Roman" w:hAnsi="Times New Roman" w:cs="Times New Roman"/>
          <w:sz w:val="24"/>
          <w:szCs w:val="24"/>
          <w:vertAlign w:val="superscript"/>
        </w:rPr>
        <w:t>]</w:t>
      </w:r>
      <w:r w:rsidR="00945E14">
        <w:rPr>
          <w:rFonts w:ascii="Times New Roman" w:hAnsi="Times New Roman" w:cs="Times New Roman" w:hint="eastAsia"/>
          <w:sz w:val="24"/>
          <w:szCs w:val="24"/>
        </w:rPr>
        <w:t>。</w:t>
      </w:r>
      <w:r w:rsidR="00E9483B">
        <w:rPr>
          <w:rFonts w:ascii="Times New Roman" w:hAnsi="Times New Roman" w:cs="Times New Roman" w:hint="eastAsia"/>
          <w:sz w:val="24"/>
          <w:szCs w:val="24"/>
        </w:rPr>
        <w:t>配用电网是电力能源</w:t>
      </w:r>
      <w:r w:rsidR="00054F9F">
        <w:rPr>
          <w:rFonts w:ascii="Times New Roman" w:hAnsi="Times New Roman" w:cs="Times New Roman" w:hint="eastAsia"/>
          <w:sz w:val="24"/>
          <w:szCs w:val="24"/>
        </w:rPr>
        <w:t>生产后</w:t>
      </w:r>
      <w:r w:rsidR="00E9483B">
        <w:rPr>
          <w:rFonts w:ascii="Times New Roman" w:hAnsi="Times New Roman" w:cs="Times New Roman" w:hint="eastAsia"/>
          <w:sz w:val="24"/>
          <w:szCs w:val="24"/>
        </w:rPr>
        <w:t>分配及使用的重要途径，</w:t>
      </w:r>
      <w:r w:rsidR="00054F9F">
        <w:rPr>
          <w:rFonts w:ascii="Times New Roman" w:hAnsi="Times New Roman" w:cs="Times New Roman" w:hint="eastAsia"/>
          <w:sz w:val="24"/>
          <w:szCs w:val="24"/>
        </w:rPr>
        <w:t>虽然它位于电网的末端，但却</w:t>
      </w:r>
      <w:r w:rsidR="00E9483B">
        <w:rPr>
          <w:rFonts w:ascii="Times New Roman" w:hAnsi="Times New Roman" w:cs="Times New Roman" w:hint="eastAsia"/>
          <w:sz w:val="24"/>
          <w:szCs w:val="24"/>
        </w:rPr>
        <w:t>是</w:t>
      </w:r>
      <w:r w:rsidR="00054F9F">
        <w:rPr>
          <w:rFonts w:ascii="Times New Roman" w:hAnsi="Times New Roman" w:cs="Times New Roman" w:hint="eastAsia"/>
          <w:sz w:val="24"/>
          <w:szCs w:val="24"/>
        </w:rPr>
        <w:t>电力网络中十分重要的一部分，与用户有着密不可分的联系</w:t>
      </w:r>
      <w:r w:rsidR="00743E58">
        <w:rPr>
          <w:rFonts w:ascii="Times New Roman" w:hAnsi="Times New Roman" w:cs="Times New Roman" w:hint="eastAsia"/>
          <w:sz w:val="24"/>
          <w:szCs w:val="24"/>
        </w:rPr>
        <w:t>。配用电网的应用领域广泛，如电能自动化智能化分配、分布式微电网的接入、电动汽车及充电桩的用电、</w:t>
      </w:r>
      <w:r w:rsidR="00A505B9">
        <w:rPr>
          <w:rFonts w:ascii="Times New Roman" w:hAnsi="Times New Roman" w:cs="Times New Roman" w:hint="eastAsia"/>
          <w:sz w:val="24"/>
          <w:szCs w:val="24"/>
        </w:rPr>
        <w:t>用户用电信息的采集、智能家电及智能电表的使用。</w:t>
      </w:r>
      <w:r w:rsidR="00945E14">
        <w:rPr>
          <w:rFonts w:ascii="Times New Roman" w:hAnsi="Times New Roman" w:cs="Times New Roman" w:hint="eastAsia"/>
          <w:sz w:val="24"/>
          <w:szCs w:val="24"/>
        </w:rPr>
        <w:t>配用电通信网则是建立在配用电网的基础上，向上承接骨干网络</w:t>
      </w:r>
      <w:r w:rsidR="00330CEE">
        <w:rPr>
          <w:rFonts w:ascii="Times New Roman" w:hAnsi="Times New Roman" w:cs="Times New Roman" w:hint="eastAsia"/>
          <w:sz w:val="24"/>
          <w:szCs w:val="24"/>
        </w:rPr>
        <w:t>，是对电力骨干通信网络的拓展与延伸；</w:t>
      </w:r>
      <w:r w:rsidR="00945E14">
        <w:rPr>
          <w:rFonts w:ascii="Times New Roman" w:hAnsi="Times New Roman" w:cs="Times New Roman" w:hint="eastAsia"/>
          <w:sz w:val="24"/>
          <w:szCs w:val="24"/>
        </w:rPr>
        <w:t>向下与配用电设备相连，承担</w:t>
      </w:r>
      <w:r w:rsidR="00330CEE">
        <w:rPr>
          <w:rFonts w:ascii="Times New Roman" w:hAnsi="Times New Roman" w:cs="Times New Roman" w:hint="eastAsia"/>
          <w:sz w:val="24"/>
          <w:szCs w:val="24"/>
        </w:rPr>
        <w:t>各种终端的</w:t>
      </w:r>
      <w:r w:rsidR="00945E14">
        <w:rPr>
          <w:rFonts w:ascii="Times New Roman" w:hAnsi="Times New Roman" w:cs="Times New Roman" w:hint="eastAsia"/>
          <w:sz w:val="24"/>
          <w:szCs w:val="24"/>
        </w:rPr>
        <w:t>接入通信任务</w:t>
      </w:r>
      <w:r w:rsidR="00330CEE">
        <w:rPr>
          <w:rFonts w:ascii="Times New Roman" w:hAnsi="Times New Roman" w:cs="Times New Roman" w:hint="eastAsia"/>
          <w:sz w:val="24"/>
          <w:szCs w:val="24"/>
        </w:rPr>
        <w:t>。配用电通信网络的结构如下图所示</w:t>
      </w:r>
      <w:r w:rsidR="0030543A">
        <w:rPr>
          <w:rFonts w:ascii="Times New Roman" w:hAnsi="Times New Roman" w:cs="Times New Roman" w:hint="eastAsia"/>
          <w:sz w:val="24"/>
          <w:szCs w:val="24"/>
        </w:rPr>
        <w:t>2</w:t>
      </w:r>
      <w:r w:rsidR="0030543A">
        <w:rPr>
          <w:rFonts w:ascii="Times New Roman" w:hAnsi="Times New Roman" w:cs="Times New Roman"/>
          <w:sz w:val="24"/>
          <w:szCs w:val="24"/>
        </w:rPr>
        <w:t>-1</w:t>
      </w:r>
      <w:r w:rsidR="00330CEE">
        <w:rPr>
          <w:rFonts w:ascii="Times New Roman" w:hAnsi="Times New Roman" w:cs="Times New Roman" w:hint="eastAsia"/>
          <w:sz w:val="24"/>
          <w:szCs w:val="24"/>
        </w:rPr>
        <w:t>。</w:t>
      </w:r>
    </w:p>
    <w:p w14:paraId="2AA76898" w14:textId="5AFF756D" w:rsidR="00330CEE" w:rsidRDefault="005D7A05" w:rsidP="0030543A">
      <w:pPr>
        <w:jc w:val="center"/>
        <w:rPr>
          <w:rFonts w:ascii="Times New Roman" w:hAnsi="Times New Roman" w:cs="Times New Roman"/>
          <w:sz w:val="24"/>
          <w:szCs w:val="24"/>
        </w:rPr>
      </w:pPr>
      <w:r>
        <w:rPr>
          <w:rFonts w:ascii="Times New Roman" w:hAnsi="Times New Roman" w:cs="Times New Roman"/>
          <w:noProof/>
          <w:sz w:val="24"/>
          <w:szCs w:val="24"/>
        </w:rPr>
        <w:t xml:space="preserve"> </w:t>
      </w:r>
      <w:r w:rsidR="0030543A">
        <w:rPr>
          <w:rFonts w:ascii="Times New Roman" w:hAnsi="Times New Roman" w:cs="Times New Roman"/>
          <w:noProof/>
          <w:sz w:val="24"/>
          <w:szCs w:val="24"/>
        </w:rPr>
        <w:drawing>
          <wp:inline distT="0" distB="0" distL="0" distR="0" wp14:anchorId="15190208" wp14:editId="2586DE78">
            <wp:extent cx="4852492" cy="31320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2492" cy="3132000"/>
                    </a:xfrm>
                    <a:prstGeom prst="rect">
                      <a:avLst/>
                    </a:prstGeom>
                    <a:noFill/>
                    <a:ln>
                      <a:noFill/>
                    </a:ln>
                  </pic:spPr>
                </pic:pic>
              </a:graphicData>
            </a:graphic>
          </wp:inline>
        </w:drawing>
      </w:r>
    </w:p>
    <w:p w14:paraId="722F5A1B" w14:textId="3994F5FE" w:rsidR="0030543A" w:rsidRPr="0030543A" w:rsidRDefault="0030543A" w:rsidP="0030543A">
      <w:pPr>
        <w:jc w:val="center"/>
        <w:rPr>
          <w:rFonts w:ascii="Times New Roman" w:eastAsia="楷体" w:hAnsi="Times New Roman" w:cs="Times New Roman"/>
          <w:szCs w:val="21"/>
        </w:rPr>
      </w:pPr>
      <w:r w:rsidRPr="0030543A">
        <w:rPr>
          <w:rFonts w:ascii="Times New Roman" w:eastAsia="楷体" w:hAnsi="Times New Roman" w:cs="Times New Roman" w:hint="eastAsia"/>
          <w:szCs w:val="21"/>
        </w:rPr>
        <w:t>图</w:t>
      </w:r>
      <w:r w:rsidRPr="0030543A">
        <w:rPr>
          <w:rFonts w:ascii="Times New Roman" w:eastAsia="楷体" w:hAnsi="Times New Roman" w:cs="Times New Roman" w:hint="eastAsia"/>
          <w:szCs w:val="21"/>
        </w:rPr>
        <w:t>2-</w:t>
      </w:r>
      <w:r w:rsidRPr="0030543A">
        <w:rPr>
          <w:rFonts w:ascii="Times New Roman" w:eastAsia="楷体" w:hAnsi="Times New Roman" w:cs="Times New Roman"/>
          <w:szCs w:val="21"/>
        </w:rPr>
        <w:t xml:space="preserve">1 </w:t>
      </w:r>
      <w:r w:rsidRPr="0030543A">
        <w:rPr>
          <w:rFonts w:ascii="Times New Roman" w:eastAsia="楷体" w:hAnsi="Times New Roman" w:cs="Times New Roman" w:hint="eastAsia"/>
          <w:szCs w:val="21"/>
        </w:rPr>
        <w:t>配用电通信网网络结构</w:t>
      </w:r>
    </w:p>
    <w:p w14:paraId="6492202E" w14:textId="2D66A3DD" w:rsidR="00AE2ECB" w:rsidRDefault="001A42FF" w:rsidP="00AE2EC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从上图可以看出，电力通信网络呈现分层式结构特点，在网络边缘用户侧呈现</w:t>
      </w:r>
      <w:r w:rsidR="00AE2ECB">
        <w:rPr>
          <w:rFonts w:ascii="Times New Roman" w:hAnsi="Times New Roman" w:cs="Times New Roman" w:hint="eastAsia"/>
          <w:sz w:val="24"/>
          <w:szCs w:val="24"/>
        </w:rPr>
        <w:t>多节点、</w:t>
      </w:r>
      <w:r>
        <w:rPr>
          <w:rFonts w:ascii="Times New Roman" w:hAnsi="Times New Roman" w:cs="Times New Roman" w:hint="eastAsia"/>
          <w:sz w:val="24"/>
          <w:szCs w:val="24"/>
        </w:rPr>
        <w:t>多分支</w:t>
      </w:r>
      <w:r w:rsidR="00AE2ECB">
        <w:rPr>
          <w:rFonts w:ascii="Times New Roman" w:hAnsi="Times New Roman" w:cs="Times New Roman" w:hint="eastAsia"/>
          <w:sz w:val="24"/>
          <w:szCs w:val="24"/>
        </w:rPr>
        <w:t>等</w:t>
      </w:r>
      <w:r>
        <w:rPr>
          <w:rFonts w:ascii="Times New Roman" w:hAnsi="Times New Roman" w:cs="Times New Roman" w:hint="eastAsia"/>
          <w:sz w:val="24"/>
          <w:szCs w:val="24"/>
        </w:rPr>
        <w:t>情况</w:t>
      </w:r>
      <w:r w:rsidR="00AE2ECB">
        <w:rPr>
          <w:rFonts w:ascii="Times New Roman" w:hAnsi="Times New Roman" w:cs="Times New Roman" w:hint="eastAsia"/>
          <w:sz w:val="24"/>
          <w:szCs w:val="24"/>
        </w:rPr>
        <w:t>。为了更好地承担不同种类的终端业务，</w:t>
      </w:r>
      <w:r w:rsidR="00263945">
        <w:rPr>
          <w:rFonts w:ascii="Times New Roman" w:hAnsi="Times New Roman" w:cs="Times New Roman" w:hint="eastAsia"/>
          <w:sz w:val="24"/>
          <w:szCs w:val="24"/>
        </w:rPr>
        <w:t>接入网络的组网方式和组网结构丰富多样，如：光纤组网、</w:t>
      </w:r>
      <w:r w:rsidR="00263945">
        <w:rPr>
          <w:rFonts w:ascii="Times New Roman" w:hAnsi="Times New Roman" w:cs="Times New Roman" w:hint="eastAsia"/>
          <w:sz w:val="24"/>
          <w:szCs w:val="24"/>
        </w:rPr>
        <w:t>PLC</w:t>
      </w:r>
      <w:r w:rsidR="00263945">
        <w:rPr>
          <w:rFonts w:ascii="Times New Roman" w:hAnsi="Times New Roman" w:cs="Times New Roman" w:hint="eastAsia"/>
          <w:sz w:val="24"/>
          <w:szCs w:val="24"/>
        </w:rPr>
        <w:t>组网、无线网等等。</w:t>
      </w:r>
    </w:p>
    <w:p w14:paraId="714C3E54" w14:textId="0BCFC215" w:rsidR="00A707AC" w:rsidRDefault="00950579" w:rsidP="00A707AC">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配用电通信网</w:t>
      </w:r>
      <w:r w:rsidR="00B05337">
        <w:rPr>
          <w:rFonts w:ascii="Times New Roman" w:hAnsi="Times New Roman" w:cs="Times New Roman" w:hint="eastAsia"/>
          <w:sz w:val="24"/>
          <w:szCs w:val="24"/>
        </w:rPr>
        <w:t>络主要</w:t>
      </w:r>
      <w:r w:rsidR="00273C64">
        <w:rPr>
          <w:rFonts w:ascii="Times New Roman" w:hAnsi="Times New Roman" w:cs="Times New Roman" w:hint="eastAsia"/>
          <w:sz w:val="24"/>
          <w:szCs w:val="24"/>
        </w:rPr>
        <w:t>承担各类</w:t>
      </w:r>
      <w:r w:rsidR="00DB36C3">
        <w:rPr>
          <w:rFonts w:ascii="Times New Roman" w:hAnsi="Times New Roman" w:cs="Times New Roman" w:hint="eastAsia"/>
          <w:sz w:val="24"/>
          <w:szCs w:val="24"/>
        </w:rPr>
        <w:t>配用电网络的业务数据传输</w:t>
      </w:r>
      <w:r w:rsidR="00273C64">
        <w:rPr>
          <w:rFonts w:ascii="Times New Roman" w:hAnsi="Times New Roman" w:cs="Times New Roman" w:hint="eastAsia"/>
          <w:sz w:val="24"/>
          <w:szCs w:val="24"/>
        </w:rPr>
        <w:t>任务。配用电网络</w:t>
      </w:r>
      <w:r w:rsidR="00273C64">
        <w:rPr>
          <w:rFonts w:ascii="Times New Roman" w:hAnsi="Times New Roman" w:cs="Times New Roman" w:hint="eastAsia"/>
          <w:sz w:val="24"/>
          <w:szCs w:val="24"/>
        </w:rPr>
        <w:lastRenderedPageBreak/>
        <w:t>专供的数据可以分为以下三类</w:t>
      </w:r>
      <w:r w:rsidR="00952B72">
        <w:rPr>
          <w:rFonts w:ascii="Times New Roman" w:hAnsi="Times New Roman" w:cs="Times New Roman" w:hint="eastAsia"/>
          <w:sz w:val="24"/>
          <w:szCs w:val="24"/>
        </w:rPr>
        <w:t>：</w:t>
      </w:r>
      <w:r w:rsidR="00952B72">
        <w:rPr>
          <w:rFonts w:ascii="Times New Roman" w:hAnsi="Times New Roman" w:cs="Times New Roman" w:hint="eastAsia"/>
          <w:sz w:val="24"/>
          <w:szCs w:val="24"/>
        </w:rPr>
        <w:t>1</w:t>
      </w:r>
      <w:r w:rsidR="00952B72">
        <w:rPr>
          <w:rFonts w:ascii="Times New Roman" w:hAnsi="Times New Roman" w:cs="Times New Roman" w:hint="eastAsia"/>
          <w:sz w:val="24"/>
          <w:szCs w:val="24"/>
        </w:rPr>
        <w:t>）用户的</w:t>
      </w:r>
      <w:r w:rsidR="0020359E">
        <w:rPr>
          <w:rFonts w:ascii="Times New Roman" w:hAnsi="Times New Roman" w:cs="Times New Roman" w:hint="eastAsia"/>
          <w:sz w:val="24"/>
          <w:szCs w:val="24"/>
        </w:rPr>
        <w:t>用电</w:t>
      </w:r>
      <w:r w:rsidR="00952B72">
        <w:rPr>
          <w:rFonts w:ascii="Times New Roman" w:hAnsi="Times New Roman" w:cs="Times New Roman" w:hint="eastAsia"/>
          <w:sz w:val="24"/>
          <w:szCs w:val="24"/>
        </w:rPr>
        <w:t>信息</w:t>
      </w:r>
      <w:r w:rsidR="00E9700C">
        <w:rPr>
          <w:rFonts w:ascii="Times New Roman" w:hAnsi="Times New Roman" w:cs="Times New Roman" w:hint="eastAsia"/>
          <w:sz w:val="24"/>
          <w:szCs w:val="24"/>
        </w:rPr>
        <w:t>：</w:t>
      </w:r>
      <w:r w:rsidR="00952B72">
        <w:rPr>
          <w:rFonts w:ascii="Times New Roman" w:hAnsi="Times New Roman" w:cs="Times New Roman" w:hint="eastAsia"/>
          <w:sz w:val="24"/>
          <w:szCs w:val="24"/>
        </w:rPr>
        <w:t>智能管理终端</w:t>
      </w:r>
      <w:r w:rsidR="00CE23F8">
        <w:rPr>
          <w:rFonts w:ascii="Times New Roman" w:hAnsi="Times New Roman" w:cs="Times New Roman" w:hint="eastAsia"/>
          <w:sz w:val="24"/>
          <w:szCs w:val="24"/>
        </w:rPr>
        <w:t>周期性地</w:t>
      </w:r>
      <w:r w:rsidR="0020359E">
        <w:rPr>
          <w:rFonts w:ascii="Times New Roman" w:hAnsi="Times New Roman" w:cs="Times New Roman" w:hint="eastAsia"/>
          <w:sz w:val="24"/>
          <w:szCs w:val="24"/>
        </w:rPr>
        <w:t>上传</w:t>
      </w:r>
      <w:r w:rsidR="00952B72">
        <w:rPr>
          <w:rFonts w:ascii="Times New Roman" w:hAnsi="Times New Roman" w:cs="Times New Roman" w:hint="eastAsia"/>
          <w:sz w:val="24"/>
          <w:szCs w:val="24"/>
        </w:rPr>
        <w:t>当前</w:t>
      </w:r>
      <w:r w:rsidR="002A47AB">
        <w:rPr>
          <w:rFonts w:ascii="Times New Roman" w:hAnsi="Times New Roman" w:cs="Times New Roman" w:hint="eastAsia"/>
          <w:sz w:val="24"/>
          <w:szCs w:val="24"/>
        </w:rPr>
        <w:t>用电情况，替代原有的</w:t>
      </w:r>
      <w:r w:rsidR="00E9700C">
        <w:rPr>
          <w:rFonts w:ascii="Times New Roman" w:hAnsi="Times New Roman" w:cs="Times New Roman" w:hint="eastAsia"/>
          <w:sz w:val="24"/>
          <w:szCs w:val="24"/>
        </w:rPr>
        <w:t>人工</w:t>
      </w:r>
      <w:r w:rsidR="002A47AB">
        <w:rPr>
          <w:rFonts w:ascii="Times New Roman" w:hAnsi="Times New Roman" w:cs="Times New Roman" w:hint="eastAsia"/>
          <w:sz w:val="24"/>
          <w:szCs w:val="24"/>
        </w:rPr>
        <w:t>抄表等</w:t>
      </w:r>
      <w:r w:rsidR="00CE23F8">
        <w:rPr>
          <w:rFonts w:ascii="Times New Roman" w:hAnsi="Times New Roman" w:cs="Times New Roman" w:hint="eastAsia"/>
          <w:sz w:val="24"/>
          <w:szCs w:val="24"/>
        </w:rPr>
        <w:t>工作</w:t>
      </w:r>
      <w:r w:rsidR="00E9700C">
        <w:rPr>
          <w:rFonts w:ascii="Times New Roman" w:hAnsi="Times New Roman" w:cs="Times New Roman" w:hint="eastAsia"/>
          <w:sz w:val="24"/>
          <w:szCs w:val="24"/>
        </w:rPr>
        <w:t>，实现用电情况实时上报，便于系统更好地了解用电情况，提高电能生产和分配的使用效率</w:t>
      </w:r>
      <w:r w:rsidR="00CE23F8">
        <w:rPr>
          <w:rFonts w:ascii="Times New Roman" w:hAnsi="Times New Roman" w:cs="Times New Roman" w:hint="eastAsia"/>
          <w:sz w:val="24"/>
          <w:szCs w:val="24"/>
        </w:rPr>
        <w:t>；</w:t>
      </w:r>
      <w:r w:rsidR="00CE23F8">
        <w:rPr>
          <w:rFonts w:ascii="Times New Roman" w:hAnsi="Times New Roman" w:cs="Times New Roman" w:hint="eastAsia"/>
          <w:sz w:val="24"/>
          <w:szCs w:val="24"/>
        </w:rPr>
        <w:t>2</w:t>
      </w:r>
      <w:r w:rsidR="00CE23F8">
        <w:rPr>
          <w:rFonts w:ascii="Times New Roman" w:hAnsi="Times New Roman" w:cs="Times New Roman" w:hint="eastAsia"/>
          <w:sz w:val="24"/>
          <w:szCs w:val="24"/>
        </w:rPr>
        <w:t>）配用电设备的状态信息</w:t>
      </w:r>
      <w:r w:rsidR="0020359E">
        <w:rPr>
          <w:rFonts w:ascii="Times New Roman" w:hAnsi="Times New Roman" w:cs="Times New Roman" w:hint="eastAsia"/>
          <w:sz w:val="24"/>
          <w:szCs w:val="24"/>
        </w:rPr>
        <w:t>：</w:t>
      </w:r>
      <w:r w:rsidR="00CE23F8">
        <w:rPr>
          <w:rFonts w:ascii="Times New Roman" w:hAnsi="Times New Roman" w:cs="Times New Roman" w:hint="eastAsia"/>
          <w:sz w:val="24"/>
          <w:szCs w:val="24"/>
        </w:rPr>
        <w:t>通过采集配用电设备，如</w:t>
      </w:r>
      <w:r w:rsidR="00E9700C">
        <w:rPr>
          <w:rFonts w:ascii="Times New Roman" w:hAnsi="Times New Roman" w:cs="Times New Roman" w:hint="eastAsia"/>
          <w:sz w:val="24"/>
          <w:szCs w:val="24"/>
        </w:rPr>
        <w:t>各级</w:t>
      </w:r>
      <w:r w:rsidR="00CE23F8">
        <w:rPr>
          <w:rFonts w:ascii="Times New Roman" w:hAnsi="Times New Roman" w:cs="Times New Roman" w:hint="eastAsia"/>
          <w:sz w:val="24"/>
          <w:szCs w:val="24"/>
        </w:rPr>
        <w:t>配用电站、配用电线路的</w:t>
      </w:r>
      <w:r w:rsidR="0020359E">
        <w:rPr>
          <w:rFonts w:ascii="Times New Roman" w:hAnsi="Times New Roman" w:cs="Times New Roman" w:hint="eastAsia"/>
          <w:sz w:val="24"/>
          <w:szCs w:val="24"/>
        </w:rPr>
        <w:t>工作</w:t>
      </w:r>
      <w:r w:rsidR="00DF4D7E">
        <w:rPr>
          <w:rFonts w:ascii="Times New Roman" w:hAnsi="Times New Roman" w:cs="Times New Roman" w:hint="eastAsia"/>
          <w:sz w:val="24"/>
          <w:szCs w:val="24"/>
        </w:rPr>
        <w:t>状态</w:t>
      </w:r>
      <w:r w:rsidR="00CE23F8">
        <w:rPr>
          <w:rFonts w:ascii="Times New Roman" w:hAnsi="Times New Roman" w:cs="Times New Roman" w:hint="eastAsia"/>
          <w:sz w:val="24"/>
          <w:szCs w:val="24"/>
        </w:rPr>
        <w:t>，</w:t>
      </w:r>
      <w:r w:rsidR="0020359E">
        <w:rPr>
          <w:rFonts w:ascii="Times New Roman" w:hAnsi="Times New Roman" w:cs="Times New Roman" w:hint="eastAsia"/>
          <w:sz w:val="24"/>
          <w:szCs w:val="24"/>
        </w:rPr>
        <w:t>实现运行状态的实时监控、网络故障的监测与上报，为配用电网络的智能化、自动化运行提高支持和保障；</w:t>
      </w:r>
      <w:r w:rsidR="0020359E">
        <w:rPr>
          <w:rFonts w:ascii="Times New Roman" w:hAnsi="Times New Roman" w:cs="Times New Roman" w:hint="eastAsia"/>
          <w:sz w:val="24"/>
          <w:szCs w:val="24"/>
        </w:rPr>
        <w:t>3</w:t>
      </w:r>
      <w:r w:rsidR="0020359E">
        <w:rPr>
          <w:rFonts w:ascii="Times New Roman" w:hAnsi="Times New Roman" w:cs="Times New Roman" w:hint="eastAsia"/>
          <w:sz w:val="24"/>
          <w:szCs w:val="24"/>
        </w:rPr>
        <w:t>）网络管理运维中心下发信息：综合用电信息和设备信息，网管中心可根据当前网络状态进行决策，如实时调整电价、控制设备运行等，实现网管中心对</w:t>
      </w:r>
      <w:r w:rsidR="00A707AC">
        <w:rPr>
          <w:rFonts w:ascii="Times New Roman" w:hAnsi="Times New Roman" w:cs="Times New Roman" w:hint="eastAsia"/>
          <w:sz w:val="24"/>
          <w:szCs w:val="24"/>
        </w:rPr>
        <w:t>用电行为和</w:t>
      </w:r>
      <w:r w:rsidR="0020359E">
        <w:rPr>
          <w:rFonts w:ascii="Times New Roman" w:hAnsi="Times New Roman" w:cs="Times New Roman" w:hint="eastAsia"/>
          <w:sz w:val="24"/>
          <w:szCs w:val="24"/>
        </w:rPr>
        <w:t>电力设备的管理和控制</w:t>
      </w:r>
      <w:r w:rsidR="00A707AC">
        <w:rPr>
          <w:rFonts w:ascii="Times New Roman" w:hAnsi="Times New Roman" w:cs="Times New Roman" w:hint="eastAsia"/>
          <w:sz w:val="24"/>
          <w:szCs w:val="24"/>
        </w:rPr>
        <w:t>。</w:t>
      </w:r>
      <w:r w:rsidR="00293CAF">
        <w:rPr>
          <w:rFonts w:ascii="Times New Roman" w:hAnsi="Times New Roman" w:cs="Times New Roman" w:hint="eastAsia"/>
          <w:sz w:val="24"/>
          <w:szCs w:val="24"/>
        </w:rPr>
        <w:t>通过以上分析，配用电通信</w:t>
      </w:r>
      <w:r w:rsidR="004D66FB">
        <w:rPr>
          <w:rFonts w:ascii="Times New Roman" w:hAnsi="Times New Roman" w:cs="Times New Roman" w:hint="eastAsia"/>
          <w:sz w:val="24"/>
          <w:szCs w:val="24"/>
        </w:rPr>
        <w:t>网络中的信息传输具有以下特点：</w:t>
      </w:r>
    </w:p>
    <w:p w14:paraId="5565649E" w14:textId="29A8106C" w:rsidR="004D66FB" w:rsidRPr="006304DB" w:rsidRDefault="00CA0A55" w:rsidP="00CA0A55">
      <w:pPr>
        <w:pStyle w:val="aa"/>
        <w:numPr>
          <w:ilvl w:val="0"/>
          <w:numId w:val="28"/>
        </w:numPr>
        <w:spacing w:line="400" w:lineRule="exact"/>
        <w:ind w:firstLineChars="0"/>
        <w:rPr>
          <w:rFonts w:ascii="Times New Roman" w:hAnsi="Times New Roman"/>
          <w:sz w:val="24"/>
          <w:szCs w:val="24"/>
        </w:rPr>
      </w:pPr>
      <w:r w:rsidRPr="006304DB">
        <w:rPr>
          <w:rFonts w:ascii="Times New Roman" w:hAnsi="Times New Roman" w:hint="eastAsia"/>
          <w:sz w:val="24"/>
          <w:szCs w:val="24"/>
        </w:rPr>
        <w:t>波动性。</w:t>
      </w:r>
      <w:r w:rsidR="00376817" w:rsidRPr="006304DB">
        <w:rPr>
          <w:rFonts w:ascii="Times New Roman" w:hAnsi="Times New Roman" w:hint="eastAsia"/>
          <w:sz w:val="24"/>
          <w:szCs w:val="24"/>
        </w:rPr>
        <w:t>因为配用电通信网络中的信息主要基于配用电网络</w:t>
      </w:r>
      <w:r w:rsidRPr="006304DB">
        <w:rPr>
          <w:rFonts w:ascii="Times New Roman" w:hAnsi="Times New Roman" w:hint="eastAsia"/>
          <w:sz w:val="24"/>
          <w:szCs w:val="24"/>
        </w:rPr>
        <w:t>的</w:t>
      </w:r>
      <w:r w:rsidR="00376817" w:rsidRPr="006304DB">
        <w:rPr>
          <w:rFonts w:ascii="Times New Roman" w:hAnsi="Times New Roman" w:hint="eastAsia"/>
          <w:sz w:val="24"/>
          <w:szCs w:val="24"/>
        </w:rPr>
        <w:t>运行情况，</w:t>
      </w:r>
      <w:r w:rsidR="006304DB" w:rsidRPr="006304DB">
        <w:rPr>
          <w:rFonts w:ascii="Times New Roman" w:hAnsi="Times New Roman" w:hint="eastAsia"/>
          <w:sz w:val="24"/>
          <w:szCs w:val="24"/>
        </w:rPr>
        <w:t>除了需要周期性地采集信息外，还需要应对突发的故障和</w:t>
      </w:r>
      <w:r w:rsidR="006304DB">
        <w:rPr>
          <w:rFonts w:ascii="Times New Roman" w:hAnsi="Times New Roman" w:hint="eastAsia"/>
          <w:sz w:val="24"/>
          <w:szCs w:val="24"/>
        </w:rPr>
        <w:t>激增的</w:t>
      </w:r>
      <w:r w:rsidR="006304DB" w:rsidRPr="006304DB">
        <w:rPr>
          <w:rFonts w:ascii="Times New Roman" w:hAnsi="Times New Roman" w:hint="eastAsia"/>
          <w:sz w:val="24"/>
          <w:szCs w:val="24"/>
        </w:rPr>
        <w:t>信息，此外，</w:t>
      </w:r>
      <w:r w:rsidR="00376817" w:rsidRPr="006304DB">
        <w:rPr>
          <w:rFonts w:ascii="Times New Roman" w:hAnsi="Times New Roman" w:hint="eastAsia"/>
          <w:sz w:val="24"/>
          <w:szCs w:val="24"/>
        </w:rPr>
        <w:t>电网</w:t>
      </w:r>
      <w:r w:rsidRPr="006304DB">
        <w:rPr>
          <w:rFonts w:ascii="Times New Roman" w:hAnsi="Times New Roman" w:hint="eastAsia"/>
          <w:sz w:val="24"/>
          <w:szCs w:val="24"/>
        </w:rPr>
        <w:t>在运行中</w:t>
      </w:r>
      <w:r w:rsidR="00376817" w:rsidRPr="006304DB">
        <w:rPr>
          <w:rFonts w:ascii="Times New Roman" w:hAnsi="Times New Roman" w:hint="eastAsia"/>
          <w:sz w:val="24"/>
          <w:szCs w:val="24"/>
        </w:rPr>
        <w:t>存在高峰</w:t>
      </w:r>
      <w:r w:rsidR="00376817" w:rsidRPr="006304DB">
        <w:rPr>
          <w:rFonts w:ascii="Times New Roman" w:hAnsi="Times New Roman" w:hint="eastAsia"/>
          <w:sz w:val="24"/>
          <w:szCs w:val="24"/>
        </w:rPr>
        <w:t>-</w:t>
      </w:r>
      <w:r w:rsidR="00376817" w:rsidRPr="006304DB">
        <w:rPr>
          <w:rFonts w:ascii="Times New Roman" w:hAnsi="Times New Roman" w:hint="eastAsia"/>
          <w:sz w:val="24"/>
          <w:szCs w:val="24"/>
        </w:rPr>
        <w:t>低谷阶段</w:t>
      </w:r>
      <w:r w:rsidR="009B3972" w:rsidRPr="00AE08F2">
        <w:rPr>
          <w:rFonts w:ascii="Times New Roman" w:hAnsi="Times New Roman"/>
          <w:sz w:val="24"/>
          <w:szCs w:val="24"/>
          <w:vertAlign w:val="superscript"/>
        </w:rPr>
        <w:t>[</w:t>
      </w:r>
      <w:r w:rsidR="009B3972">
        <w:rPr>
          <w:rFonts w:ascii="Times New Roman" w:hAnsi="Times New Roman"/>
          <w:sz w:val="24"/>
          <w:szCs w:val="24"/>
          <w:vertAlign w:val="superscript"/>
        </w:rPr>
        <w:t>11</w:t>
      </w:r>
      <w:r w:rsidR="009B3972" w:rsidRPr="00AE08F2">
        <w:rPr>
          <w:rFonts w:ascii="Times New Roman" w:hAnsi="Times New Roman"/>
          <w:sz w:val="24"/>
          <w:szCs w:val="24"/>
          <w:vertAlign w:val="superscript"/>
        </w:rPr>
        <w:t>]</w:t>
      </w:r>
      <w:r w:rsidR="00376817" w:rsidRPr="006304DB">
        <w:rPr>
          <w:rFonts w:ascii="Times New Roman" w:hAnsi="Times New Roman" w:hint="eastAsia"/>
          <w:sz w:val="24"/>
          <w:szCs w:val="24"/>
        </w:rPr>
        <w:t>，所以</w:t>
      </w:r>
      <w:r w:rsidRPr="006304DB">
        <w:rPr>
          <w:rFonts w:ascii="Times New Roman" w:hAnsi="Times New Roman" w:hint="eastAsia"/>
          <w:sz w:val="24"/>
          <w:szCs w:val="24"/>
        </w:rPr>
        <w:t>网络中的信息</w:t>
      </w:r>
      <w:r w:rsidR="006304DB" w:rsidRPr="006304DB">
        <w:rPr>
          <w:rFonts w:ascii="Times New Roman" w:hAnsi="Times New Roman" w:hint="eastAsia"/>
          <w:sz w:val="24"/>
          <w:szCs w:val="24"/>
        </w:rPr>
        <w:t>量存在波动性，</w:t>
      </w:r>
      <w:r w:rsidR="006304DB">
        <w:rPr>
          <w:rFonts w:ascii="Times New Roman" w:hAnsi="Times New Roman" w:hint="eastAsia"/>
          <w:sz w:val="24"/>
          <w:szCs w:val="24"/>
        </w:rPr>
        <w:t>存在</w:t>
      </w:r>
      <w:r w:rsidRPr="006304DB">
        <w:rPr>
          <w:rFonts w:ascii="Times New Roman" w:hAnsi="Times New Roman" w:hint="eastAsia"/>
          <w:sz w:val="24"/>
          <w:szCs w:val="24"/>
        </w:rPr>
        <w:t>数据量较大和数据量较少的阶段。</w:t>
      </w:r>
    </w:p>
    <w:p w14:paraId="195679E7" w14:textId="2326CD6D" w:rsidR="00CA0A55" w:rsidRDefault="00CA0A55" w:rsidP="004D66FB">
      <w:pPr>
        <w:pStyle w:val="aa"/>
        <w:numPr>
          <w:ilvl w:val="0"/>
          <w:numId w:val="28"/>
        </w:numPr>
        <w:spacing w:line="400" w:lineRule="exact"/>
        <w:ind w:firstLineChars="0"/>
        <w:rPr>
          <w:rFonts w:ascii="Times New Roman" w:hAnsi="Times New Roman"/>
          <w:sz w:val="24"/>
          <w:szCs w:val="24"/>
        </w:rPr>
      </w:pPr>
      <w:r>
        <w:rPr>
          <w:rFonts w:ascii="Times New Roman" w:hAnsi="Times New Roman" w:hint="eastAsia"/>
          <w:sz w:val="24"/>
          <w:szCs w:val="24"/>
        </w:rPr>
        <w:t>实时性。在配用电通信网中，设备的故障信息需要及时</w:t>
      </w:r>
      <w:r w:rsidR="00290834">
        <w:rPr>
          <w:rFonts w:ascii="Times New Roman" w:hAnsi="Times New Roman" w:hint="eastAsia"/>
          <w:sz w:val="24"/>
          <w:szCs w:val="24"/>
        </w:rPr>
        <w:t>诊断并</w:t>
      </w:r>
      <w:r>
        <w:rPr>
          <w:rFonts w:ascii="Times New Roman" w:hAnsi="Times New Roman" w:hint="eastAsia"/>
          <w:sz w:val="24"/>
          <w:szCs w:val="24"/>
        </w:rPr>
        <w:t>上报，网管中心下发的指令需要及时下发，所以对网络</w:t>
      </w:r>
      <w:r w:rsidR="006304DB">
        <w:rPr>
          <w:rFonts w:ascii="Times New Roman" w:hAnsi="Times New Roman" w:hint="eastAsia"/>
          <w:sz w:val="24"/>
          <w:szCs w:val="24"/>
        </w:rPr>
        <w:t>中信息交互的实时性具有一定的要求。</w:t>
      </w:r>
    </w:p>
    <w:p w14:paraId="0970FA0D" w14:textId="58478B6C" w:rsidR="00952B72" w:rsidRPr="00967FB7" w:rsidRDefault="00F33D3C" w:rsidP="00967FB7">
      <w:pPr>
        <w:pStyle w:val="aa"/>
        <w:numPr>
          <w:ilvl w:val="0"/>
          <w:numId w:val="28"/>
        </w:numPr>
        <w:spacing w:line="400" w:lineRule="exact"/>
        <w:ind w:firstLineChars="0"/>
        <w:rPr>
          <w:rFonts w:ascii="Times New Roman" w:hAnsi="Times New Roman"/>
          <w:sz w:val="24"/>
          <w:szCs w:val="24"/>
        </w:rPr>
      </w:pPr>
      <w:r>
        <w:rPr>
          <w:rFonts w:ascii="Times New Roman" w:hAnsi="Times New Roman" w:hint="eastAsia"/>
          <w:sz w:val="24"/>
          <w:szCs w:val="24"/>
        </w:rPr>
        <w:t>失效</w:t>
      </w:r>
      <w:r w:rsidR="00DB32AB">
        <w:rPr>
          <w:rFonts w:ascii="Times New Roman" w:hAnsi="Times New Roman" w:hint="eastAsia"/>
          <w:sz w:val="24"/>
          <w:szCs w:val="24"/>
        </w:rPr>
        <w:t>性。由于我国电网覆盖范围大，应用环境</w:t>
      </w:r>
      <w:r w:rsidR="00CC063C">
        <w:rPr>
          <w:rFonts w:ascii="Times New Roman" w:hAnsi="Times New Roman" w:hint="eastAsia"/>
          <w:sz w:val="24"/>
          <w:szCs w:val="24"/>
        </w:rPr>
        <w:t>复杂，从而导致组网方式多种多样，用电设备和业务种类繁杂</w:t>
      </w:r>
      <w:r w:rsidR="0039666F">
        <w:rPr>
          <w:rFonts w:ascii="Times New Roman" w:hAnsi="Times New Roman" w:hint="eastAsia"/>
          <w:sz w:val="24"/>
          <w:szCs w:val="24"/>
        </w:rPr>
        <w:t>，因此由于设备失效、网络拥塞、业务异常等原因导致易导致网络数据传输失效。</w:t>
      </w:r>
    </w:p>
    <w:p w14:paraId="71CC99C2" w14:textId="30A4BC16" w:rsidR="00952B72" w:rsidRDefault="00967FB7" w:rsidP="00273C6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根据配用电通信网中的信息传输特点来看，配用电信息的采集是配用电通信系统中重要的部分，配用电通信网络不仅需要满足各种类型的接入业务，也需要为信息传输提供一个安全可靠、快速高效、稳定</w:t>
      </w:r>
      <w:r w:rsidR="00B24712">
        <w:rPr>
          <w:rFonts w:ascii="Times New Roman" w:hAnsi="Times New Roman" w:cs="Times New Roman" w:hint="eastAsia"/>
          <w:sz w:val="24"/>
          <w:szCs w:val="24"/>
        </w:rPr>
        <w:t>容错的传输环境。</w:t>
      </w:r>
    </w:p>
    <w:p w14:paraId="708EBAA8" w14:textId="0EAA151B" w:rsidR="00B24712" w:rsidRPr="00E26031" w:rsidRDefault="00B24712" w:rsidP="00B24712">
      <w:pPr>
        <w:pStyle w:val="2"/>
        <w:rPr>
          <w:rFonts w:ascii="Times New Roman" w:eastAsia="黑体" w:hAnsi="Times New Roman" w:cs="Times New Roman"/>
          <w:b w:val="0"/>
          <w:sz w:val="28"/>
          <w:szCs w:val="28"/>
        </w:rPr>
      </w:pPr>
      <w:bookmarkStart w:id="44" w:name="_Toc881659"/>
      <w:r w:rsidRPr="00E26031">
        <w:rPr>
          <w:rFonts w:ascii="Times New Roman" w:eastAsia="黑体" w:hAnsi="Times New Roman" w:cs="Times New Roman"/>
          <w:b w:val="0"/>
          <w:sz w:val="28"/>
          <w:szCs w:val="28"/>
        </w:rPr>
        <w:t>2.</w:t>
      </w:r>
      <w:r>
        <w:rPr>
          <w:rFonts w:ascii="Times New Roman" w:eastAsia="黑体" w:hAnsi="Times New Roman" w:cs="Times New Roman"/>
          <w:b w:val="0"/>
          <w:sz w:val="28"/>
          <w:szCs w:val="28"/>
        </w:rPr>
        <w:t>2</w:t>
      </w:r>
      <w:r w:rsidRPr="00E26031">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配用电通信网与边缘计算</w:t>
      </w:r>
      <w:bookmarkEnd w:id="44"/>
    </w:p>
    <w:p w14:paraId="0077D620" w14:textId="32ED7A0A" w:rsidR="00F41A63" w:rsidRDefault="00086372" w:rsidP="00D36E5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随着</w:t>
      </w:r>
      <w:r w:rsidR="0086067C">
        <w:rPr>
          <w:rFonts w:ascii="Times New Roman" w:hAnsi="Times New Roman" w:cs="Times New Roman" w:hint="eastAsia"/>
          <w:sz w:val="24"/>
          <w:szCs w:val="24"/>
        </w:rPr>
        <w:t>智能化设备在电力系统供需领域的快速发展</w:t>
      </w:r>
      <w:r w:rsidR="00832A63">
        <w:rPr>
          <w:rFonts w:ascii="Times New Roman" w:hAnsi="Times New Roman" w:cs="Times New Roman" w:hint="eastAsia"/>
          <w:sz w:val="24"/>
          <w:szCs w:val="24"/>
        </w:rPr>
        <w:t>，</w:t>
      </w:r>
      <w:r w:rsidR="002C7C6B">
        <w:rPr>
          <w:rFonts w:ascii="Times New Roman" w:hAnsi="Times New Roman" w:cs="Times New Roman" w:hint="eastAsia"/>
          <w:sz w:val="24"/>
          <w:szCs w:val="24"/>
        </w:rPr>
        <w:t>传统配用电网络</w:t>
      </w:r>
      <w:r w:rsidR="00227683">
        <w:rPr>
          <w:rFonts w:ascii="Times New Roman" w:hAnsi="Times New Roman" w:cs="Times New Roman" w:hint="eastAsia"/>
          <w:sz w:val="24"/>
          <w:szCs w:val="24"/>
        </w:rPr>
        <w:t>的结构和功能都发生了巨大变化，从单一的配电功能转变为复合多功能，包括对于电能的</w:t>
      </w:r>
      <w:r w:rsidR="00562231">
        <w:rPr>
          <w:rFonts w:ascii="Times New Roman" w:hAnsi="Times New Roman" w:cs="Times New Roman" w:hint="eastAsia"/>
          <w:sz w:val="24"/>
          <w:szCs w:val="24"/>
        </w:rPr>
        <w:t>分配、运输和收集，对于用电信息的采集、分析和下发指令。随着</w:t>
      </w:r>
      <w:r w:rsidR="00832A63">
        <w:rPr>
          <w:rFonts w:ascii="Times New Roman" w:hAnsi="Times New Roman" w:cs="Times New Roman" w:hint="eastAsia"/>
          <w:sz w:val="24"/>
          <w:szCs w:val="24"/>
        </w:rPr>
        <w:t>分布式</w:t>
      </w:r>
      <w:r w:rsidR="002C7C6B">
        <w:rPr>
          <w:rFonts w:ascii="Times New Roman" w:hAnsi="Times New Roman" w:cs="Times New Roman" w:hint="eastAsia"/>
          <w:sz w:val="24"/>
          <w:szCs w:val="24"/>
        </w:rPr>
        <w:t>能源</w:t>
      </w:r>
      <w:r w:rsidR="00832A63">
        <w:rPr>
          <w:rFonts w:ascii="Times New Roman" w:hAnsi="Times New Roman" w:cs="Times New Roman" w:hint="eastAsia"/>
          <w:sz w:val="24"/>
          <w:szCs w:val="24"/>
        </w:rPr>
        <w:t>、智能家居</w:t>
      </w:r>
      <w:r w:rsidR="00D36E55">
        <w:rPr>
          <w:rFonts w:ascii="Times New Roman" w:hAnsi="Times New Roman" w:cs="Times New Roman" w:hint="eastAsia"/>
          <w:sz w:val="24"/>
          <w:szCs w:val="24"/>
        </w:rPr>
        <w:t>、工业互联网等新技术广泛应用于电力网络的各个环节，</w:t>
      </w:r>
      <w:r w:rsidR="00562231">
        <w:rPr>
          <w:rFonts w:ascii="Times New Roman" w:hAnsi="Times New Roman" w:cs="Times New Roman" w:hint="eastAsia"/>
          <w:sz w:val="24"/>
          <w:szCs w:val="24"/>
        </w:rPr>
        <w:t>智能电力设备</w:t>
      </w:r>
      <w:r w:rsidR="00832A63">
        <w:rPr>
          <w:rFonts w:ascii="Times New Roman" w:hAnsi="Times New Roman" w:cs="Times New Roman" w:hint="eastAsia"/>
          <w:sz w:val="24"/>
          <w:szCs w:val="24"/>
        </w:rPr>
        <w:t>数量</w:t>
      </w:r>
      <w:r w:rsidR="000E7186">
        <w:rPr>
          <w:rFonts w:ascii="Times New Roman" w:hAnsi="Times New Roman" w:cs="Times New Roman" w:hint="eastAsia"/>
          <w:sz w:val="24"/>
          <w:szCs w:val="24"/>
        </w:rPr>
        <w:t>也</w:t>
      </w:r>
      <w:r w:rsidR="00832A63">
        <w:rPr>
          <w:rFonts w:ascii="Times New Roman" w:hAnsi="Times New Roman" w:cs="Times New Roman" w:hint="eastAsia"/>
          <w:sz w:val="24"/>
          <w:szCs w:val="24"/>
        </w:rPr>
        <w:t>不断增加</w:t>
      </w:r>
      <w:r w:rsidR="00562231">
        <w:rPr>
          <w:rFonts w:ascii="Times New Roman" w:hAnsi="Times New Roman" w:cs="Times New Roman" w:hint="eastAsia"/>
          <w:sz w:val="24"/>
          <w:szCs w:val="24"/>
        </w:rPr>
        <w:t>、覆盖范围</w:t>
      </w:r>
      <w:r w:rsidR="000E7186">
        <w:rPr>
          <w:rFonts w:ascii="Times New Roman" w:hAnsi="Times New Roman" w:cs="Times New Roman" w:hint="eastAsia"/>
          <w:sz w:val="24"/>
          <w:szCs w:val="24"/>
        </w:rPr>
        <w:t>越来越广</w:t>
      </w:r>
      <w:r w:rsidR="00832A63">
        <w:rPr>
          <w:rFonts w:ascii="Times New Roman" w:hAnsi="Times New Roman" w:cs="Times New Roman" w:hint="eastAsia"/>
          <w:sz w:val="24"/>
          <w:szCs w:val="24"/>
        </w:rPr>
        <w:t>，电气设备与控制中心之间</w:t>
      </w:r>
      <w:r w:rsidR="002C7C6B">
        <w:rPr>
          <w:rFonts w:ascii="Times New Roman" w:hAnsi="Times New Roman" w:cs="Times New Roman" w:hint="eastAsia"/>
          <w:sz w:val="24"/>
          <w:szCs w:val="24"/>
        </w:rPr>
        <w:t>、电力用户与电网企业之间的数据传输频率增加、传输量增大</w:t>
      </w:r>
      <w:r w:rsidR="000E7186">
        <w:rPr>
          <w:rFonts w:ascii="Times New Roman" w:hAnsi="Times New Roman" w:cs="Times New Roman" w:hint="eastAsia"/>
          <w:sz w:val="24"/>
          <w:szCs w:val="24"/>
        </w:rPr>
        <w:t>、传输距离增长</w:t>
      </w:r>
      <w:r w:rsidR="00D36E55">
        <w:rPr>
          <w:rFonts w:ascii="Times New Roman" w:hAnsi="Times New Roman" w:cs="Times New Roman" w:hint="eastAsia"/>
          <w:sz w:val="24"/>
          <w:szCs w:val="24"/>
        </w:rPr>
        <w:t>，这使得数据的采集、分析、传输都面临着巨大的考验。此外，配用电通信网络通信还具有</w:t>
      </w:r>
      <w:r w:rsidR="000E7186">
        <w:rPr>
          <w:rFonts w:ascii="Times New Roman" w:hAnsi="Times New Roman" w:cs="Times New Roman" w:hint="eastAsia"/>
          <w:sz w:val="24"/>
          <w:szCs w:val="24"/>
        </w:rPr>
        <w:t>业务种类繁多、数据量波动大、传输速度和质量要求高的</w:t>
      </w:r>
      <w:r w:rsidR="00D36E55">
        <w:rPr>
          <w:rFonts w:ascii="Times New Roman" w:hAnsi="Times New Roman" w:cs="Times New Roman" w:hint="eastAsia"/>
          <w:sz w:val="24"/>
          <w:szCs w:val="24"/>
        </w:rPr>
        <w:t>特点</w:t>
      </w:r>
      <w:r w:rsidR="00F41A63">
        <w:rPr>
          <w:rFonts w:ascii="Times New Roman" w:hAnsi="Times New Roman" w:cs="Times New Roman" w:hint="eastAsia"/>
          <w:sz w:val="24"/>
          <w:szCs w:val="24"/>
        </w:rPr>
        <w:t>。</w:t>
      </w:r>
    </w:p>
    <w:p w14:paraId="41D0DFA4" w14:textId="2796A04D" w:rsidR="00424CDA" w:rsidRPr="000219F7" w:rsidRDefault="000219F7" w:rsidP="000219F7">
      <w:pPr>
        <w:pStyle w:val="3"/>
        <w:rPr>
          <w:rFonts w:ascii="Times New Roman" w:eastAsia="黑体" w:hAnsi="Times New Roman" w:cs="Times New Roman"/>
          <w:b w:val="0"/>
          <w:sz w:val="24"/>
          <w:szCs w:val="24"/>
        </w:rPr>
      </w:pPr>
      <w:bookmarkStart w:id="45" w:name="_Toc881660"/>
      <w:r w:rsidRPr="00E26031">
        <w:rPr>
          <w:rFonts w:ascii="Times New Roman" w:eastAsia="黑体" w:hAnsi="Times New Roman" w:cs="Times New Roman"/>
          <w:b w:val="0"/>
          <w:sz w:val="24"/>
          <w:szCs w:val="24"/>
        </w:rPr>
        <w:lastRenderedPageBreak/>
        <w:t>2.</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 xml:space="preserve">.1 </w:t>
      </w:r>
      <w:r>
        <w:rPr>
          <w:rFonts w:ascii="Times New Roman" w:eastAsia="黑体" w:hAnsi="Times New Roman" w:cs="Times New Roman" w:hint="eastAsia"/>
          <w:b w:val="0"/>
          <w:sz w:val="24"/>
          <w:szCs w:val="24"/>
        </w:rPr>
        <w:t>边缘计算的优势</w:t>
      </w:r>
      <w:bookmarkEnd w:id="45"/>
    </w:p>
    <w:p w14:paraId="22CB5FBC" w14:textId="2A074BBA" w:rsidR="00F41A63" w:rsidRDefault="00B33F26" w:rsidP="00B33F2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F41A63">
        <w:rPr>
          <w:rFonts w:ascii="Times New Roman" w:hAnsi="Times New Roman" w:cs="Times New Roman" w:hint="eastAsia"/>
          <w:sz w:val="24"/>
          <w:szCs w:val="24"/>
        </w:rPr>
        <w:t>云计算模型中，数据的存储、计算和处理都由云端的控制中心承担，但随着智能终端设备的增多、数据量的增大、实时性需求的增高，云计算的</w:t>
      </w:r>
      <w:r>
        <w:rPr>
          <w:rFonts w:ascii="Times New Roman" w:hAnsi="Times New Roman" w:cs="Times New Roman" w:hint="eastAsia"/>
          <w:sz w:val="24"/>
          <w:szCs w:val="24"/>
        </w:rPr>
        <w:t>集中式</w:t>
      </w:r>
      <w:r w:rsidR="00F41A63">
        <w:rPr>
          <w:rFonts w:ascii="Times New Roman" w:hAnsi="Times New Roman" w:cs="Times New Roman" w:hint="eastAsia"/>
          <w:sz w:val="24"/>
          <w:szCs w:val="24"/>
        </w:rPr>
        <w:t>计算模式会导致</w:t>
      </w:r>
      <w:r w:rsidR="00FD409E">
        <w:rPr>
          <w:rFonts w:ascii="Times New Roman" w:hAnsi="Times New Roman" w:cs="Times New Roman" w:hint="eastAsia"/>
          <w:sz w:val="24"/>
          <w:szCs w:val="24"/>
        </w:rPr>
        <w:t>数据源采集数据冗余</w:t>
      </w:r>
      <w:r w:rsidR="000E7186">
        <w:rPr>
          <w:rFonts w:ascii="Times New Roman" w:hAnsi="Times New Roman" w:cs="Times New Roman" w:hint="eastAsia"/>
          <w:sz w:val="24"/>
          <w:szCs w:val="24"/>
        </w:rPr>
        <w:t>、</w:t>
      </w:r>
      <w:r w:rsidR="00F41A63">
        <w:rPr>
          <w:rFonts w:ascii="Times New Roman" w:hAnsi="Times New Roman" w:cs="Times New Roman" w:hint="eastAsia"/>
          <w:sz w:val="24"/>
          <w:szCs w:val="24"/>
        </w:rPr>
        <w:t>网络</w:t>
      </w:r>
      <w:r>
        <w:rPr>
          <w:rFonts w:ascii="Times New Roman" w:hAnsi="Times New Roman" w:cs="Times New Roman" w:hint="eastAsia"/>
          <w:sz w:val="24"/>
          <w:szCs w:val="24"/>
        </w:rPr>
        <w:t>带宽利用率低</w:t>
      </w:r>
      <w:r w:rsidR="00F41A63">
        <w:rPr>
          <w:rFonts w:ascii="Times New Roman" w:hAnsi="Times New Roman" w:cs="Times New Roman" w:hint="eastAsia"/>
          <w:sz w:val="24"/>
          <w:szCs w:val="24"/>
        </w:rPr>
        <w:t>、响应时间过长、用户体验</w:t>
      </w:r>
      <w:r>
        <w:rPr>
          <w:rFonts w:ascii="Times New Roman" w:hAnsi="Times New Roman" w:cs="Times New Roman" w:hint="eastAsia"/>
          <w:sz w:val="24"/>
          <w:szCs w:val="24"/>
        </w:rPr>
        <w:t>下降</w:t>
      </w:r>
      <w:r w:rsidR="00F41A63">
        <w:rPr>
          <w:rFonts w:ascii="Times New Roman" w:hAnsi="Times New Roman" w:cs="Times New Roman" w:hint="eastAsia"/>
          <w:sz w:val="24"/>
          <w:szCs w:val="24"/>
        </w:rPr>
        <w:t>等问题</w:t>
      </w:r>
      <w:r>
        <w:rPr>
          <w:rFonts w:ascii="Times New Roman" w:hAnsi="Times New Roman" w:cs="Times New Roman" w:hint="eastAsia"/>
          <w:sz w:val="24"/>
          <w:szCs w:val="24"/>
        </w:rPr>
        <w:t>，</w:t>
      </w:r>
      <w:r w:rsidR="00F41A63">
        <w:rPr>
          <w:rFonts w:ascii="Times New Roman" w:hAnsi="Times New Roman" w:cs="Times New Roman" w:hint="eastAsia"/>
          <w:sz w:val="24"/>
          <w:szCs w:val="24"/>
        </w:rPr>
        <w:t>而且</w:t>
      </w:r>
      <w:r>
        <w:rPr>
          <w:rFonts w:ascii="Times New Roman" w:hAnsi="Times New Roman" w:cs="Times New Roman" w:hint="eastAsia"/>
          <w:sz w:val="24"/>
          <w:szCs w:val="24"/>
        </w:rPr>
        <w:t>还</w:t>
      </w:r>
      <w:r w:rsidR="00F41A63">
        <w:rPr>
          <w:rFonts w:ascii="Times New Roman" w:hAnsi="Times New Roman" w:cs="Times New Roman" w:hint="eastAsia"/>
          <w:sz w:val="24"/>
          <w:szCs w:val="24"/>
        </w:rPr>
        <w:t>会</w:t>
      </w:r>
      <w:r>
        <w:rPr>
          <w:rFonts w:ascii="Times New Roman" w:hAnsi="Times New Roman" w:cs="Times New Roman" w:hint="eastAsia"/>
          <w:sz w:val="24"/>
          <w:szCs w:val="24"/>
        </w:rPr>
        <w:t>引起传输过程中的一些数据</w:t>
      </w:r>
      <w:r w:rsidR="00F41A63">
        <w:rPr>
          <w:rFonts w:ascii="Times New Roman" w:hAnsi="Times New Roman" w:cs="Times New Roman" w:hint="eastAsia"/>
          <w:sz w:val="24"/>
          <w:szCs w:val="24"/>
        </w:rPr>
        <w:t>安全</w:t>
      </w:r>
      <w:r>
        <w:rPr>
          <w:rFonts w:ascii="Times New Roman" w:hAnsi="Times New Roman" w:cs="Times New Roman" w:hint="eastAsia"/>
          <w:sz w:val="24"/>
          <w:szCs w:val="24"/>
        </w:rPr>
        <w:t>隐私</w:t>
      </w:r>
      <w:r w:rsidR="00F41A63">
        <w:rPr>
          <w:rFonts w:ascii="Times New Roman" w:hAnsi="Times New Roman" w:cs="Times New Roman" w:hint="eastAsia"/>
          <w:sz w:val="24"/>
          <w:szCs w:val="24"/>
        </w:rPr>
        <w:t>问题</w:t>
      </w:r>
      <w:r>
        <w:rPr>
          <w:rFonts w:ascii="Times New Roman" w:hAnsi="Times New Roman" w:cs="Times New Roman" w:hint="eastAsia"/>
          <w:sz w:val="24"/>
          <w:szCs w:val="24"/>
        </w:rPr>
        <w:t>。在这种情况下，</w:t>
      </w:r>
      <w:r w:rsidR="00F41A63">
        <w:rPr>
          <w:rFonts w:ascii="Times New Roman" w:hAnsi="Times New Roman" w:cs="Times New Roman" w:hint="eastAsia"/>
          <w:sz w:val="24"/>
          <w:szCs w:val="24"/>
        </w:rPr>
        <w:t>边缘计算技术应运而生</w:t>
      </w:r>
      <w:r>
        <w:rPr>
          <w:rFonts w:ascii="Times New Roman" w:hAnsi="Times New Roman" w:cs="Times New Roman" w:hint="eastAsia"/>
          <w:sz w:val="24"/>
          <w:szCs w:val="24"/>
        </w:rPr>
        <w:t>。在边缘计算模型中，</w:t>
      </w:r>
      <w:r w:rsidR="000E7186">
        <w:rPr>
          <w:rFonts w:ascii="Times New Roman" w:hAnsi="Times New Roman" w:cs="Times New Roman" w:hint="eastAsia"/>
          <w:sz w:val="24"/>
          <w:szCs w:val="24"/>
        </w:rPr>
        <w:t>边缘计算节点逻辑上位于数据采集设备和云平台之间，</w:t>
      </w:r>
      <w:r>
        <w:rPr>
          <w:rFonts w:ascii="Times New Roman" w:hAnsi="Times New Roman" w:cs="Times New Roman" w:hint="eastAsia"/>
          <w:sz w:val="24"/>
          <w:szCs w:val="24"/>
        </w:rPr>
        <w:t>数据不需要被传输到云端进行统一的处理，而是充分发挥网络边缘节点的能力，</w:t>
      </w:r>
      <w:r w:rsidR="000E7186">
        <w:rPr>
          <w:rFonts w:ascii="Times New Roman" w:hAnsi="Times New Roman" w:cs="Times New Roman" w:hint="eastAsia"/>
          <w:sz w:val="24"/>
          <w:szCs w:val="24"/>
        </w:rPr>
        <w:t>采集到的</w:t>
      </w:r>
      <w:r w:rsidR="00EA7088">
        <w:rPr>
          <w:rFonts w:ascii="Times New Roman" w:hAnsi="Times New Roman" w:cs="Times New Roman" w:hint="eastAsia"/>
          <w:sz w:val="24"/>
          <w:szCs w:val="24"/>
        </w:rPr>
        <w:t>数据在网络边缘侧</w:t>
      </w:r>
      <w:r w:rsidR="000E7186">
        <w:rPr>
          <w:rFonts w:ascii="Times New Roman" w:hAnsi="Times New Roman" w:cs="Times New Roman" w:hint="eastAsia"/>
          <w:sz w:val="24"/>
          <w:szCs w:val="24"/>
        </w:rPr>
        <w:t>完全</w:t>
      </w:r>
      <w:r w:rsidR="00EA7088">
        <w:rPr>
          <w:rFonts w:ascii="Times New Roman" w:hAnsi="Times New Roman" w:cs="Times New Roman" w:hint="eastAsia"/>
          <w:sz w:val="24"/>
          <w:szCs w:val="24"/>
        </w:rPr>
        <w:t>处理</w:t>
      </w:r>
      <w:r w:rsidR="000E7186">
        <w:rPr>
          <w:rFonts w:ascii="Times New Roman" w:hAnsi="Times New Roman" w:cs="Times New Roman" w:hint="eastAsia"/>
          <w:sz w:val="24"/>
          <w:szCs w:val="24"/>
        </w:rPr>
        <w:t>，或预处理后再发往云端</w:t>
      </w:r>
      <w:r w:rsidR="00EA7088">
        <w:rPr>
          <w:rFonts w:ascii="Times New Roman" w:hAnsi="Times New Roman" w:cs="Times New Roman" w:hint="eastAsia"/>
          <w:sz w:val="24"/>
          <w:szCs w:val="24"/>
        </w:rPr>
        <w:t>，将计算、分析、控制本地化</w:t>
      </w:r>
      <w:r w:rsidR="004A7A09" w:rsidRPr="00AE08F2">
        <w:rPr>
          <w:rFonts w:ascii="Times New Roman" w:hAnsi="Times New Roman" w:cs="Times New Roman"/>
          <w:sz w:val="24"/>
          <w:szCs w:val="24"/>
          <w:vertAlign w:val="superscript"/>
        </w:rPr>
        <w:t>[</w:t>
      </w:r>
      <w:r w:rsidR="004A7A09">
        <w:rPr>
          <w:rFonts w:ascii="Times New Roman" w:hAnsi="Times New Roman" w:cs="Times New Roman"/>
          <w:sz w:val="24"/>
          <w:szCs w:val="24"/>
          <w:vertAlign w:val="superscript"/>
        </w:rPr>
        <w:t>1</w:t>
      </w:r>
      <w:r w:rsidR="00483E91">
        <w:rPr>
          <w:rFonts w:ascii="Times New Roman" w:hAnsi="Times New Roman" w:cs="Times New Roman"/>
          <w:sz w:val="24"/>
          <w:szCs w:val="24"/>
          <w:vertAlign w:val="superscript"/>
        </w:rPr>
        <w:t>2</w:t>
      </w:r>
      <w:r w:rsidR="004A7A09" w:rsidRPr="00AE08F2">
        <w:rPr>
          <w:rFonts w:ascii="Times New Roman" w:hAnsi="Times New Roman" w:cs="Times New Roman"/>
          <w:sz w:val="24"/>
          <w:szCs w:val="24"/>
          <w:vertAlign w:val="superscript"/>
        </w:rPr>
        <w:t>]</w:t>
      </w:r>
      <w:r w:rsidR="00EA7088">
        <w:rPr>
          <w:rFonts w:ascii="Times New Roman" w:hAnsi="Times New Roman" w:cs="Times New Roman" w:hint="eastAsia"/>
          <w:sz w:val="24"/>
          <w:szCs w:val="24"/>
        </w:rPr>
        <w:t>。</w:t>
      </w:r>
      <w:r w:rsidR="000E7186">
        <w:rPr>
          <w:rFonts w:ascii="Times New Roman" w:hAnsi="Times New Roman" w:cs="Times New Roman" w:hint="eastAsia"/>
          <w:sz w:val="24"/>
          <w:szCs w:val="24"/>
        </w:rPr>
        <w:t>对于云端的控制中，边缘节点的存在分担了部分计算任务，有助于提高云端的计算和处理效率。在边缘计算的实际应用中，</w:t>
      </w:r>
      <w:r w:rsidR="005952C4">
        <w:rPr>
          <w:rFonts w:ascii="Times New Roman" w:hAnsi="Times New Roman" w:cs="Times New Roman" w:hint="eastAsia"/>
          <w:sz w:val="24"/>
          <w:szCs w:val="24"/>
        </w:rPr>
        <w:t>边缘计算模块</w:t>
      </w:r>
      <w:r w:rsidR="00BE41D9">
        <w:rPr>
          <w:rFonts w:ascii="Times New Roman" w:hAnsi="Times New Roman" w:cs="Times New Roman" w:hint="eastAsia"/>
          <w:sz w:val="24"/>
          <w:szCs w:val="24"/>
        </w:rPr>
        <w:t>可以被放置在数据采集节点处，也可以采集节点到云端服务器的路径上的节点。这些节点既是数据的生产者，采集设备或环境信息；也是数据的消费者，从云端获取服务并执行云端下发的指令息</w:t>
      </w:r>
      <w:r w:rsidR="004A7A09" w:rsidRPr="00AE08F2">
        <w:rPr>
          <w:rFonts w:ascii="Times New Roman" w:hAnsi="Times New Roman" w:cs="Times New Roman"/>
          <w:sz w:val="24"/>
          <w:szCs w:val="24"/>
          <w:vertAlign w:val="superscript"/>
        </w:rPr>
        <w:t>[</w:t>
      </w:r>
      <w:r w:rsidR="004A7A09">
        <w:rPr>
          <w:rFonts w:ascii="Times New Roman" w:hAnsi="Times New Roman" w:cs="Times New Roman"/>
          <w:sz w:val="24"/>
          <w:szCs w:val="24"/>
          <w:vertAlign w:val="superscript"/>
        </w:rPr>
        <w:t>1</w:t>
      </w:r>
      <w:r w:rsidR="00483E91">
        <w:rPr>
          <w:rFonts w:ascii="Times New Roman" w:hAnsi="Times New Roman" w:cs="Times New Roman"/>
          <w:sz w:val="24"/>
          <w:szCs w:val="24"/>
          <w:vertAlign w:val="superscript"/>
        </w:rPr>
        <w:t>3</w:t>
      </w:r>
      <w:r w:rsidR="004A7A09" w:rsidRPr="00AE08F2">
        <w:rPr>
          <w:rFonts w:ascii="Times New Roman" w:hAnsi="Times New Roman" w:cs="Times New Roman"/>
          <w:sz w:val="24"/>
          <w:szCs w:val="24"/>
          <w:vertAlign w:val="superscript"/>
        </w:rPr>
        <w:t>]</w:t>
      </w:r>
      <w:r w:rsidR="00BE41D9">
        <w:rPr>
          <w:rFonts w:ascii="Times New Roman" w:hAnsi="Times New Roman" w:cs="Times New Roman" w:hint="eastAsia"/>
          <w:sz w:val="24"/>
          <w:szCs w:val="24"/>
        </w:rPr>
        <w:t>。</w:t>
      </w:r>
      <w:r w:rsidR="000A385A">
        <w:rPr>
          <w:rFonts w:ascii="Times New Roman" w:hAnsi="Times New Roman" w:cs="Times New Roman" w:hint="eastAsia"/>
          <w:sz w:val="24"/>
          <w:szCs w:val="24"/>
        </w:rPr>
        <w:t>综上所述，边缘计算相比于云计算具有以下三个优势：</w:t>
      </w:r>
    </w:p>
    <w:p w14:paraId="2BC307C6" w14:textId="55F1BCB6" w:rsidR="000A385A" w:rsidRPr="000A385A" w:rsidRDefault="00AA5B66" w:rsidP="000A385A">
      <w:pPr>
        <w:pStyle w:val="aa"/>
        <w:numPr>
          <w:ilvl w:val="0"/>
          <w:numId w:val="29"/>
        </w:numPr>
        <w:spacing w:line="400" w:lineRule="exact"/>
        <w:ind w:firstLineChars="0"/>
        <w:rPr>
          <w:rFonts w:ascii="Times New Roman" w:hAnsi="Times New Roman"/>
          <w:sz w:val="24"/>
          <w:szCs w:val="24"/>
        </w:rPr>
      </w:pPr>
      <w:r>
        <w:rPr>
          <w:rFonts w:ascii="Times New Roman" w:hAnsi="Times New Roman" w:hint="eastAsia"/>
          <w:sz w:val="24"/>
          <w:szCs w:val="24"/>
        </w:rPr>
        <w:t>实时</w:t>
      </w:r>
      <w:r w:rsidR="000A385A">
        <w:rPr>
          <w:rFonts w:ascii="Times New Roman" w:hAnsi="Times New Roman" w:hint="eastAsia"/>
          <w:sz w:val="24"/>
          <w:szCs w:val="24"/>
        </w:rPr>
        <w:t>性</w:t>
      </w:r>
      <w:r w:rsidR="000A385A" w:rsidRPr="000A385A">
        <w:rPr>
          <w:rFonts w:ascii="Times New Roman" w:hAnsi="Times New Roman" w:hint="eastAsia"/>
          <w:sz w:val="24"/>
          <w:szCs w:val="24"/>
        </w:rPr>
        <w:t>。</w:t>
      </w:r>
      <w:r w:rsidR="000A385A">
        <w:rPr>
          <w:rFonts w:ascii="Times New Roman" w:hAnsi="Times New Roman" w:hint="eastAsia"/>
          <w:sz w:val="24"/>
          <w:szCs w:val="24"/>
        </w:rPr>
        <w:t>在万物互联的发展背景下，供需双方将产生大量的实时数据，云计算的</w:t>
      </w:r>
      <w:r w:rsidR="005F2100">
        <w:rPr>
          <w:rFonts w:ascii="Times New Roman" w:hAnsi="Times New Roman" w:hint="eastAsia"/>
          <w:sz w:val="24"/>
          <w:szCs w:val="24"/>
        </w:rPr>
        <w:t>集中式</w:t>
      </w:r>
      <w:r w:rsidR="000A385A">
        <w:rPr>
          <w:rFonts w:ascii="Times New Roman" w:hAnsi="Times New Roman" w:hint="eastAsia"/>
          <w:sz w:val="24"/>
          <w:szCs w:val="24"/>
        </w:rPr>
        <w:t>计算模式将</w:t>
      </w:r>
      <w:r w:rsidR="005F2100">
        <w:rPr>
          <w:rFonts w:ascii="Times New Roman" w:hAnsi="Times New Roman" w:hint="eastAsia"/>
          <w:sz w:val="24"/>
          <w:szCs w:val="24"/>
        </w:rPr>
        <w:t>面临巨大的挑战。统计结果表明，到</w:t>
      </w:r>
      <w:r w:rsidR="005F2100">
        <w:rPr>
          <w:rFonts w:ascii="Times New Roman" w:hAnsi="Times New Roman" w:hint="eastAsia"/>
          <w:sz w:val="24"/>
          <w:szCs w:val="24"/>
        </w:rPr>
        <w:t>2</w:t>
      </w:r>
      <w:r w:rsidR="005F2100">
        <w:rPr>
          <w:rFonts w:ascii="Times New Roman" w:hAnsi="Times New Roman"/>
          <w:sz w:val="24"/>
          <w:szCs w:val="24"/>
        </w:rPr>
        <w:t>020</w:t>
      </w:r>
      <w:r w:rsidR="005F2100">
        <w:rPr>
          <w:rFonts w:ascii="Times New Roman" w:hAnsi="Times New Roman" w:hint="eastAsia"/>
          <w:sz w:val="24"/>
          <w:szCs w:val="24"/>
        </w:rPr>
        <w:t>年，全世界</w:t>
      </w:r>
      <w:r>
        <w:rPr>
          <w:rFonts w:ascii="Times New Roman" w:hAnsi="Times New Roman" w:hint="eastAsia"/>
          <w:sz w:val="24"/>
          <w:szCs w:val="24"/>
        </w:rPr>
        <w:t>产生的数据总量将高达</w:t>
      </w:r>
      <w:r>
        <w:rPr>
          <w:rFonts w:ascii="Times New Roman" w:hAnsi="Times New Roman" w:hint="eastAsia"/>
          <w:sz w:val="24"/>
          <w:szCs w:val="24"/>
        </w:rPr>
        <w:t>4</w:t>
      </w:r>
      <w:r>
        <w:rPr>
          <w:rFonts w:ascii="Times New Roman" w:hAnsi="Times New Roman"/>
          <w:sz w:val="24"/>
          <w:szCs w:val="24"/>
        </w:rPr>
        <w:t>0</w:t>
      </w:r>
      <w:r>
        <w:rPr>
          <w:rFonts w:ascii="Times New Roman" w:hAnsi="Times New Roman" w:hint="eastAsia"/>
          <w:sz w:val="24"/>
          <w:szCs w:val="24"/>
        </w:rPr>
        <w:t>ZBit</w:t>
      </w:r>
      <w:r>
        <w:rPr>
          <w:rFonts w:ascii="Times New Roman" w:hAnsi="Times New Roman" w:hint="eastAsia"/>
          <w:sz w:val="24"/>
          <w:szCs w:val="24"/>
        </w:rPr>
        <w:t>，网络带宽、云端处理能力都将成为云计算发展的瓶颈。在电力通信网络中，随着智能终端设备的不断增加，配用电领域每秒产生的数据将高达</w:t>
      </w:r>
      <w:r>
        <w:rPr>
          <w:rFonts w:ascii="Times New Roman" w:hAnsi="Times New Roman" w:hint="eastAsia"/>
          <w:sz w:val="24"/>
          <w:szCs w:val="24"/>
        </w:rPr>
        <w:t>GB</w:t>
      </w:r>
      <w:r>
        <w:rPr>
          <w:rFonts w:ascii="Times New Roman" w:hAnsi="Times New Roman" w:hint="eastAsia"/>
          <w:sz w:val="24"/>
          <w:szCs w:val="24"/>
        </w:rPr>
        <w:t>数量级。当前网络的承载能力无法</w:t>
      </w:r>
      <w:r w:rsidR="008404AB">
        <w:rPr>
          <w:rFonts w:ascii="Times New Roman" w:hAnsi="Times New Roman" w:hint="eastAsia"/>
          <w:sz w:val="24"/>
          <w:szCs w:val="24"/>
        </w:rPr>
        <w:t>保障</w:t>
      </w:r>
      <w:r>
        <w:rPr>
          <w:rFonts w:ascii="Times New Roman" w:hAnsi="Times New Roman" w:hint="eastAsia"/>
          <w:sz w:val="24"/>
          <w:szCs w:val="24"/>
        </w:rPr>
        <w:t>云计算模式下数据处理的实时性。</w:t>
      </w:r>
    </w:p>
    <w:p w14:paraId="5ED2DA3F" w14:textId="2E0E91BA" w:rsidR="000A385A" w:rsidRDefault="00AA5B66" w:rsidP="000A385A">
      <w:pPr>
        <w:pStyle w:val="aa"/>
        <w:numPr>
          <w:ilvl w:val="0"/>
          <w:numId w:val="29"/>
        </w:numPr>
        <w:spacing w:line="400" w:lineRule="exact"/>
        <w:ind w:firstLineChars="0"/>
        <w:rPr>
          <w:rFonts w:ascii="Times New Roman" w:hAnsi="Times New Roman"/>
          <w:sz w:val="24"/>
          <w:szCs w:val="24"/>
        </w:rPr>
      </w:pPr>
      <w:r w:rsidRPr="00AA5B66">
        <w:rPr>
          <w:rFonts w:ascii="Times New Roman" w:hAnsi="Times New Roman" w:hint="eastAsia"/>
          <w:sz w:val="24"/>
          <w:szCs w:val="24"/>
        </w:rPr>
        <w:t>节能性。随着电力通信网络覆盖范围越来越大、分支越来越多，</w:t>
      </w:r>
      <w:r>
        <w:rPr>
          <w:rFonts w:ascii="Times New Roman" w:hAnsi="Times New Roman" w:hint="eastAsia"/>
          <w:sz w:val="24"/>
          <w:szCs w:val="24"/>
        </w:rPr>
        <w:t>传输</w:t>
      </w:r>
      <w:r w:rsidRPr="00AA5B66">
        <w:rPr>
          <w:rFonts w:ascii="Times New Roman" w:hAnsi="Times New Roman" w:hint="eastAsia"/>
          <w:sz w:val="24"/>
          <w:szCs w:val="24"/>
        </w:rPr>
        <w:t>数据量</w:t>
      </w:r>
      <w:r>
        <w:rPr>
          <w:rFonts w:ascii="Times New Roman" w:hAnsi="Times New Roman" w:hint="eastAsia"/>
          <w:sz w:val="24"/>
          <w:szCs w:val="24"/>
        </w:rPr>
        <w:t>也</w:t>
      </w:r>
      <w:r w:rsidRPr="00AA5B66">
        <w:rPr>
          <w:rFonts w:ascii="Times New Roman" w:hAnsi="Times New Roman" w:hint="eastAsia"/>
          <w:sz w:val="24"/>
          <w:szCs w:val="24"/>
        </w:rPr>
        <w:t>不断增</w:t>
      </w:r>
      <w:r>
        <w:rPr>
          <w:rFonts w:ascii="Times New Roman" w:hAnsi="Times New Roman" w:hint="eastAsia"/>
          <w:sz w:val="24"/>
          <w:szCs w:val="24"/>
        </w:rPr>
        <w:t>多</w:t>
      </w:r>
      <w:r w:rsidRPr="00AA5B66">
        <w:rPr>
          <w:rFonts w:ascii="Times New Roman" w:hAnsi="Times New Roman" w:hint="eastAsia"/>
          <w:sz w:val="24"/>
          <w:szCs w:val="24"/>
        </w:rPr>
        <w:t>，数据从</w:t>
      </w:r>
      <w:r>
        <w:rPr>
          <w:rFonts w:ascii="Times New Roman" w:hAnsi="Times New Roman" w:hint="eastAsia"/>
          <w:sz w:val="24"/>
          <w:szCs w:val="24"/>
        </w:rPr>
        <w:t>采集节点</w:t>
      </w:r>
      <w:r w:rsidRPr="00AA5B66">
        <w:rPr>
          <w:rFonts w:ascii="Times New Roman" w:hAnsi="Times New Roman" w:hint="eastAsia"/>
          <w:sz w:val="24"/>
          <w:szCs w:val="24"/>
        </w:rPr>
        <w:t>到云计算中心</w:t>
      </w:r>
      <w:r>
        <w:rPr>
          <w:rFonts w:ascii="Times New Roman" w:hAnsi="Times New Roman" w:hint="eastAsia"/>
          <w:sz w:val="24"/>
          <w:szCs w:val="24"/>
        </w:rPr>
        <w:t>再返回到网络边缘的路径愈发漫长。转发信息增加路径上节点的能量消耗，占用</w:t>
      </w:r>
      <w:r w:rsidR="008404AB">
        <w:rPr>
          <w:rFonts w:ascii="Times New Roman" w:hAnsi="Times New Roman" w:hint="eastAsia"/>
          <w:sz w:val="24"/>
          <w:szCs w:val="24"/>
        </w:rPr>
        <w:t>传输带宽。边缘计算模型是对云计算模型的拆解和分散，缓解云中心压力，从而</w:t>
      </w:r>
      <w:r w:rsidR="00137F39">
        <w:rPr>
          <w:rFonts w:ascii="Times New Roman" w:hAnsi="Times New Roman" w:hint="eastAsia"/>
          <w:sz w:val="24"/>
          <w:szCs w:val="24"/>
        </w:rPr>
        <w:t>实现</w:t>
      </w:r>
      <w:r w:rsidR="008404AB">
        <w:rPr>
          <w:rFonts w:ascii="Times New Roman" w:hAnsi="Times New Roman" w:hint="eastAsia"/>
          <w:sz w:val="24"/>
          <w:szCs w:val="24"/>
        </w:rPr>
        <w:t>降低能量消耗的目的。</w:t>
      </w:r>
    </w:p>
    <w:p w14:paraId="7FF95985" w14:textId="5BB6B29D" w:rsidR="00137F39" w:rsidRDefault="00137F39" w:rsidP="000A385A">
      <w:pPr>
        <w:pStyle w:val="aa"/>
        <w:numPr>
          <w:ilvl w:val="0"/>
          <w:numId w:val="29"/>
        </w:numPr>
        <w:spacing w:line="400" w:lineRule="exact"/>
        <w:ind w:firstLineChars="0"/>
        <w:rPr>
          <w:rFonts w:ascii="Times New Roman" w:hAnsi="Times New Roman"/>
          <w:sz w:val="24"/>
          <w:szCs w:val="24"/>
        </w:rPr>
      </w:pPr>
      <w:r>
        <w:rPr>
          <w:rFonts w:ascii="Times New Roman" w:hAnsi="Times New Roman" w:hint="eastAsia"/>
          <w:sz w:val="24"/>
          <w:szCs w:val="24"/>
        </w:rPr>
        <w:t>安全性。云计算模式下，数据从边缘节点传输至云端控制中心，信息可能在任何一个环节被泄露</w:t>
      </w:r>
      <w:r w:rsidR="00014FC3">
        <w:rPr>
          <w:rFonts w:ascii="Times New Roman" w:hAnsi="Times New Roman" w:hint="eastAsia"/>
          <w:sz w:val="24"/>
          <w:szCs w:val="24"/>
        </w:rPr>
        <w:t>，极大地降低信息的安全性</w:t>
      </w:r>
      <w:r>
        <w:rPr>
          <w:rFonts w:ascii="Times New Roman" w:hAnsi="Times New Roman" w:hint="eastAsia"/>
          <w:sz w:val="24"/>
          <w:szCs w:val="24"/>
        </w:rPr>
        <w:t>。边缘计算模式下，</w:t>
      </w:r>
      <w:r w:rsidR="00052904">
        <w:rPr>
          <w:rFonts w:ascii="Times New Roman" w:hAnsi="Times New Roman" w:hint="eastAsia"/>
          <w:sz w:val="24"/>
          <w:szCs w:val="24"/>
        </w:rPr>
        <w:t>采集到的数据在边缘侧直接被处理，分析后的结果经脱敏再发送给云端控制中心，最大程度保证数据的安全性和隐私性。</w:t>
      </w:r>
    </w:p>
    <w:p w14:paraId="0AEF2AB9" w14:textId="3C395A12" w:rsidR="006C1431" w:rsidRPr="006C1431" w:rsidRDefault="006C1431" w:rsidP="006C1431">
      <w:pPr>
        <w:spacing w:line="400" w:lineRule="exact"/>
        <w:ind w:firstLineChars="200" w:firstLine="480"/>
        <w:rPr>
          <w:rFonts w:ascii="Times New Roman" w:hAnsi="Times New Roman" w:cs="Times New Roman"/>
          <w:sz w:val="24"/>
          <w:szCs w:val="24"/>
        </w:rPr>
      </w:pPr>
      <w:r w:rsidRPr="006C1431">
        <w:rPr>
          <w:rFonts w:ascii="Times New Roman" w:hAnsi="Times New Roman" w:cs="Times New Roman" w:hint="eastAsia"/>
          <w:sz w:val="24"/>
          <w:szCs w:val="24"/>
        </w:rPr>
        <w:t>综上所述，边缘计算更加适应配用电通信网的发展</w:t>
      </w:r>
      <w:r w:rsidR="009B4701">
        <w:rPr>
          <w:rFonts w:ascii="Times New Roman" w:hAnsi="Times New Roman" w:cs="Times New Roman" w:hint="eastAsia"/>
          <w:sz w:val="24"/>
          <w:szCs w:val="24"/>
        </w:rPr>
        <w:t>趋势</w:t>
      </w:r>
      <w:r w:rsidRPr="006C1431">
        <w:rPr>
          <w:rFonts w:ascii="Times New Roman" w:hAnsi="Times New Roman" w:cs="Times New Roman" w:hint="eastAsia"/>
          <w:sz w:val="24"/>
          <w:szCs w:val="24"/>
        </w:rPr>
        <w:t>，为用户更好提供更</w:t>
      </w:r>
      <w:r w:rsidR="00584AA2">
        <w:rPr>
          <w:rFonts w:ascii="Times New Roman" w:hAnsi="Times New Roman" w:cs="Times New Roman" w:hint="eastAsia"/>
          <w:sz w:val="24"/>
          <w:szCs w:val="24"/>
        </w:rPr>
        <w:t>优质便捷</w:t>
      </w:r>
      <w:r w:rsidRPr="006C1431">
        <w:rPr>
          <w:rFonts w:ascii="Times New Roman" w:hAnsi="Times New Roman" w:cs="Times New Roman" w:hint="eastAsia"/>
          <w:sz w:val="24"/>
          <w:szCs w:val="24"/>
        </w:rPr>
        <w:t>的服务。</w:t>
      </w:r>
    </w:p>
    <w:p w14:paraId="3643CC1B" w14:textId="4EA9D718" w:rsidR="000219F7" w:rsidRPr="000219F7" w:rsidRDefault="000219F7" w:rsidP="000219F7">
      <w:pPr>
        <w:pStyle w:val="3"/>
        <w:rPr>
          <w:rFonts w:ascii="Times New Roman" w:eastAsia="黑体" w:hAnsi="Times New Roman" w:cs="Times New Roman"/>
          <w:b w:val="0"/>
          <w:sz w:val="24"/>
          <w:szCs w:val="24"/>
        </w:rPr>
      </w:pPr>
      <w:bookmarkStart w:id="46" w:name="_Toc881661"/>
      <w:r w:rsidRPr="00E26031">
        <w:rPr>
          <w:rFonts w:ascii="Times New Roman" w:eastAsia="黑体" w:hAnsi="Times New Roman" w:cs="Times New Roman"/>
          <w:b w:val="0"/>
          <w:sz w:val="24"/>
          <w:szCs w:val="24"/>
        </w:rPr>
        <w:lastRenderedPageBreak/>
        <w:t>2.</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边缘计算在配用电通信网中的应用</w:t>
      </w:r>
      <w:bookmarkEnd w:id="46"/>
    </w:p>
    <w:p w14:paraId="599BB67D" w14:textId="570CF8A4" w:rsidR="00052904" w:rsidRDefault="009B4701" w:rsidP="009B4701">
      <w:pPr>
        <w:spacing w:line="400" w:lineRule="exact"/>
        <w:ind w:firstLineChars="200" w:firstLine="480"/>
        <w:rPr>
          <w:rFonts w:ascii="Times New Roman" w:hAnsi="Times New Roman" w:cs="Times New Roman"/>
          <w:sz w:val="24"/>
          <w:szCs w:val="24"/>
        </w:rPr>
      </w:pPr>
      <w:r w:rsidRPr="009B4701">
        <w:rPr>
          <w:rFonts w:ascii="Times New Roman" w:hAnsi="Times New Roman" w:cs="Times New Roman" w:hint="eastAsia"/>
          <w:sz w:val="24"/>
          <w:szCs w:val="24"/>
        </w:rPr>
        <w:t>配用电通信网实现了用户与电力企业之间的双向实时通信，</w:t>
      </w:r>
      <w:r w:rsidR="000503A4">
        <w:rPr>
          <w:rFonts w:ascii="Times New Roman" w:hAnsi="Times New Roman" w:cs="Times New Roman" w:hint="eastAsia"/>
          <w:sz w:val="24"/>
          <w:szCs w:val="24"/>
        </w:rPr>
        <w:t>不仅提升</w:t>
      </w:r>
      <w:r w:rsidRPr="009B4701">
        <w:rPr>
          <w:rFonts w:ascii="Times New Roman" w:hAnsi="Times New Roman" w:cs="Times New Roman" w:hint="eastAsia"/>
          <w:sz w:val="24"/>
          <w:szCs w:val="24"/>
        </w:rPr>
        <w:t>电力企业</w:t>
      </w:r>
      <w:r w:rsidR="000503A4">
        <w:rPr>
          <w:rFonts w:ascii="Times New Roman" w:hAnsi="Times New Roman" w:cs="Times New Roman" w:hint="eastAsia"/>
          <w:sz w:val="24"/>
          <w:szCs w:val="24"/>
        </w:rPr>
        <w:t>的服务质量，也改善用户的使用体验，更加充分地满足电力供给侧与需求侧的平衡，提高电能的使用效率，节能环保</w:t>
      </w:r>
      <w:r w:rsidR="00B0033B" w:rsidRPr="00AE08F2">
        <w:rPr>
          <w:rFonts w:ascii="Times New Roman" w:hAnsi="Times New Roman" w:cs="Times New Roman"/>
          <w:sz w:val="24"/>
          <w:szCs w:val="24"/>
          <w:vertAlign w:val="superscript"/>
        </w:rPr>
        <w:t>[</w:t>
      </w:r>
      <w:r w:rsidR="00B0033B">
        <w:rPr>
          <w:rFonts w:ascii="Times New Roman" w:hAnsi="Times New Roman" w:cs="Times New Roman"/>
          <w:sz w:val="24"/>
          <w:szCs w:val="24"/>
          <w:vertAlign w:val="superscript"/>
        </w:rPr>
        <w:t>1</w:t>
      </w:r>
      <w:r w:rsidR="00483E91">
        <w:rPr>
          <w:rFonts w:ascii="Times New Roman" w:hAnsi="Times New Roman" w:cs="Times New Roman"/>
          <w:sz w:val="24"/>
          <w:szCs w:val="24"/>
          <w:vertAlign w:val="superscript"/>
        </w:rPr>
        <w:t>4</w:t>
      </w:r>
      <w:r w:rsidR="00B0033B" w:rsidRPr="00AE08F2">
        <w:rPr>
          <w:rFonts w:ascii="Times New Roman" w:hAnsi="Times New Roman" w:cs="Times New Roman"/>
          <w:sz w:val="24"/>
          <w:szCs w:val="24"/>
          <w:vertAlign w:val="superscript"/>
        </w:rPr>
        <w:t>]</w:t>
      </w:r>
      <w:r w:rsidR="000503A4">
        <w:rPr>
          <w:rFonts w:ascii="Times New Roman" w:hAnsi="Times New Roman" w:cs="Times New Roman" w:hint="eastAsia"/>
          <w:sz w:val="24"/>
          <w:szCs w:val="24"/>
        </w:rPr>
        <w:t>。基于当前电力系统的发展，基于边缘计算的配用电通信网主要有以下三</w:t>
      </w:r>
      <w:r w:rsidR="003E3C35">
        <w:rPr>
          <w:rFonts w:ascii="Times New Roman" w:hAnsi="Times New Roman" w:cs="Times New Roman" w:hint="eastAsia"/>
          <w:sz w:val="24"/>
          <w:szCs w:val="24"/>
        </w:rPr>
        <w:t>大功能</w:t>
      </w:r>
      <w:r w:rsidR="000503A4">
        <w:rPr>
          <w:rFonts w:ascii="Times New Roman" w:hAnsi="Times New Roman" w:cs="Times New Roman" w:hint="eastAsia"/>
          <w:sz w:val="24"/>
          <w:szCs w:val="24"/>
        </w:rPr>
        <w:t>。</w:t>
      </w:r>
    </w:p>
    <w:p w14:paraId="408D4368" w14:textId="229AAB7A" w:rsidR="004A7FA7" w:rsidRDefault="003E3C35" w:rsidP="004A7FA7">
      <w:pPr>
        <w:pStyle w:val="aa"/>
        <w:numPr>
          <w:ilvl w:val="0"/>
          <w:numId w:val="30"/>
        </w:numPr>
        <w:spacing w:line="400" w:lineRule="exact"/>
        <w:ind w:firstLineChars="0"/>
        <w:rPr>
          <w:rFonts w:ascii="Times New Roman" w:hAnsi="Times New Roman"/>
          <w:sz w:val="24"/>
          <w:szCs w:val="24"/>
        </w:rPr>
      </w:pPr>
      <w:r>
        <w:rPr>
          <w:rFonts w:ascii="Times New Roman" w:hAnsi="Times New Roman" w:hint="eastAsia"/>
          <w:sz w:val="24"/>
          <w:szCs w:val="24"/>
        </w:rPr>
        <w:t>互联互通</w:t>
      </w:r>
      <w:r w:rsidR="000503A4">
        <w:rPr>
          <w:rFonts w:ascii="Times New Roman" w:hAnsi="Times New Roman" w:hint="eastAsia"/>
          <w:sz w:val="24"/>
          <w:szCs w:val="24"/>
        </w:rPr>
        <w:t>。</w:t>
      </w:r>
      <w:r w:rsidR="004A7FA7">
        <w:rPr>
          <w:rFonts w:ascii="Times New Roman" w:hAnsi="Times New Roman" w:hint="eastAsia"/>
          <w:sz w:val="24"/>
          <w:szCs w:val="24"/>
        </w:rPr>
        <w:t>电力系统庞大，分支较多，如：分布式微电网的接入、电动汽车及充电桩的出现。具有边缘计算能力的节点可以有效地连接各种异构设备、系统、网络，承担</w:t>
      </w:r>
      <w:r>
        <w:rPr>
          <w:rFonts w:ascii="Times New Roman" w:hAnsi="Times New Roman" w:hint="eastAsia"/>
          <w:sz w:val="24"/>
          <w:szCs w:val="24"/>
        </w:rPr>
        <w:t>数据传输、分发、聚合等功能。</w:t>
      </w:r>
    </w:p>
    <w:p w14:paraId="58A1FA3F" w14:textId="54C4898F" w:rsidR="008C7239" w:rsidRDefault="003E3C35" w:rsidP="004A7FA7">
      <w:pPr>
        <w:pStyle w:val="aa"/>
        <w:numPr>
          <w:ilvl w:val="0"/>
          <w:numId w:val="30"/>
        </w:numPr>
        <w:spacing w:line="400" w:lineRule="exact"/>
        <w:ind w:firstLineChars="0"/>
        <w:rPr>
          <w:rFonts w:ascii="Times New Roman" w:hAnsi="Times New Roman"/>
          <w:sz w:val="24"/>
          <w:szCs w:val="24"/>
        </w:rPr>
      </w:pPr>
      <w:r>
        <w:rPr>
          <w:rFonts w:ascii="Times New Roman" w:hAnsi="Times New Roman" w:hint="eastAsia"/>
          <w:sz w:val="24"/>
          <w:szCs w:val="24"/>
        </w:rPr>
        <w:t>智能</w:t>
      </w:r>
      <w:r w:rsidR="008C7239">
        <w:rPr>
          <w:rFonts w:ascii="Times New Roman" w:hAnsi="Times New Roman" w:hint="eastAsia"/>
          <w:sz w:val="24"/>
          <w:szCs w:val="24"/>
        </w:rPr>
        <w:t>分析。边缘计算运行在用户侧，对采集到的用户数据进行实时的</w:t>
      </w:r>
      <w:r w:rsidR="00662133">
        <w:rPr>
          <w:rFonts w:ascii="Times New Roman" w:hAnsi="Times New Roman" w:hint="eastAsia"/>
          <w:sz w:val="24"/>
          <w:szCs w:val="24"/>
        </w:rPr>
        <w:t>处理和</w:t>
      </w:r>
      <w:r w:rsidR="008C7239">
        <w:rPr>
          <w:rFonts w:ascii="Times New Roman" w:hAnsi="Times New Roman" w:hint="eastAsia"/>
          <w:sz w:val="24"/>
          <w:szCs w:val="24"/>
        </w:rPr>
        <w:t>分析，进而影响网络整体决策</w:t>
      </w:r>
      <w:r w:rsidR="00662133">
        <w:rPr>
          <w:rFonts w:ascii="Times New Roman" w:hAnsi="Times New Roman" w:hint="eastAsia"/>
          <w:sz w:val="24"/>
          <w:szCs w:val="24"/>
        </w:rPr>
        <w:t>。</w:t>
      </w:r>
      <w:r w:rsidR="008C7239">
        <w:rPr>
          <w:rFonts w:ascii="Times New Roman" w:hAnsi="Times New Roman" w:hint="eastAsia"/>
          <w:sz w:val="24"/>
          <w:szCs w:val="24"/>
        </w:rPr>
        <w:t>如根据不同区域</w:t>
      </w:r>
      <w:r w:rsidR="00662133">
        <w:rPr>
          <w:rFonts w:ascii="Times New Roman" w:hAnsi="Times New Roman" w:hint="eastAsia"/>
          <w:sz w:val="24"/>
          <w:szCs w:val="24"/>
        </w:rPr>
        <w:t>当前</w:t>
      </w:r>
      <w:r w:rsidR="008C7239">
        <w:rPr>
          <w:rFonts w:ascii="Times New Roman" w:hAnsi="Times New Roman" w:hint="eastAsia"/>
          <w:sz w:val="24"/>
          <w:szCs w:val="24"/>
        </w:rPr>
        <w:t>用电情况</w:t>
      </w:r>
      <w:r w:rsidR="00662133">
        <w:rPr>
          <w:rFonts w:ascii="Times New Roman" w:hAnsi="Times New Roman" w:hint="eastAsia"/>
          <w:sz w:val="24"/>
          <w:szCs w:val="24"/>
        </w:rPr>
        <w:t>，干预和调整</w:t>
      </w:r>
      <w:r w:rsidR="008C7239">
        <w:rPr>
          <w:rFonts w:ascii="Times New Roman" w:hAnsi="Times New Roman" w:hint="eastAsia"/>
          <w:sz w:val="24"/>
          <w:szCs w:val="24"/>
        </w:rPr>
        <w:t>电能</w:t>
      </w:r>
      <w:r w:rsidR="00662133">
        <w:rPr>
          <w:rFonts w:ascii="Times New Roman" w:hAnsi="Times New Roman" w:hint="eastAsia"/>
          <w:sz w:val="24"/>
          <w:szCs w:val="24"/>
        </w:rPr>
        <w:t>的分配及生产。对于时延敏感的业务，边缘节点承担分析任务，并提供相应服务；对于数据敏感的业务，边缘节点对采集到的数据进行预处理，</w:t>
      </w:r>
      <w:r w:rsidR="00D6621A">
        <w:rPr>
          <w:rFonts w:ascii="Times New Roman" w:hAnsi="Times New Roman" w:hint="eastAsia"/>
          <w:sz w:val="24"/>
          <w:szCs w:val="24"/>
        </w:rPr>
        <w:t>减少数据传输量，降低云计算中心计算压力。</w:t>
      </w:r>
    </w:p>
    <w:p w14:paraId="421D8057" w14:textId="0A221590" w:rsidR="004A7FA7" w:rsidRDefault="008C7239" w:rsidP="008C7239">
      <w:pPr>
        <w:pStyle w:val="aa"/>
        <w:spacing w:line="400" w:lineRule="exact"/>
        <w:ind w:left="1200" w:firstLineChars="0" w:firstLine="0"/>
        <w:rPr>
          <w:rFonts w:ascii="Times New Roman" w:hAnsi="Times New Roman"/>
          <w:sz w:val="24"/>
          <w:szCs w:val="24"/>
        </w:rPr>
      </w:pPr>
      <w:r>
        <w:rPr>
          <w:rFonts w:ascii="Times New Roman" w:hAnsi="Times New Roman" w:hint="eastAsia"/>
          <w:sz w:val="24"/>
          <w:szCs w:val="24"/>
        </w:rPr>
        <w:t>由其一些对通信时延要求较高的业务，</w:t>
      </w:r>
    </w:p>
    <w:p w14:paraId="4B4B7DAF" w14:textId="60E56E54" w:rsidR="000503A4" w:rsidRPr="009C009F" w:rsidRDefault="008C7239" w:rsidP="009C009F">
      <w:pPr>
        <w:pStyle w:val="aa"/>
        <w:numPr>
          <w:ilvl w:val="0"/>
          <w:numId w:val="30"/>
        </w:numPr>
        <w:spacing w:line="400" w:lineRule="exact"/>
        <w:ind w:firstLineChars="0"/>
        <w:rPr>
          <w:rFonts w:ascii="Times New Roman" w:hAnsi="Times New Roman"/>
          <w:sz w:val="24"/>
          <w:szCs w:val="24"/>
        </w:rPr>
      </w:pPr>
      <w:r>
        <w:rPr>
          <w:rFonts w:ascii="Times New Roman" w:hAnsi="Times New Roman" w:hint="eastAsia"/>
          <w:sz w:val="24"/>
          <w:szCs w:val="24"/>
        </w:rPr>
        <w:t>自主决策。</w:t>
      </w:r>
      <w:r w:rsidR="00D6621A">
        <w:rPr>
          <w:rFonts w:ascii="Times New Roman" w:hAnsi="Times New Roman" w:hint="eastAsia"/>
          <w:sz w:val="24"/>
          <w:szCs w:val="24"/>
        </w:rPr>
        <w:t>随着</w:t>
      </w:r>
      <w:r w:rsidR="009C009F">
        <w:rPr>
          <w:rFonts w:ascii="Times New Roman" w:hAnsi="Times New Roman" w:hint="eastAsia"/>
          <w:sz w:val="24"/>
          <w:szCs w:val="24"/>
        </w:rPr>
        <w:t>软、硬件技术的不断发展，</w:t>
      </w:r>
      <w:r w:rsidR="00D6621A">
        <w:rPr>
          <w:rFonts w:ascii="Times New Roman" w:hAnsi="Times New Roman" w:hint="eastAsia"/>
          <w:sz w:val="24"/>
          <w:szCs w:val="24"/>
        </w:rPr>
        <w:t>边缘</w:t>
      </w:r>
      <w:r w:rsidR="009C009F">
        <w:rPr>
          <w:rFonts w:ascii="Times New Roman" w:hAnsi="Times New Roman" w:hint="eastAsia"/>
          <w:sz w:val="24"/>
          <w:szCs w:val="24"/>
        </w:rPr>
        <w:t>节点计算能力增强，具有更高的业务能力，不仅可以</w:t>
      </w:r>
      <w:r w:rsidR="009C009F" w:rsidRPr="009C009F">
        <w:rPr>
          <w:rFonts w:ascii="Times New Roman" w:hAnsi="Times New Roman" w:hint="eastAsia"/>
          <w:sz w:val="24"/>
          <w:szCs w:val="24"/>
        </w:rPr>
        <w:t>分担计算任务，也可以</w:t>
      </w:r>
      <w:r w:rsidR="009C009F">
        <w:rPr>
          <w:rFonts w:ascii="Times New Roman" w:hAnsi="Times New Roman" w:hint="eastAsia"/>
          <w:sz w:val="24"/>
          <w:szCs w:val="24"/>
        </w:rPr>
        <w:t>根据数据分析的结果对组网方式、路由结构进改变，实现网络边缘的自主化，提高网络的自适应能力。</w:t>
      </w:r>
    </w:p>
    <w:p w14:paraId="01E1D276" w14:textId="5D9ECAEA" w:rsidR="001A42FF" w:rsidRDefault="009C009F" w:rsidP="00FC0AF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针对配用电通信网络规模大、分支多、结构复杂等特点，</w:t>
      </w:r>
      <w:r w:rsidR="00FC0AF6">
        <w:rPr>
          <w:rFonts w:ascii="Times New Roman" w:hAnsi="Times New Roman" w:cs="Times New Roman" w:hint="eastAsia"/>
          <w:sz w:val="24"/>
          <w:szCs w:val="24"/>
        </w:rPr>
        <w:t>边缘计算在网络边缘侧融合网络规划、计算、存储等功能，为用户和电网企业提供智能服务，展现出巨大的优势和发展潜力</w:t>
      </w:r>
      <w:r w:rsidR="00CA6AB0" w:rsidRPr="00AE08F2">
        <w:rPr>
          <w:rFonts w:ascii="Times New Roman" w:hAnsi="Times New Roman" w:cs="Times New Roman"/>
          <w:sz w:val="24"/>
          <w:szCs w:val="24"/>
          <w:vertAlign w:val="superscript"/>
        </w:rPr>
        <w:t>[</w:t>
      </w:r>
      <w:r w:rsidR="00CA6AB0">
        <w:rPr>
          <w:rFonts w:ascii="Times New Roman" w:hAnsi="Times New Roman" w:cs="Times New Roman"/>
          <w:sz w:val="24"/>
          <w:szCs w:val="24"/>
          <w:vertAlign w:val="superscript"/>
        </w:rPr>
        <w:t>1</w:t>
      </w:r>
      <w:r w:rsidR="000E2DE8">
        <w:rPr>
          <w:rFonts w:ascii="Times New Roman" w:hAnsi="Times New Roman" w:cs="Times New Roman"/>
          <w:sz w:val="24"/>
          <w:szCs w:val="24"/>
          <w:vertAlign w:val="superscript"/>
        </w:rPr>
        <w:t>5</w:t>
      </w:r>
      <w:r w:rsidR="00CA6AB0" w:rsidRPr="00AE08F2">
        <w:rPr>
          <w:rFonts w:ascii="Times New Roman" w:hAnsi="Times New Roman" w:cs="Times New Roman"/>
          <w:sz w:val="24"/>
          <w:szCs w:val="24"/>
          <w:vertAlign w:val="superscript"/>
        </w:rPr>
        <w:t>]</w:t>
      </w:r>
      <w:r w:rsidR="00FC0AF6">
        <w:rPr>
          <w:rFonts w:ascii="Times New Roman" w:hAnsi="Times New Roman" w:cs="Times New Roman" w:hint="eastAsia"/>
          <w:sz w:val="24"/>
          <w:szCs w:val="24"/>
        </w:rPr>
        <w:t>。</w:t>
      </w:r>
    </w:p>
    <w:p w14:paraId="4A7C09CC" w14:textId="1A7141C0" w:rsidR="00FC0AF6" w:rsidRDefault="00E87447" w:rsidP="00FC0AF6">
      <w:pPr>
        <w:pStyle w:val="2"/>
        <w:rPr>
          <w:rFonts w:ascii="Times New Roman" w:eastAsia="黑体" w:hAnsi="Times New Roman" w:cs="Times New Roman"/>
          <w:b w:val="0"/>
          <w:sz w:val="28"/>
          <w:szCs w:val="28"/>
        </w:rPr>
      </w:pPr>
      <w:bookmarkStart w:id="47" w:name="_Toc881662"/>
      <w:r w:rsidRPr="00E26031">
        <w:rPr>
          <w:rFonts w:ascii="Times New Roman" w:eastAsia="黑体" w:hAnsi="Times New Roman" w:cs="Times New Roman"/>
          <w:b w:val="0"/>
          <w:sz w:val="28"/>
          <w:szCs w:val="28"/>
        </w:rPr>
        <w:t>2.</w:t>
      </w:r>
      <w:r w:rsidR="00C83CC8" w:rsidRPr="00E26031">
        <w:rPr>
          <w:rFonts w:ascii="Times New Roman" w:eastAsia="黑体" w:hAnsi="Times New Roman" w:cs="Times New Roman"/>
          <w:b w:val="0"/>
          <w:sz w:val="28"/>
          <w:szCs w:val="28"/>
        </w:rPr>
        <w:t>3</w:t>
      </w:r>
      <w:r w:rsidRPr="00E26031">
        <w:rPr>
          <w:rFonts w:ascii="Times New Roman" w:eastAsia="黑体" w:hAnsi="Times New Roman" w:cs="Times New Roman"/>
          <w:b w:val="0"/>
          <w:sz w:val="28"/>
          <w:szCs w:val="28"/>
        </w:rPr>
        <w:t xml:space="preserve"> </w:t>
      </w:r>
      <w:r w:rsidR="00E9483B" w:rsidRPr="00E9483B">
        <w:rPr>
          <w:rFonts w:ascii="Times New Roman" w:eastAsia="黑体" w:hAnsi="Times New Roman" w:cs="Times New Roman" w:hint="eastAsia"/>
          <w:b w:val="0"/>
          <w:sz w:val="28"/>
          <w:szCs w:val="28"/>
        </w:rPr>
        <w:t>配用电通信网路由机制</w:t>
      </w:r>
      <w:r w:rsidR="00E9483B">
        <w:rPr>
          <w:rFonts w:ascii="Times New Roman" w:eastAsia="黑体" w:hAnsi="Times New Roman" w:cs="Times New Roman" w:hint="eastAsia"/>
          <w:b w:val="0"/>
          <w:sz w:val="28"/>
          <w:szCs w:val="28"/>
        </w:rPr>
        <w:t>研究现状</w:t>
      </w:r>
      <w:r w:rsidR="00FC0AF6">
        <w:rPr>
          <w:rFonts w:ascii="Times New Roman" w:eastAsia="黑体" w:hAnsi="Times New Roman" w:cs="Times New Roman" w:hint="eastAsia"/>
          <w:b w:val="0"/>
          <w:sz w:val="28"/>
          <w:szCs w:val="28"/>
        </w:rPr>
        <w:t>及存在的问题</w:t>
      </w:r>
      <w:bookmarkEnd w:id="47"/>
    </w:p>
    <w:p w14:paraId="5F30CA64" w14:textId="0B1752E5" w:rsidR="007751A0" w:rsidRDefault="0004202B" w:rsidP="00FC0AF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随着</w:t>
      </w:r>
      <w:r w:rsidR="003938BF">
        <w:rPr>
          <w:rFonts w:ascii="Times New Roman" w:hAnsi="Times New Roman" w:cs="Times New Roman" w:hint="eastAsia"/>
          <w:sz w:val="24"/>
          <w:szCs w:val="24"/>
        </w:rPr>
        <w:t>大量分布式</w:t>
      </w:r>
      <w:r>
        <w:rPr>
          <w:rFonts w:ascii="Times New Roman" w:hAnsi="Times New Roman" w:cs="Times New Roman" w:hint="eastAsia"/>
          <w:sz w:val="24"/>
          <w:szCs w:val="24"/>
        </w:rPr>
        <w:t>能源、智能用电设备、电动汽车及充电桩等设施不断接入配电网和用电网，配用电网络发生了巨大的改变。首先，网络结构变得复杂</w:t>
      </w:r>
      <w:r w:rsidR="00A23B42">
        <w:rPr>
          <w:rFonts w:ascii="Times New Roman" w:hAnsi="Times New Roman" w:cs="Times New Roman" w:hint="eastAsia"/>
          <w:sz w:val="24"/>
          <w:szCs w:val="24"/>
        </w:rPr>
        <w:t>，规模扩大，分支增多，设备的流动性也变大；其次，通信方式是双向的、交互的，用户、充电桩等新型装置不仅是电能的消费者，也是电能的</w:t>
      </w:r>
      <w:r w:rsidR="00E10247">
        <w:rPr>
          <w:rFonts w:ascii="Times New Roman" w:hAnsi="Times New Roman" w:cs="Times New Roman" w:hint="eastAsia"/>
          <w:sz w:val="24"/>
          <w:szCs w:val="24"/>
        </w:rPr>
        <w:t>生产者，</w:t>
      </w:r>
      <w:r w:rsidR="00A23B42">
        <w:rPr>
          <w:rFonts w:ascii="Times New Roman" w:hAnsi="Times New Roman" w:cs="Times New Roman" w:hint="eastAsia"/>
          <w:sz w:val="24"/>
          <w:szCs w:val="24"/>
        </w:rPr>
        <w:t>产生的电能除了供给自身</w:t>
      </w:r>
      <w:r w:rsidR="00E10247">
        <w:rPr>
          <w:rFonts w:ascii="Times New Roman" w:hAnsi="Times New Roman" w:cs="Times New Roman" w:hint="eastAsia"/>
          <w:sz w:val="24"/>
          <w:szCs w:val="24"/>
        </w:rPr>
        <w:t>以</w:t>
      </w:r>
      <w:r w:rsidR="00A23B42">
        <w:rPr>
          <w:rFonts w:ascii="Times New Roman" w:hAnsi="Times New Roman" w:cs="Times New Roman" w:hint="eastAsia"/>
          <w:sz w:val="24"/>
          <w:szCs w:val="24"/>
        </w:rPr>
        <w:t>外，也可以将多余的部分输送到电网中，电网和用户之间需要构建实时、快速的信息通道；最后，通信</w:t>
      </w:r>
      <w:r w:rsidR="000002C5">
        <w:rPr>
          <w:rFonts w:ascii="Times New Roman" w:hAnsi="Times New Roman" w:cs="Times New Roman" w:hint="eastAsia"/>
          <w:sz w:val="24"/>
          <w:szCs w:val="24"/>
        </w:rPr>
        <w:t>质量要求提高</w:t>
      </w:r>
      <w:r w:rsidR="00E10247">
        <w:rPr>
          <w:rFonts w:ascii="Times New Roman" w:hAnsi="Times New Roman" w:cs="Times New Roman" w:hint="eastAsia"/>
          <w:sz w:val="24"/>
          <w:szCs w:val="24"/>
        </w:rPr>
        <w:t>，</w:t>
      </w:r>
      <w:r w:rsidR="000002C5">
        <w:rPr>
          <w:rFonts w:ascii="Times New Roman" w:hAnsi="Times New Roman" w:cs="Times New Roman" w:hint="eastAsia"/>
          <w:sz w:val="24"/>
          <w:szCs w:val="24"/>
        </w:rPr>
        <w:t>网络</w:t>
      </w:r>
      <w:r w:rsidR="00D84CDC">
        <w:rPr>
          <w:rFonts w:ascii="Times New Roman" w:hAnsi="Times New Roman" w:cs="Times New Roman" w:hint="eastAsia"/>
          <w:sz w:val="24"/>
          <w:szCs w:val="24"/>
        </w:rPr>
        <w:t>的</w:t>
      </w:r>
      <w:r w:rsidR="000002C5">
        <w:rPr>
          <w:rFonts w:ascii="Times New Roman" w:hAnsi="Times New Roman" w:cs="Times New Roman" w:hint="eastAsia"/>
          <w:sz w:val="24"/>
          <w:szCs w:val="24"/>
        </w:rPr>
        <w:t>稳定性和</w:t>
      </w:r>
      <w:r w:rsidR="00D92AEB">
        <w:rPr>
          <w:rFonts w:ascii="Times New Roman" w:hAnsi="Times New Roman" w:cs="Times New Roman" w:hint="eastAsia"/>
          <w:sz w:val="24"/>
          <w:szCs w:val="24"/>
        </w:rPr>
        <w:t>扩展</w:t>
      </w:r>
      <w:r w:rsidR="000002C5">
        <w:rPr>
          <w:rFonts w:ascii="Times New Roman" w:hAnsi="Times New Roman" w:cs="Times New Roman" w:hint="eastAsia"/>
          <w:sz w:val="24"/>
          <w:szCs w:val="24"/>
        </w:rPr>
        <w:t>性有待增强</w:t>
      </w:r>
      <w:r w:rsidR="00EF3BF7" w:rsidRPr="00AE08F2">
        <w:rPr>
          <w:rFonts w:ascii="Times New Roman" w:hAnsi="Times New Roman" w:cs="Times New Roman"/>
          <w:sz w:val="24"/>
          <w:szCs w:val="24"/>
          <w:vertAlign w:val="superscript"/>
        </w:rPr>
        <w:t>[</w:t>
      </w:r>
      <w:r w:rsidR="00EF3BF7">
        <w:rPr>
          <w:rFonts w:ascii="Times New Roman" w:hAnsi="Times New Roman" w:cs="Times New Roman"/>
          <w:sz w:val="24"/>
          <w:szCs w:val="24"/>
          <w:vertAlign w:val="superscript"/>
        </w:rPr>
        <w:t>1</w:t>
      </w:r>
      <w:r w:rsidR="000E2DE8">
        <w:rPr>
          <w:rFonts w:ascii="Times New Roman" w:hAnsi="Times New Roman" w:cs="Times New Roman"/>
          <w:sz w:val="24"/>
          <w:szCs w:val="24"/>
          <w:vertAlign w:val="superscript"/>
        </w:rPr>
        <w:t>6</w:t>
      </w:r>
      <w:r w:rsidR="00EF3BF7" w:rsidRPr="00AE08F2">
        <w:rPr>
          <w:rFonts w:ascii="Times New Roman" w:hAnsi="Times New Roman" w:cs="Times New Roman"/>
          <w:sz w:val="24"/>
          <w:szCs w:val="24"/>
          <w:vertAlign w:val="superscript"/>
        </w:rPr>
        <w:t>]</w:t>
      </w:r>
      <w:r w:rsidR="000002C5">
        <w:rPr>
          <w:rFonts w:ascii="Times New Roman" w:hAnsi="Times New Roman" w:cs="Times New Roman" w:hint="eastAsia"/>
          <w:sz w:val="24"/>
          <w:szCs w:val="24"/>
        </w:rPr>
        <w:t>。因此，配用电通信网络的路由机制应考虑到当前情况和未来发展的需求。</w:t>
      </w:r>
    </w:p>
    <w:p w14:paraId="3128827C" w14:textId="732B6E74" w:rsidR="0064587D" w:rsidRPr="0064587D" w:rsidRDefault="0064587D" w:rsidP="0064587D">
      <w:pPr>
        <w:pStyle w:val="3"/>
        <w:rPr>
          <w:rFonts w:ascii="Times New Roman" w:eastAsia="黑体" w:hAnsi="Times New Roman" w:cs="Times New Roman"/>
          <w:b w:val="0"/>
          <w:sz w:val="24"/>
          <w:szCs w:val="24"/>
        </w:rPr>
      </w:pPr>
      <w:bookmarkStart w:id="48" w:name="_Toc881663"/>
      <w:r w:rsidRPr="00E26031">
        <w:rPr>
          <w:rFonts w:ascii="Times New Roman" w:eastAsia="黑体" w:hAnsi="Times New Roman" w:cs="Times New Roman"/>
          <w:b w:val="0"/>
          <w:sz w:val="24"/>
          <w:szCs w:val="24"/>
        </w:rPr>
        <w:lastRenderedPageBreak/>
        <w:t>2.</w:t>
      </w:r>
      <w:r>
        <w:rPr>
          <w:rFonts w:ascii="Times New Roman" w:eastAsia="黑体" w:hAnsi="Times New Roman" w:cs="Times New Roman"/>
          <w:b w:val="0"/>
          <w:sz w:val="24"/>
          <w:szCs w:val="24"/>
        </w:rPr>
        <w:t>3</w:t>
      </w:r>
      <w:r w:rsidRPr="00E26031">
        <w:rPr>
          <w:rFonts w:ascii="Times New Roman" w:eastAsia="黑体" w:hAnsi="Times New Roman" w:cs="Times New Roman"/>
          <w:b w:val="0"/>
          <w:sz w:val="24"/>
          <w:szCs w:val="24"/>
        </w:rPr>
        <w:t>.</w:t>
      </w:r>
      <w:r>
        <w:rPr>
          <w:rFonts w:ascii="Times New Roman" w:eastAsia="黑体" w:hAnsi="Times New Roman" w:cs="Times New Roman"/>
          <w:b w:val="0"/>
          <w:sz w:val="24"/>
          <w:szCs w:val="24"/>
        </w:rPr>
        <w:t>1</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基于</w:t>
      </w:r>
      <w:r w:rsidR="00696EFF">
        <w:rPr>
          <w:rFonts w:ascii="Times New Roman" w:eastAsia="黑体" w:hAnsi="Times New Roman" w:cs="Times New Roman" w:hint="eastAsia"/>
          <w:b w:val="0"/>
          <w:sz w:val="24"/>
          <w:szCs w:val="24"/>
        </w:rPr>
        <w:t>CCN</w:t>
      </w:r>
      <w:r w:rsidR="008C7843">
        <w:rPr>
          <w:rFonts w:ascii="Times New Roman" w:eastAsia="黑体" w:hAnsi="Times New Roman" w:cs="Times New Roman" w:hint="eastAsia"/>
          <w:b w:val="0"/>
          <w:sz w:val="24"/>
          <w:szCs w:val="24"/>
        </w:rPr>
        <w:t>架构</w:t>
      </w:r>
      <w:r w:rsidRPr="00581912">
        <w:rPr>
          <w:rFonts w:ascii="Times New Roman" w:eastAsia="黑体" w:hAnsi="Times New Roman" w:cs="Times New Roman" w:hint="eastAsia"/>
          <w:b w:val="0"/>
          <w:sz w:val="24"/>
          <w:szCs w:val="24"/>
        </w:rPr>
        <w:t>的配用电通信网络路由机制</w:t>
      </w:r>
      <w:bookmarkEnd w:id="48"/>
    </w:p>
    <w:p w14:paraId="31D5E9F4" w14:textId="21419588" w:rsidR="00D84CDC" w:rsidRDefault="00697110" w:rsidP="00FC0AF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sidR="009E0844">
        <w:rPr>
          <w:rFonts w:ascii="Times New Roman" w:hAnsi="Times New Roman" w:cs="Times New Roman" w:hint="eastAsia"/>
          <w:sz w:val="24"/>
          <w:szCs w:val="24"/>
        </w:rPr>
        <w:t>配用电通信网</w:t>
      </w:r>
      <w:r>
        <w:rPr>
          <w:rFonts w:ascii="Times New Roman" w:hAnsi="Times New Roman" w:cs="Times New Roman" w:hint="eastAsia"/>
          <w:sz w:val="24"/>
          <w:szCs w:val="24"/>
        </w:rPr>
        <w:t>络大多采用的是专网构建模式，网络层采用的基于</w:t>
      </w:r>
      <w:r>
        <w:rPr>
          <w:rFonts w:ascii="Times New Roman" w:hAnsi="Times New Roman" w:cs="Times New Roman" w:hint="eastAsia"/>
          <w:sz w:val="24"/>
          <w:szCs w:val="24"/>
        </w:rPr>
        <w:t>TCP</w:t>
      </w:r>
      <w:r>
        <w:rPr>
          <w:rFonts w:ascii="Times New Roman" w:hAnsi="Times New Roman" w:cs="Times New Roman"/>
          <w:sz w:val="24"/>
          <w:szCs w:val="24"/>
        </w:rPr>
        <w:t>/IP</w:t>
      </w:r>
      <w:r w:rsidR="00D84CDC">
        <w:rPr>
          <w:rFonts w:ascii="Times New Roman" w:hAnsi="Times New Roman" w:cs="Times New Roman" w:hint="eastAsia"/>
          <w:sz w:val="24"/>
          <w:szCs w:val="24"/>
        </w:rPr>
        <w:t>架构</w:t>
      </w:r>
      <w:r>
        <w:rPr>
          <w:rFonts w:ascii="Times New Roman" w:hAnsi="Times New Roman" w:cs="Times New Roman" w:hint="eastAsia"/>
          <w:sz w:val="24"/>
          <w:szCs w:val="24"/>
        </w:rPr>
        <w:t>，</w:t>
      </w:r>
      <w:r w:rsidR="00D84CDC">
        <w:rPr>
          <w:rFonts w:ascii="Times New Roman" w:hAnsi="Times New Roman" w:cs="Times New Roman" w:hint="eastAsia"/>
          <w:sz w:val="24"/>
          <w:szCs w:val="24"/>
        </w:rPr>
        <w:t>随着智能电网中新型设备和新型应用的出现和发展，这种基础架构暴露出许多切实的问题。</w:t>
      </w:r>
    </w:p>
    <w:p w14:paraId="15BFE133" w14:textId="1275533C" w:rsidR="00697110" w:rsidRPr="00E831CF" w:rsidRDefault="00D84CDC" w:rsidP="00E831CF">
      <w:pPr>
        <w:pStyle w:val="aa"/>
        <w:numPr>
          <w:ilvl w:val="0"/>
          <w:numId w:val="31"/>
        </w:numPr>
        <w:spacing w:line="400" w:lineRule="exact"/>
        <w:ind w:firstLineChars="0"/>
        <w:rPr>
          <w:rFonts w:ascii="Times New Roman" w:hAnsi="Times New Roman"/>
          <w:sz w:val="24"/>
          <w:szCs w:val="24"/>
        </w:rPr>
      </w:pPr>
      <w:r w:rsidRPr="00E831CF">
        <w:rPr>
          <w:rFonts w:ascii="Times New Roman" w:hAnsi="Times New Roman" w:hint="eastAsia"/>
          <w:sz w:val="24"/>
          <w:szCs w:val="24"/>
        </w:rPr>
        <w:t>TCP</w:t>
      </w:r>
      <w:r w:rsidRPr="00E831CF">
        <w:rPr>
          <w:rFonts w:ascii="Times New Roman" w:hAnsi="Times New Roman"/>
          <w:sz w:val="24"/>
          <w:szCs w:val="24"/>
        </w:rPr>
        <w:t>/IP</w:t>
      </w:r>
      <w:r w:rsidRPr="00E831CF">
        <w:rPr>
          <w:rFonts w:ascii="Times New Roman" w:hAnsi="Times New Roman" w:hint="eastAsia"/>
          <w:sz w:val="24"/>
          <w:szCs w:val="24"/>
        </w:rPr>
        <w:t>是一种端</w:t>
      </w:r>
      <w:r w:rsidRPr="00E831CF">
        <w:rPr>
          <w:rFonts w:ascii="Times New Roman" w:hAnsi="Times New Roman" w:hint="eastAsia"/>
          <w:sz w:val="24"/>
          <w:szCs w:val="24"/>
        </w:rPr>
        <w:t>-</w:t>
      </w:r>
      <w:r w:rsidRPr="00E831CF">
        <w:rPr>
          <w:rFonts w:ascii="Times New Roman" w:hAnsi="Times New Roman" w:hint="eastAsia"/>
          <w:sz w:val="24"/>
          <w:szCs w:val="24"/>
        </w:rPr>
        <w:t>端通信模式，旨在建立网络中两个通信节点之间的连接关系。</w:t>
      </w:r>
      <w:r w:rsidR="00923483" w:rsidRPr="00E831CF">
        <w:rPr>
          <w:rFonts w:ascii="Times New Roman" w:hAnsi="Times New Roman" w:hint="eastAsia"/>
          <w:sz w:val="24"/>
          <w:szCs w:val="24"/>
        </w:rPr>
        <w:t>而在配用电通信网中，通信模式会根据应用业务的变化而变化。如：在智能</w:t>
      </w:r>
      <w:r w:rsidR="006677A2" w:rsidRPr="00E831CF">
        <w:rPr>
          <w:rFonts w:ascii="Times New Roman" w:hAnsi="Times New Roman" w:hint="eastAsia"/>
          <w:sz w:val="24"/>
          <w:szCs w:val="24"/>
        </w:rPr>
        <w:t>电表等计量基础设施中，</w:t>
      </w:r>
      <w:r w:rsidR="0057376B" w:rsidRPr="00E831CF">
        <w:rPr>
          <w:rFonts w:ascii="Times New Roman" w:hAnsi="Times New Roman" w:hint="eastAsia"/>
          <w:sz w:val="24"/>
          <w:szCs w:val="24"/>
        </w:rPr>
        <w:t>数据流动的方向是从网络边缘采集节点到网络高层控制中心；在家庭能源管理应用中，数据的流动方向是从控制中心向边缘节点下发命令；在需求响应管理应用中，控制中心定期接收用户当前用电情况，经过分析后定期下发能源定价。因此，配用电网中的传感器等设备并不需要始终处于可唤醒的状态、等待着网络连接请求</w:t>
      </w:r>
      <w:r w:rsidR="00EF3BF7" w:rsidRPr="00AE08F2">
        <w:rPr>
          <w:rFonts w:ascii="Times New Roman" w:hAnsi="Times New Roman"/>
          <w:sz w:val="24"/>
          <w:szCs w:val="24"/>
          <w:vertAlign w:val="superscript"/>
        </w:rPr>
        <w:t>[</w:t>
      </w:r>
      <w:r w:rsidR="00EF3BF7">
        <w:rPr>
          <w:rFonts w:ascii="Times New Roman" w:hAnsi="Times New Roman"/>
          <w:sz w:val="24"/>
          <w:szCs w:val="24"/>
          <w:vertAlign w:val="superscript"/>
        </w:rPr>
        <w:t>1</w:t>
      </w:r>
      <w:r w:rsidR="000E2DE8">
        <w:rPr>
          <w:rFonts w:ascii="Times New Roman" w:hAnsi="Times New Roman"/>
          <w:sz w:val="24"/>
          <w:szCs w:val="24"/>
          <w:vertAlign w:val="superscript"/>
        </w:rPr>
        <w:t>7</w:t>
      </w:r>
      <w:r w:rsidR="00EF3BF7" w:rsidRPr="00AE08F2">
        <w:rPr>
          <w:rFonts w:ascii="Times New Roman" w:hAnsi="Times New Roman"/>
          <w:sz w:val="24"/>
          <w:szCs w:val="24"/>
          <w:vertAlign w:val="superscript"/>
        </w:rPr>
        <w:t>]</w:t>
      </w:r>
      <w:r w:rsidR="00E831CF" w:rsidRPr="00E831CF">
        <w:rPr>
          <w:rFonts w:ascii="Times New Roman" w:hAnsi="Times New Roman" w:hint="eastAsia"/>
          <w:sz w:val="24"/>
          <w:szCs w:val="24"/>
        </w:rPr>
        <w:t>。这些差异充分显示了配用电通信网络与互联网的不同之处，也证明了</w:t>
      </w:r>
      <w:r w:rsidR="00E831CF" w:rsidRPr="00E831CF">
        <w:rPr>
          <w:rFonts w:ascii="Times New Roman" w:hAnsi="Times New Roman" w:hint="eastAsia"/>
          <w:sz w:val="24"/>
          <w:szCs w:val="24"/>
        </w:rPr>
        <w:t>TCP</w:t>
      </w:r>
      <w:r w:rsidR="00E831CF" w:rsidRPr="00E831CF">
        <w:rPr>
          <w:rFonts w:ascii="Times New Roman" w:hAnsi="Times New Roman"/>
          <w:sz w:val="24"/>
          <w:szCs w:val="24"/>
        </w:rPr>
        <w:t>/IP</w:t>
      </w:r>
      <w:r w:rsidR="00E831CF" w:rsidRPr="00E831CF">
        <w:rPr>
          <w:rFonts w:ascii="Times New Roman" w:hAnsi="Times New Roman" w:hint="eastAsia"/>
          <w:sz w:val="24"/>
          <w:szCs w:val="24"/>
        </w:rPr>
        <w:t>架构并不是最适应的通信模式。</w:t>
      </w:r>
    </w:p>
    <w:p w14:paraId="171D4CE8" w14:textId="15BFA470" w:rsidR="007751A0" w:rsidRDefault="00E831CF" w:rsidP="00E831CF">
      <w:pPr>
        <w:pStyle w:val="aa"/>
        <w:numPr>
          <w:ilvl w:val="0"/>
          <w:numId w:val="31"/>
        </w:numPr>
        <w:spacing w:line="400" w:lineRule="exact"/>
        <w:ind w:firstLineChars="0"/>
        <w:rPr>
          <w:rFonts w:ascii="Times New Roman" w:hAnsi="Times New Roman"/>
          <w:sz w:val="24"/>
          <w:szCs w:val="24"/>
        </w:rPr>
      </w:pPr>
      <w:r>
        <w:rPr>
          <w:rFonts w:ascii="Times New Roman" w:hAnsi="Times New Roman" w:hint="eastAsia"/>
          <w:sz w:val="24"/>
          <w:szCs w:val="24"/>
        </w:rPr>
        <w:t>在配用电通信网中，信息传播模式大多数基于组播模式</w:t>
      </w:r>
      <w:r w:rsidR="00FD3826">
        <w:rPr>
          <w:rFonts w:ascii="Times New Roman" w:hAnsi="Times New Roman" w:hint="eastAsia"/>
          <w:sz w:val="24"/>
          <w:szCs w:val="24"/>
        </w:rPr>
        <w:t>，即一个节点同时向多个节点发送相同的数据包</w:t>
      </w:r>
      <w:r w:rsidR="00EB4631">
        <w:rPr>
          <w:rFonts w:ascii="Times New Roman" w:hAnsi="Times New Roman" w:hint="eastAsia"/>
          <w:sz w:val="24"/>
          <w:szCs w:val="24"/>
        </w:rPr>
        <w:t>，这样</w:t>
      </w:r>
      <w:r w:rsidR="00EB4631" w:rsidRPr="00EB4631">
        <w:rPr>
          <w:rFonts w:ascii="Times New Roman" w:hAnsi="Times New Roman" w:hint="eastAsia"/>
          <w:sz w:val="24"/>
          <w:szCs w:val="24"/>
        </w:rPr>
        <w:t>提高了数据传送效率，减少了</w:t>
      </w:r>
      <w:r w:rsidR="004B1C92">
        <w:rPr>
          <w:rFonts w:ascii="Times New Roman" w:hAnsi="Times New Roman" w:hint="eastAsia"/>
          <w:sz w:val="24"/>
          <w:szCs w:val="24"/>
        </w:rPr>
        <w:t>网络</w:t>
      </w:r>
      <w:r w:rsidR="00EB4631" w:rsidRPr="00EB4631">
        <w:rPr>
          <w:rFonts w:ascii="Times New Roman" w:hAnsi="Times New Roman" w:hint="eastAsia"/>
          <w:sz w:val="24"/>
          <w:szCs w:val="24"/>
        </w:rPr>
        <w:t>拥塞的可能性。</w:t>
      </w:r>
      <w:r w:rsidR="007751A0">
        <w:rPr>
          <w:rFonts w:ascii="Times New Roman" w:hAnsi="Times New Roman" w:hint="eastAsia"/>
          <w:sz w:val="24"/>
          <w:szCs w:val="24"/>
        </w:rPr>
        <w:t>例如：</w:t>
      </w:r>
      <w:r w:rsidR="004B1C92">
        <w:rPr>
          <w:rFonts w:ascii="Times New Roman" w:hAnsi="Times New Roman" w:hint="eastAsia"/>
          <w:sz w:val="24"/>
          <w:szCs w:val="24"/>
        </w:rPr>
        <w:t>在</w:t>
      </w:r>
      <w:r w:rsidR="007D5B98">
        <w:rPr>
          <w:rFonts w:ascii="Times New Roman" w:hAnsi="Times New Roman" w:hint="eastAsia"/>
          <w:sz w:val="24"/>
          <w:szCs w:val="24"/>
        </w:rPr>
        <w:t>配用电通信网</w:t>
      </w:r>
      <w:r w:rsidR="004B1C92">
        <w:rPr>
          <w:rFonts w:ascii="Times New Roman" w:hAnsi="Times New Roman" w:hint="eastAsia"/>
          <w:sz w:val="24"/>
          <w:szCs w:val="24"/>
        </w:rPr>
        <w:t>中，</w:t>
      </w:r>
      <w:r w:rsidR="007751A0">
        <w:rPr>
          <w:rFonts w:ascii="Times New Roman" w:hAnsi="Times New Roman" w:hint="eastAsia"/>
          <w:sz w:val="24"/>
          <w:szCs w:val="24"/>
        </w:rPr>
        <w:t>电价信息的发布即可采用组播的方式，</w:t>
      </w:r>
      <w:r w:rsidR="001672B5">
        <w:rPr>
          <w:rFonts w:ascii="Times New Roman" w:hAnsi="Times New Roman" w:hint="eastAsia"/>
          <w:sz w:val="24"/>
          <w:szCs w:val="24"/>
        </w:rPr>
        <w:t>多个节点同时接收相同数据包的传输方式</w:t>
      </w:r>
      <w:r w:rsidR="007751A0">
        <w:rPr>
          <w:rFonts w:ascii="Times New Roman" w:hAnsi="Times New Roman" w:hint="eastAsia"/>
          <w:sz w:val="24"/>
          <w:szCs w:val="24"/>
        </w:rPr>
        <w:t>不需要主机</w:t>
      </w:r>
      <w:r w:rsidR="007751A0">
        <w:rPr>
          <w:rFonts w:ascii="Times New Roman" w:hAnsi="Times New Roman" w:hint="eastAsia"/>
          <w:sz w:val="24"/>
          <w:szCs w:val="24"/>
        </w:rPr>
        <w:t>-</w:t>
      </w:r>
      <w:r w:rsidR="007751A0">
        <w:rPr>
          <w:rFonts w:ascii="Times New Roman" w:hAnsi="Times New Roman" w:hint="eastAsia"/>
          <w:sz w:val="24"/>
          <w:szCs w:val="24"/>
        </w:rPr>
        <w:t>主机的连接，</w:t>
      </w:r>
      <w:r w:rsidR="001672B5">
        <w:rPr>
          <w:rFonts w:ascii="Times New Roman" w:hAnsi="Times New Roman" w:hint="eastAsia"/>
          <w:sz w:val="24"/>
          <w:szCs w:val="24"/>
        </w:rPr>
        <w:t>而是将</w:t>
      </w:r>
      <w:r w:rsidR="007751A0">
        <w:rPr>
          <w:rFonts w:ascii="Times New Roman" w:hAnsi="Times New Roman" w:hint="eastAsia"/>
          <w:sz w:val="24"/>
          <w:szCs w:val="24"/>
        </w:rPr>
        <w:t>数据生产者与数据消费者解耦</w:t>
      </w:r>
      <w:r w:rsidR="001672B5">
        <w:rPr>
          <w:rFonts w:ascii="Times New Roman" w:hAnsi="Times New Roman" w:hint="eastAsia"/>
          <w:sz w:val="24"/>
          <w:szCs w:val="24"/>
        </w:rPr>
        <w:t>。此外，配用电通信网中的通信更关注的是数据本身，而不是数据的来源，这样的特点与</w:t>
      </w:r>
      <w:r w:rsidR="001672B5" w:rsidRPr="00E831CF">
        <w:rPr>
          <w:rFonts w:ascii="Times New Roman" w:hAnsi="Times New Roman" w:hint="eastAsia"/>
          <w:sz w:val="24"/>
          <w:szCs w:val="24"/>
        </w:rPr>
        <w:t>TCP</w:t>
      </w:r>
      <w:r w:rsidR="001672B5" w:rsidRPr="00E831CF">
        <w:rPr>
          <w:rFonts w:ascii="Times New Roman" w:hAnsi="Times New Roman"/>
          <w:sz w:val="24"/>
          <w:szCs w:val="24"/>
        </w:rPr>
        <w:t>/IP</w:t>
      </w:r>
      <w:r w:rsidR="001672B5" w:rsidRPr="00E831CF">
        <w:rPr>
          <w:rFonts w:ascii="Times New Roman" w:hAnsi="Times New Roman" w:hint="eastAsia"/>
          <w:sz w:val="24"/>
          <w:szCs w:val="24"/>
        </w:rPr>
        <w:t>架构</w:t>
      </w:r>
      <w:r w:rsidR="001672B5">
        <w:rPr>
          <w:rFonts w:ascii="Times New Roman" w:hAnsi="Times New Roman" w:hint="eastAsia"/>
          <w:sz w:val="24"/>
          <w:szCs w:val="24"/>
        </w:rPr>
        <w:t>所能提供的服务同样不切合。</w:t>
      </w:r>
      <w:r w:rsidR="00DD2CD4">
        <w:rPr>
          <w:rFonts w:ascii="Times New Roman" w:hAnsi="Times New Roman" w:hint="eastAsia"/>
          <w:sz w:val="24"/>
          <w:szCs w:val="24"/>
        </w:rPr>
        <w:t>尽管通过</w:t>
      </w:r>
      <w:r w:rsidR="00DD2CD4">
        <w:rPr>
          <w:rFonts w:ascii="Times New Roman" w:hAnsi="Times New Roman" w:hint="eastAsia"/>
          <w:sz w:val="24"/>
          <w:szCs w:val="24"/>
        </w:rPr>
        <w:t>UDP</w:t>
      </w:r>
      <w:r w:rsidR="00DD2CD4">
        <w:rPr>
          <w:rFonts w:ascii="Times New Roman" w:hAnsi="Times New Roman" w:hint="eastAsia"/>
          <w:sz w:val="24"/>
          <w:szCs w:val="24"/>
        </w:rPr>
        <w:t>协议可以进行多播通信，但它</w:t>
      </w:r>
      <w:r w:rsidR="00952580">
        <w:rPr>
          <w:rFonts w:ascii="Times New Roman" w:hAnsi="Times New Roman" w:hint="eastAsia"/>
          <w:sz w:val="24"/>
          <w:szCs w:val="24"/>
        </w:rPr>
        <w:t>并不是作为固有的通信模式构建的，仍需要新的网络通信架构来适应配用电通信网络的特点。</w:t>
      </w:r>
    </w:p>
    <w:p w14:paraId="5AAC93FE" w14:textId="331CAD2E" w:rsidR="006546B5" w:rsidRPr="006546B5" w:rsidRDefault="001672B5" w:rsidP="006546B5">
      <w:pPr>
        <w:pStyle w:val="aa"/>
        <w:numPr>
          <w:ilvl w:val="0"/>
          <w:numId w:val="31"/>
        </w:numPr>
        <w:spacing w:line="400" w:lineRule="exact"/>
        <w:ind w:firstLineChars="0"/>
        <w:rPr>
          <w:rFonts w:ascii="Times New Roman" w:hAnsi="Times New Roman"/>
          <w:sz w:val="24"/>
          <w:szCs w:val="24"/>
        </w:rPr>
      </w:pPr>
      <w:r w:rsidRPr="00254611">
        <w:rPr>
          <w:rFonts w:ascii="Times New Roman" w:hAnsi="Times New Roman" w:hint="eastAsia"/>
          <w:sz w:val="24"/>
          <w:szCs w:val="24"/>
        </w:rPr>
        <w:t>在配用电通信网中，连接到网络中的节点具有移动性，</w:t>
      </w:r>
      <w:r w:rsidR="00E2704D" w:rsidRPr="00254611">
        <w:rPr>
          <w:rFonts w:ascii="Times New Roman" w:hAnsi="Times New Roman" w:hint="eastAsia"/>
          <w:sz w:val="24"/>
          <w:szCs w:val="24"/>
        </w:rPr>
        <w:t>因此路由机制应支持并保障这一特性。</w:t>
      </w:r>
      <w:r w:rsidR="00753003" w:rsidRPr="00254611">
        <w:rPr>
          <w:rFonts w:ascii="Times New Roman" w:hAnsi="Times New Roman" w:hint="eastAsia"/>
          <w:sz w:val="24"/>
          <w:szCs w:val="24"/>
        </w:rPr>
        <w:t>随着智能终端种类和数量的增多，</w:t>
      </w:r>
      <w:r w:rsidR="00620EB0" w:rsidRPr="00254611">
        <w:rPr>
          <w:rFonts w:ascii="Times New Roman" w:hAnsi="Times New Roman" w:hint="eastAsia"/>
          <w:sz w:val="24"/>
          <w:szCs w:val="24"/>
        </w:rPr>
        <w:t>车联网</w:t>
      </w:r>
      <w:r w:rsidR="00254611" w:rsidRPr="00254611">
        <w:rPr>
          <w:rFonts w:ascii="Times New Roman" w:hAnsi="Times New Roman" w:hint="eastAsia"/>
          <w:sz w:val="24"/>
          <w:szCs w:val="24"/>
        </w:rPr>
        <w:t>的出现和发展</w:t>
      </w:r>
      <w:r w:rsidR="00620EB0" w:rsidRPr="00254611">
        <w:rPr>
          <w:rFonts w:ascii="Times New Roman" w:hAnsi="Times New Roman" w:hint="eastAsia"/>
          <w:sz w:val="24"/>
          <w:szCs w:val="24"/>
        </w:rPr>
        <w:t>，</w:t>
      </w:r>
      <w:r w:rsidR="00254611">
        <w:rPr>
          <w:rFonts w:ascii="Times New Roman" w:hAnsi="Times New Roman" w:hint="eastAsia"/>
          <w:sz w:val="24"/>
          <w:szCs w:val="24"/>
        </w:rPr>
        <w:t>电动汽车等</w:t>
      </w:r>
      <w:r w:rsidR="00C3729C">
        <w:rPr>
          <w:rFonts w:ascii="Times New Roman" w:hAnsi="Times New Roman" w:hint="eastAsia"/>
          <w:sz w:val="24"/>
          <w:szCs w:val="24"/>
        </w:rPr>
        <w:t>个人移动终端</w:t>
      </w:r>
      <w:r w:rsidR="00110AB8">
        <w:rPr>
          <w:rFonts w:ascii="Times New Roman" w:hAnsi="Times New Roman" w:hint="eastAsia"/>
          <w:sz w:val="24"/>
          <w:szCs w:val="24"/>
        </w:rPr>
        <w:t>也是分布式能源的一种</w:t>
      </w:r>
      <w:r w:rsidR="00EF3BF7">
        <w:rPr>
          <w:rFonts w:ascii="Times New Roman" w:hAnsi="Times New Roman" w:hint="eastAsia"/>
          <w:sz w:val="24"/>
          <w:szCs w:val="24"/>
        </w:rPr>
        <w:t>表现</w:t>
      </w:r>
      <w:r w:rsidR="00110AB8">
        <w:rPr>
          <w:rFonts w:ascii="Times New Roman" w:hAnsi="Times New Roman" w:hint="eastAsia"/>
          <w:sz w:val="24"/>
          <w:szCs w:val="24"/>
        </w:rPr>
        <w:t>形式</w:t>
      </w:r>
      <w:r w:rsidR="00EF3BF7" w:rsidRPr="00AE08F2">
        <w:rPr>
          <w:rFonts w:ascii="Times New Roman" w:hAnsi="Times New Roman"/>
          <w:sz w:val="24"/>
          <w:szCs w:val="24"/>
          <w:vertAlign w:val="superscript"/>
        </w:rPr>
        <w:t>[</w:t>
      </w:r>
      <w:r w:rsidR="00EF3BF7">
        <w:rPr>
          <w:rFonts w:ascii="Times New Roman" w:hAnsi="Times New Roman"/>
          <w:sz w:val="24"/>
          <w:szCs w:val="24"/>
          <w:vertAlign w:val="superscript"/>
        </w:rPr>
        <w:t>1</w:t>
      </w:r>
      <w:r w:rsidR="000E2DE8">
        <w:rPr>
          <w:rFonts w:ascii="Times New Roman" w:hAnsi="Times New Roman"/>
          <w:sz w:val="24"/>
          <w:szCs w:val="24"/>
          <w:vertAlign w:val="superscript"/>
        </w:rPr>
        <w:t>8</w:t>
      </w:r>
      <w:r w:rsidR="00EF3BF7" w:rsidRPr="00AE08F2">
        <w:rPr>
          <w:rFonts w:ascii="Times New Roman" w:hAnsi="Times New Roman"/>
          <w:sz w:val="24"/>
          <w:szCs w:val="24"/>
          <w:vertAlign w:val="superscript"/>
        </w:rPr>
        <w:t>]</w:t>
      </w:r>
      <w:r w:rsidR="00110AB8">
        <w:rPr>
          <w:rFonts w:ascii="Times New Roman" w:hAnsi="Times New Roman" w:hint="eastAsia"/>
          <w:sz w:val="24"/>
          <w:szCs w:val="24"/>
        </w:rPr>
        <w:t>，在用电高峰阶段，向电网中输送多余电能，承担电能生产的功能；在用电低谷阶段，从电网中获取能量，完成自身的充电，承担电能存储和使用的功能。在这样的使用场景下，移动终端设备需要与配用电网交换必要的数据信息，</w:t>
      </w:r>
      <w:r w:rsidR="00110AB8">
        <w:rPr>
          <w:rFonts w:ascii="Times New Roman" w:hAnsi="Times New Roman" w:hint="eastAsia"/>
          <w:sz w:val="24"/>
          <w:szCs w:val="24"/>
        </w:rPr>
        <w:t>TCP</w:t>
      </w:r>
      <w:r w:rsidR="00110AB8">
        <w:rPr>
          <w:rFonts w:ascii="Times New Roman" w:hAnsi="Times New Roman"/>
          <w:sz w:val="24"/>
          <w:szCs w:val="24"/>
        </w:rPr>
        <w:t>/IP</w:t>
      </w:r>
      <w:r w:rsidR="00110AB8">
        <w:rPr>
          <w:rFonts w:ascii="Times New Roman" w:hAnsi="Times New Roman" w:hint="eastAsia"/>
          <w:sz w:val="24"/>
          <w:szCs w:val="24"/>
        </w:rPr>
        <w:t>以路由协议为中心的架构将极大影响通信效率和通信质量。</w:t>
      </w:r>
    </w:p>
    <w:p w14:paraId="30C2E3AF" w14:textId="36DDCCFB" w:rsidR="009F3F4C" w:rsidRDefault="005747C0" w:rsidP="000C4411">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在这样的</w:t>
      </w:r>
      <w:r w:rsidR="003A25F3">
        <w:rPr>
          <w:rFonts w:ascii="Times New Roman" w:hAnsi="Times New Roman" w:cs="Times New Roman" w:hint="eastAsia"/>
          <w:sz w:val="24"/>
          <w:szCs w:val="24"/>
        </w:rPr>
        <w:t>路由压力之下，当前一些研究开始转向内容中心网络，将</w:t>
      </w:r>
      <w:r w:rsidR="003A25F3">
        <w:rPr>
          <w:rFonts w:ascii="Times New Roman" w:hAnsi="Times New Roman" w:cs="Times New Roman" w:hint="eastAsia"/>
          <w:sz w:val="24"/>
          <w:szCs w:val="24"/>
        </w:rPr>
        <w:t>CCN</w:t>
      </w:r>
      <w:r w:rsidR="003A25F3">
        <w:rPr>
          <w:rFonts w:ascii="Times New Roman" w:hAnsi="Times New Roman" w:cs="Times New Roman" w:hint="eastAsia"/>
          <w:sz w:val="24"/>
          <w:szCs w:val="24"/>
        </w:rPr>
        <w:t>作为网络未来发展的基本范式。</w:t>
      </w:r>
      <w:r w:rsidR="00ED5EB9">
        <w:rPr>
          <w:rFonts w:ascii="Times New Roman" w:hAnsi="Times New Roman" w:cs="Times New Roman" w:hint="eastAsia"/>
          <w:sz w:val="24"/>
          <w:szCs w:val="24"/>
        </w:rPr>
        <w:t>内容中心网络是一种新兴的模式，在内容中心网络中</w:t>
      </w:r>
      <w:r w:rsidR="005C2116">
        <w:rPr>
          <w:rFonts w:ascii="Times New Roman" w:hAnsi="Times New Roman" w:cs="Times New Roman" w:hint="eastAsia"/>
          <w:sz w:val="24"/>
          <w:szCs w:val="24"/>
        </w:rPr>
        <w:t>一切网络资源都可以被</w:t>
      </w:r>
      <w:r w:rsidR="00985AA1">
        <w:rPr>
          <w:rFonts w:ascii="Times New Roman" w:hAnsi="Times New Roman" w:cs="Times New Roman" w:hint="eastAsia"/>
          <w:sz w:val="24"/>
          <w:szCs w:val="24"/>
        </w:rPr>
        <w:t>看作</w:t>
      </w:r>
      <w:r w:rsidR="0058797B">
        <w:rPr>
          <w:rFonts w:ascii="Times New Roman" w:hAnsi="Times New Roman" w:cs="Times New Roman" w:hint="eastAsia"/>
          <w:sz w:val="24"/>
          <w:szCs w:val="24"/>
        </w:rPr>
        <w:t>是</w:t>
      </w:r>
      <w:r w:rsidR="005C2116">
        <w:rPr>
          <w:rFonts w:ascii="Times New Roman" w:hAnsi="Times New Roman" w:cs="Times New Roman" w:hint="eastAsia"/>
          <w:sz w:val="24"/>
          <w:szCs w:val="24"/>
        </w:rPr>
        <w:t>信息</w:t>
      </w:r>
      <w:r w:rsidR="0058797B">
        <w:rPr>
          <w:rFonts w:ascii="Times New Roman" w:hAnsi="Times New Roman" w:cs="Times New Roman" w:hint="eastAsia"/>
          <w:sz w:val="24"/>
          <w:szCs w:val="24"/>
        </w:rPr>
        <w:t>，网络的互联基于内容本身，而非基于主机。</w:t>
      </w:r>
      <w:r w:rsidR="0058797B">
        <w:rPr>
          <w:rFonts w:ascii="Times New Roman" w:hAnsi="Times New Roman" w:cs="Times New Roman" w:hint="eastAsia"/>
          <w:sz w:val="24"/>
          <w:szCs w:val="24"/>
        </w:rPr>
        <w:lastRenderedPageBreak/>
        <w:t>网络中每一条信息都有自己的名字</w:t>
      </w:r>
      <w:r w:rsidR="009227E4">
        <w:rPr>
          <w:rFonts w:ascii="Times New Roman" w:hAnsi="Times New Roman" w:cs="Times New Roman" w:hint="eastAsia"/>
          <w:sz w:val="24"/>
          <w:szCs w:val="24"/>
        </w:rPr>
        <w:t>，信息在网络及其终端的驱动下流动。</w:t>
      </w:r>
      <w:r w:rsidR="009227E4">
        <w:rPr>
          <w:rFonts w:ascii="Times New Roman" w:hAnsi="Times New Roman" w:cs="Times New Roman" w:hint="eastAsia"/>
          <w:sz w:val="24"/>
          <w:szCs w:val="24"/>
        </w:rPr>
        <w:t>CCN</w:t>
      </w:r>
      <w:r w:rsidR="009227E4">
        <w:rPr>
          <w:rFonts w:ascii="Times New Roman" w:hAnsi="Times New Roman" w:cs="Times New Roman" w:hint="eastAsia"/>
          <w:sz w:val="24"/>
          <w:szCs w:val="24"/>
        </w:rPr>
        <w:t>的设计可以更好地支持未来互联网的发展中，尤其是配用电通信网络的发展，建立以内容为中心的模型。</w:t>
      </w:r>
    </w:p>
    <w:p w14:paraId="069EAE69" w14:textId="5C6D376B" w:rsidR="00E43F41" w:rsidRDefault="009C3F95" w:rsidP="00A0442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406DDD">
        <w:rPr>
          <w:rFonts w:ascii="Times New Roman" w:hAnsi="Times New Roman" w:cs="Times New Roman" w:hint="eastAsia"/>
          <w:sz w:val="24"/>
          <w:szCs w:val="24"/>
        </w:rPr>
        <w:t>文献</w:t>
      </w:r>
      <w:r w:rsidR="00B002DC" w:rsidRPr="00B002DC">
        <w:rPr>
          <w:rFonts w:ascii="Times New Roman" w:hAnsi="Times New Roman" w:cs="Times New Roman"/>
          <w:sz w:val="24"/>
          <w:szCs w:val="24"/>
        </w:rPr>
        <w:t>[</w:t>
      </w:r>
      <w:r w:rsidR="00D61830">
        <w:rPr>
          <w:rFonts w:ascii="Times New Roman" w:hAnsi="Times New Roman" w:cs="Times New Roman"/>
          <w:sz w:val="24"/>
          <w:szCs w:val="24"/>
        </w:rPr>
        <w:t>19,20</w:t>
      </w:r>
      <w:r w:rsidR="000E2DE8">
        <w:rPr>
          <w:rFonts w:ascii="Times New Roman" w:hAnsi="Times New Roman" w:cs="Times New Roman"/>
          <w:sz w:val="24"/>
          <w:szCs w:val="24"/>
        </w:rPr>
        <w:t>,21</w:t>
      </w:r>
      <w:r w:rsidR="00B002DC" w:rsidRPr="00B002DC">
        <w:rPr>
          <w:rFonts w:ascii="Times New Roman" w:hAnsi="Times New Roman" w:cs="Times New Roman"/>
          <w:sz w:val="24"/>
          <w:szCs w:val="24"/>
        </w:rPr>
        <w:t>]</w:t>
      </w:r>
      <w:r>
        <w:rPr>
          <w:rFonts w:ascii="Times New Roman" w:hAnsi="Times New Roman" w:cs="Times New Roman" w:hint="eastAsia"/>
          <w:sz w:val="24"/>
          <w:szCs w:val="24"/>
        </w:rPr>
        <w:t>中，研究人员</w:t>
      </w:r>
      <w:r w:rsidR="000C4411">
        <w:rPr>
          <w:rFonts w:ascii="Times New Roman" w:hAnsi="Times New Roman" w:cs="Times New Roman" w:hint="eastAsia"/>
          <w:sz w:val="24"/>
          <w:szCs w:val="24"/>
        </w:rPr>
        <w:t>分析了将</w:t>
      </w:r>
      <w:r w:rsidR="000C4411">
        <w:rPr>
          <w:rFonts w:ascii="Times New Roman" w:hAnsi="Times New Roman" w:cs="Times New Roman" w:hint="eastAsia"/>
          <w:sz w:val="24"/>
          <w:szCs w:val="24"/>
        </w:rPr>
        <w:t>CCN</w:t>
      </w:r>
      <w:r w:rsidR="000C4411">
        <w:rPr>
          <w:rFonts w:ascii="Times New Roman" w:hAnsi="Times New Roman" w:cs="Times New Roman" w:hint="eastAsia"/>
          <w:sz w:val="24"/>
          <w:szCs w:val="24"/>
        </w:rPr>
        <w:t>引入电网的重要性，</w:t>
      </w:r>
      <w:r>
        <w:rPr>
          <w:rFonts w:ascii="Times New Roman" w:hAnsi="Times New Roman" w:cs="Times New Roman" w:hint="eastAsia"/>
          <w:sz w:val="24"/>
          <w:szCs w:val="24"/>
        </w:rPr>
        <w:t>提出了在智能电网的通信中以内容为中心的</w:t>
      </w:r>
      <w:r w:rsidR="009F3F4C">
        <w:rPr>
          <w:rFonts w:ascii="Times New Roman" w:hAnsi="Times New Roman" w:cs="Times New Roman" w:hint="eastAsia"/>
          <w:sz w:val="24"/>
          <w:szCs w:val="24"/>
        </w:rPr>
        <w:t>通信方案</w:t>
      </w:r>
      <w:r w:rsidR="000C4411">
        <w:rPr>
          <w:rFonts w:ascii="Times New Roman" w:hAnsi="Times New Roman" w:cs="Times New Roman" w:hint="eastAsia"/>
          <w:sz w:val="24"/>
          <w:szCs w:val="24"/>
        </w:rPr>
        <w:t>，电网和用户之间的数据是双向互通的，这样双向的信息流</w:t>
      </w:r>
      <w:r>
        <w:rPr>
          <w:rFonts w:ascii="Times New Roman" w:hAnsi="Times New Roman" w:cs="Times New Roman" w:hint="eastAsia"/>
          <w:sz w:val="24"/>
          <w:szCs w:val="24"/>
        </w:rPr>
        <w:t>具有一定优势</w:t>
      </w:r>
      <w:r w:rsidR="000C4411">
        <w:rPr>
          <w:rFonts w:ascii="Times New Roman" w:hAnsi="Times New Roman" w:cs="Times New Roman" w:hint="eastAsia"/>
          <w:sz w:val="24"/>
          <w:szCs w:val="24"/>
        </w:rPr>
        <w:t>，但作者只是提出了</w:t>
      </w:r>
      <w:r w:rsidR="0044118E">
        <w:rPr>
          <w:rFonts w:ascii="Times New Roman" w:hAnsi="Times New Roman" w:cs="Times New Roman" w:hint="eastAsia"/>
          <w:sz w:val="24"/>
          <w:szCs w:val="24"/>
        </w:rPr>
        <w:t>全局的</w:t>
      </w:r>
      <w:r w:rsidR="000C4411">
        <w:rPr>
          <w:rFonts w:ascii="Times New Roman" w:hAnsi="Times New Roman" w:cs="Times New Roman" w:hint="eastAsia"/>
          <w:sz w:val="24"/>
          <w:szCs w:val="24"/>
        </w:rPr>
        <w:t>架构设计，并没有充分考虑到网络中</w:t>
      </w:r>
      <w:r w:rsidR="0044118E">
        <w:rPr>
          <w:rFonts w:ascii="Times New Roman" w:hAnsi="Times New Roman" w:cs="Times New Roman" w:hint="eastAsia"/>
          <w:sz w:val="24"/>
          <w:szCs w:val="24"/>
        </w:rPr>
        <w:t>的通信</w:t>
      </w:r>
      <w:r w:rsidR="000C4411">
        <w:rPr>
          <w:rFonts w:ascii="Times New Roman" w:hAnsi="Times New Roman" w:cs="Times New Roman" w:hint="eastAsia"/>
          <w:sz w:val="24"/>
          <w:szCs w:val="24"/>
        </w:rPr>
        <w:t>质量问题</w:t>
      </w:r>
      <w:r w:rsidR="009F3F4C">
        <w:rPr>
          <w:rFonts w:ascii="Times New Roman" w:hAnsi="Times New Roman" w:cs="Times New Roman" w:hint="eastAsia"/>
          <w:sz w:val="24"/>
          <w:szCs w:val="24"/>
        </w:rPr>
        <w:t>。</w:t>
      </w:r>
      <w:r w:rsidR="000C4411">
        <w:rPr>
          <w:rFonts w:ascii="Times New Roman" w:hAnsi="Times New Roman" w:cs="Times New Roman" w:hint="eastAsia"/>
          <w:sz w:val="24"/>
          <w:szCs w:val="24"/>
        </w:rPr>
        <w:t>在</w:t>
      </w:r>
      <w:r w:rsidR="00406DDD">
        <w:rPr>
          <w:rFonts w:ascii="Times New Roman" w:hAnsi="Times New Roman" w:cs="Times New Roman" w:hint="eastAsia"/>
          <w:sz w:val="24"/>
          <w:szCs w:val="24"/>
        </w:rPr>
        <w:t>文献</w:t>
      </w:r>
      <w:r w:rsidR="00CA43E2">
        <w:rPr>
          <w:rFonts w:ascii="Times New Roman" w:hAnsi="Times New Roman" w:cs="Times New Roman" w:hint="eastAsia"/>
          <w:sz w:val="24"/>
          <w:szCs w:val="24"/>
        </w:rPr>
        <w:t>[</w:t>
      </w:r>
      <w:r w:rsidR="00CA43E2">
        <w:rPr>
          <w:rFonts w:ascii="Times New Roman" w:hAnsi="Times New Roman" w:cs="Times New Roman"/>
          <w:sz w:val="24"/>
          <w:szCs w:val="24"/>
        </w:rPr>
        <w:t>6]</w:t>
      </w:r>
      <w:r w:rsidR="000C4411">
        <w:rPr>
          <w:rFonts w:ascii="Times New Roman" w:hAnsi="Times New Roman" w:cs="Times New Roman" w:hint="eastAsia"/>
          <w:sz w:val="24"/>
          <w:szCs w:val="24"/>
        </w:rPr>
        <w:t>中，研究者</w:t>
      </w:r>
      <w:r w:rsidR="0044118E">
        <w:rPr>
          <w:rFonts w:ascii="Times New Roman" w:hAnsi="Times New Roman" w:cs="Times New Roman" w:hint="eastAsia"/>
          <w:sz w:val="24"/>
          <w:szCs w:val="24"/>
        </w:rPr>
        <w:t>结合</w:t>
      </w:r>
      <w:r w:rsidR="0044118E">
        <w:rPr>
          <w:rFonts w:ascii="Times New Roman" w:hAnsi="Times New Roman" w:cs="Times New Roman" w:hint="eastAsia"/>
          <w:sz w:val="24"/>
          <w:szCs w:val="24"/>
        </w:rPr>
        <w:t>CCN</w:t>
      </w:r>
      <w:r w:rsidR="0044118E">
        <w:rPr>
          <w:rFonts w:ascii="Times New Roman" w:hAnsi="Times New Roman" w:cs="Times New Roman" w:hint="eastAsia"/>
          <w:sz w:val="24"/>
          <w:szCs w:val="24"/>
        </w:rPr>
        <w:t>原则，提出一种对</w:t>
      </w:r>
      <w:r w:rsidR="004A2A25">
        <w:rPr>
          <w:rFonts w:ascii="Times New Roman" w:hAnsi="Times New Roman" w:cs="Times New Roman" w:hint="eastAsia"/>
          <w:sz w:val="24"/>
          <w:szCs w:val="24"/>
        </w:rPr>
        <w:t>具有</w:t>
      </w:r>
      <w:r w:rsidR="0044118E">
        <w:rPr>
          <w:rFonts w:ascii="Times New Roman" w:hAnsi="Times New Roman" w:cs="Times New Roman" w:hint="eastAsia"/>
          <w:sz w:val="24"/>
          <w:szCs w:val="24"/>
        </w:rPr>
        <w:t>QoS</w:t>
      </w:r>
      <w:r w:rsidR="0044118E">
        <w:rPr>
          <w:rFonts w:ascii="Times New Roman" w:hAnsi="Times New Roman" w:cs="Times New Roman" w:hint="eastAsia"/>
          <w:sz w:val="24"/>
          <w:szCs w:val="24"/>
        </w:rPr>
        <w:t>感知</w:t>
      </w:r>
      <w:r w:rsidR="004A2A25">
        <w:rPr>
          <w:rFonts w:ascii="Times New Roman" w:hAnsi="Times New Roman" w:cs="Times New Roman" w:hint="eastAsia"/>
          <w:sz w:val="24"/>
          <w:szCs w:val="24"/>
        </w:rPr>
        <w:t>能力</w:t>
      </w:r>
      <w:r w:rsidR="0044118E">
        <w:rPr>
          <w:rFonts w:ascii="Times New Roman" w:hAnsi="Times New Roman" w:cs="Times New Roman" w:hint="eastAsia"/>
          <w:sz w:val="24"/>
          <w:szCs w:val="24"/>
        </w:rPr>
        <w:t>的网络架构，</w:t>
      </w:r>
      <w:r w:rsidR="004A2A25">
        <w:rPr>
          <w:rFonts w:ascii="Times New Roman" w:hAnsi="Times New Roman" w:cs="Times New Roman" w:hint="eastAsia"/>
          <w:sz w:val="24"/>
          <w:szCs w:val="24"/>
        </w:rPr>
        <w:t>重点分析了通信过程中衡量</w:t>
      </w:r>
      <w:r w:rsidR="004A2A25">
        <w:rPr>
          <w:rFonts w:ascii="Times New Roman" w:hAnsi="Times New Roman" w:cs="Times New Roman" w:hint="eastAsia"/>
          <w:sz w:val="24"/>
          <w:szCs w:val="24"/>
        </w:rPr>
        <w:t>QoS</w:t>
      </w:r>
      <w:r w:rsidR="004A2A25">
        <w:rPr>
          <w:rFonts w:ascii="Times New Roman" w:hAnsi="Times New Roman" w:cs="Times New Roman" w:hint="eastAsia"/>
          <w:sz w:val="24"/>
          <w:szCs w:val="24"/>
        </w:rPr>
        <w:t>的三个重要指标：通信延迟，网络可靠性，和网络带宽。</w:t>
      </w:r>
      <w:r w:rsidR="006D7752">
        <w:rPr>
          <w:rFonts w:ascii="Times New Roman" w:hAnsi="Times New Roman" w:cs="Times New Roman" w:hint="eastAsia"/>
          <w:sz w:val="24"/>
          <w:szCs w:val="24"/>
        </w:rPr>
        <w:t>并且结合电网工作特性和</w:t>
      </w:r>
      <w:r w:rsidR="006D7752">
        <w:rPr>
          <w:rFonts w:ascii="Times New Roman" w:hAnsi="Times New Roman" w:cs="Times New Roman" w:hint="eastAsia"/>
          <w:sz w:val="24"/>
          <w:szCs w:val="24"/>
        </w:rPr>
        <w:t>CCN</w:t>
      </w:r>
      <w:r w:rsidR="006D7752">
        <w:rPr>
          <w:rFonts w:ascii="Times New Roman" w:hAnsi="Times New Roman" w:cs="Times New Roman" w:hint="eastAsia"/>
          <w:sz w:val="24"/>
          <w:szCs w:val="24"/>
        </w:rPr>
        <w:t>的设计原则，对节点的功能角色做出规定。</w:t>
      </w:r>
      <w:r w:rsidR="000D0545">
        <w:rPr>
          <w:rFonts w:ascii="Times New Roman" w:hAnsi="Times New Roman" w:cs="Times New Roman" w:hint="eastAsia"/>
          <w:sz w:val="24"/>
          <w:szCs w:val="24"/>
        </w:rPr>
        <w:t>生产者：</w:t>
      </w:r>
      <w:r w:rsidR="00D210C8">
        <w:rPr>
          <w:rFonts w:ascii="Times New Roman" w:hAnsi="Times New Roman" w:cs="Times New Roman" w:hint="eastAsia"/>
          <w:sz w:val="24"/>
          <w:szCs w:val="24"/>
        </w:rPr>
        <w:t>负责产生数据的通信实体，例如定期生成</w:t>
      </w:r>
      <w:r w:rsidR="00F240C1">
        <w:rPr>
          <w:rFonts w:ascii="Times New Roman" w:hAnsi="Times New Roman" w:cs="Times New Roman" w:hint="eastAsia"/>
          <w:sz w:val="24"/>
          <w:szCs w:val="24"/>
        </w:rPr>
        <w:t>电能使用情况的智能电表；消费者：在网络中请求特定内容的通信实体，例如电表数据管理系统向智能电表请求用电数据；以内容为中心的路由器：数据平面的通信实体，执行规定的路由、转发、缓存决策，其中包含三种数据结构：</w:t>
      </w:r>
      <w:r w:rsidR="00F240C1" w:rsidRPr="00F240C1">
        <w:rPr>
          <w:rFonts w:ascii="Times New Roman" w:hAnsi="Times New Roman" w:cs="Times New Roman" w:hint="eastAsia"/>
          <w:sz w:val="24"/>
          <w:szCs w:val="24"/>
        </w:rPr>
        <w:t>待定兴趣表（</w:t>
      </w:r>
      <w:r w:rsidR="00F240C1" w:rsidRPr="00F240C1">
        <w:rPr>
          <w:rFonts w:ascii="Times New Roman" w:hAnsi="Times New Roman" w:cs="Times New Roman" w:hint="eastAsia"/>
          <w:sz w:val="24"/>
          <w:szCs w:val="24"/>
        </w:rPr>
        <w:t>PIT</w:t>
      </w:r>
      <w:r w:rsidR="00F240C1" w:rsidRPr="00F240C1">
        <w:rPr>
          <w:rFonts w:ascii="Times New Roman" w:hAnsi="Times New Roman" w:cs="Times New Roman" w:hint="eastAsia"/>
          <w:sz w:val="24"/>
          <w:szCs w:val="24"/>
        </w:rPr>
        <w:t>）、内容存储结构（</w:t>
      </w:r>
      <w:r w:rsidR="00F240C1" w:rsidRPr="00F240C1">
        <w:rPr>
          <w:rFonts w:ascii="Times New Roman" w:hAnsi="Times New Roman" w:cs="Times New Roman" w:hint="eastAsia"/>
          <w:sz w:val="24"/>
          <w:szCs w:val="24"/>
        </w:rPr>
        <w:t>CS</w:t>
      </w:r>
      <w:r w:rsidR="00F240C1" w:rsidRPr="00F240C1">
        <w:rPr>
          <w:rFonts w:ascii="Times New Roman" w:hAnsi="Times New Roman" w:cs="Times New Roman" w:hint="eastAsia"/>
          <w:sz w:val="24"/>
          <w:szCs w:val="24"/>
        </w:rPr>
        <w:t>）和转发信息表（</w:t>
      </w:r>
      <w:r w:rsidR="00F240C1" w:rsidRPr="00F240C1">
        <w:rPr>
          <w:rFonts w:ascii="Times New Roman" w:hAnsi="Times New Roman" w:cs="Times New Roman" w:hint="eastAsia"/>
          <w:sz w:val="24"/>
          <w:szCs w:val="24"/>
        </w:rPr>
        <w:t>FIB</w:t>
      </w:r>
      <w:r w:rsidR="00F240C1" w:rsidRPr="00F240C1">
        <w:rPr>
          <w:rFonts w:ascii="Times New Roman" w:hAnsi="Times New Roman" w:cs="Times New Roman" w:hint="eastAsia"/>
          <w:sz w:val="24"/>
          <w:szCs w:val="24"/>
        </w:rPr>
        <w:t>）</w:t>
      </w:r>
      <w:r w:rsidR="00F240C1">
        <w:rPr>
          <w:rFonts w:ascii="Times New Roman" w:hAnsi="Times New Roman" w:cs="Times New Roman" w:hint="eastAsia"/>
          <w:sz w:val="24"/>
          <w:szCs w:val="24"/>
        </w:rPr>
        <w:t>。</w:t>
      </w:r>
      <w:r w:rsidR="00E536CF">
        <w:rPr>
          <w:rFonts w:ascii="Times New Roman" w:hAnsi="Times New Roman" w:cs="Times New Roman" w:hint="eastAsia"/>
          <w:sz w:val="24"/>
          <w:szCs w:val="24"/>
        </w:rPr>
        <w:t>该文献证明了</w:t>
      </w:r>
      <w:r w:rsidR="00E536CF">
        <w:rPr>
          <w:rFonts w:ascii="Times New Roman" w:hAnsi="Times New Roman" w:cs="Times New Roman" w:hint="eastAsia"/>
          <w:sz w:val="24"/>
          <w:szCs w:val="24"/>
        </w:rPr>
        <w:t>CCN</w:t>
      </w:r>
      <w:r w:rsidR="00E536CF">
        <w:rPr>
          <w:rFonts w:ascii="Times New Roman" w:hAnsi="Times New Roman" w:cs="Times New Roman" w:hint="eastAsia"/>
          <w:sz w:val="24"/>
          <w:szCs w:val="24"/>
        </w:rPr>
        <w:t>的适用性，并且对电网与</w:t>
      </w:r>
      <w:r w:rsidR="00E536CF">
        <w:rPr>
          <w:rFonts w:ascii="Times New Roman" w:hAnsi="Times New Roman" w:cs="Times New Roman" w:hint="eastAsia"/>
          <w:sz w:val="24"/>
          <w:szCs w:val="24"/>
        </w:rPr>
        <w:t>CCN</w:t>
      </w:r>
      <w:r w:rsidR="00E536CF">
        <w:rPr>
          <w:rFonts w:ascii="Times New Roman" w:hAnsi="Times New Roman" w:cs="Times New Roman" w:hint="eastAsia"/>
          <w:sz w:val="24"/>
          <w:szCs w:val="24"/>
        </w:rPr>
        <w:t>的结合提出了一些规范和设计，但并没有结合具体的应用场景和业务需求。</w:t>
      </w:r>
      <w:r w:rsidR="00406DDD">
        <w:rPr>
          <w:rFonts w:ascii="Times New Roman" w:hAnsi="Times New Roman" w:cs="Times New Roman" w:hint="eastAsia"/>
          <w:sz w:val="24"/>
          <w:szCs w:val="24"/>
        </w:rPr>
        <w:t>在文献</w:t>
      </w:r>
      <w:r w:rsidR="00CA43E2">
        <w:rPr>
          <w:rFonts w:ascii="Times New Roman" w:hAnsi="Times New Roman" w:cs="Times New Roman" w:hint="eastAsia"/>
          <w:sz w:val="24"/>
          <w:szCs w:val="24"/>
        </w:rPr>
        <w:t>[</w:t>
      </w:r>
      <w:r w:rsidR="00CA43E2">
        <w:rPr>
          <w:rFonts w:ascii="Times New Roman" w:hAnsi="Times New Roman" w:cs="Times New Roman"/>
          <w:sz w:val="24"/>
          <w:szCs w:val="24"/>
        </w:rPr>
        <w:t>5]</w:t>
      </w:r>
      <w:r w:rsidR="00406DDD">
        <w:rPr>
          <w:rFonts w:ascii="Times New Roman" w:hAnsi="Times New Roman" w:cs="Times New Roman" w:hint="eastAsia"/>
          <w:sz w:val="24"/>
          <w:szCs w:val="24"/>
        </w:rPr>
        <w:t>中，</w:t>
      </w:r>
      <w:r w:rsidR="00C179E9">
        <w:rPr>
          <w:rFonts w:ascii="Times New Roman" w:hAnsi="Times New Roman" w:cs="Times New Roman" w:hint="eastAsia"/>
          <w:sz w:val="24"/>
          <w:szCs w:val="24"/>
        </w:rPr>
        <w:t>研究者首先依据智能电网通信的要求</w:t>
      </w:r>
      <w:r w:rsidR="007608E0">
        <w:rPr>
          <w:rFonts w:ascii="Times New Roman" w:hAnsi="Times New Roman" w:cs="Times New Roman" w:hint="eastAsia"/>
          <w:sz w:val="24"/>
          <w:szCs w:val="24"/>
        </w:rPr>
        <w:t>和特性</w:t>
      </w:r>
      <w:r w:rsidR="00C179E9">
        <w:rPr>
          <w:rFonts w:ascii="Times New Roman" w:hAnsi="Times New Roman" w:cs="Times New Roman" w:hint="eastAsia"/>
          <w:sz w:val="24"/>
          <w:szCs w:val="24"/>
        </w:rPr>
        <w:t>，评估了在电网中应用</w:t>
      </w:r>
      <w:r w:rsidR="00C179E9">
        <w:rPr>
          <w:rFonts w:ascii="Times New Roman" w:hAnsi="Times New Roman" w:cs="Times New Roman" w:hint="eastAsia"/>
          <w:sz w:val="24"/>
          <w:szCs w:val="24"/>
        </w:rPr>
        <w:t>CCN</w:t>
      </w:r>
      <w:r w:rsidR="007608E0">
        <w:rPr>
          <w:rFonts w:ascii="Times New Roman" w:hAnsi="Times New Roman" w:cs="Times New Roman" w:hint="eastAsia"/>
          <w:sz w:val="24"/>
          <w:szCs w:val="24"/>
        </w:rPr>
        <w:t>架构的可用性；接着部署以内容为中心的</w:t>
      </w:r>
      <w:r w:rsidR="000D1D83">
        <w:rPr>
          <w:rFonts w:ascii="Times New Roman" w:hAnsi="Times New Roman" w:cs="Times New Roman" w:hint="eastAsia"/>
          <w:sz w:val="24"/>
          <w:szCs w:val="24"/>
        </w:rPr>
        <w:t>通信解决方案，利用智能电网的网络拓扑和数据流量模拟网络通信过程，并与</w:t>
      </w:r>
      <w:r w:rsidR="000D1D83">
        <w:rPr>
          <w:rFonts w:ascii="Times New Roman" w:hAnsi="Times New Roman" w:cs="Times New Roman" w:hint="eastAsia"/>
          <w:sz w:val="24"/>
          <w:szCs w:val="24"/>
        </w:rPr>
        <w:t>Internet</w:t>
      </w:r>
      <w:r w:rsidR="00B06B16">
        <w:rPr>
          <w:rFonts w:ascii="Times New Roman" w:hAnsi="Times New Roman" w:cs="Times New Roman" w:hint="eastAsia"/>
          <w:sz w:val="24"/>
          <w:szCs w:val="24"/>
        </w:rPr>
        <w:t>的</w:t>
      </w:r>
      <w:r w:rsidR="000D1D83">
        <w:rPr>
          <w:rFonts w:ascii="Times New Roman" w:hAnsi="Times New Roman" w:cs="Times New Roman" w:hint="eastAsia"/>
          <w:sz w:val="24"/>
          <w:szCs w:val="24"/>
        </w:rPr>
        <w:t>协议栈作对比，充分显示</w:t>
      </w:r>
      <w:r w:rsidR="000D1D83">
        <w:rPr>
          <w:rFonts w:ascii="Times New Roman" w:hAnsi="Times New Roman" w:cs="Times New Roman" w:hint="eastAsia"/>
          <w:sz w:val="24"/>
          <w:szCs w:val="24"/>
        </w:rPr>
        <w:t>CCN</w:t>
      </w:r>
      <w:r w:rsidR="000D1D83">
        <w:rPr>
          <w:rFonts w:ascii="Times New Roman" w:hAnsi="Times New Roman" w:cs="Times New Roman" w:hint="eastAsia"/>
          <w:sz w:val="24"/>
          <w:szCs w:val="24"/>
        </w:rPr>
        <w:t>架构在降低数据包传输延迟、增加网络吞吐量，以及对于拥塞情况的控制能力。</w:t>
      </w:r>
      <w:r w:rsidR="008C7843">
        <w:rPr>
          <w:rFonts w:ascii="Times New Roman" w:hAnsi="Times New Roman" w:cs="Times New Roman" w:hint="eastAsia"/>
          <w:sz w:val="24"/>
          <w:szCs w:val="24"/>
        </w:rPr>
        <w:t>该文献证明</w:t>
      </w:r>
      <w:r w:rsidR="008C7843">
        <w:rPr>
          <w:rFonts w:ascii="Times New Roman" w:hAnsi="Times New Roman" w:cs="Times New Roman" w:hint="eastAsia"/>
          <w:sz w:val="24"/>
          <w:szCs w:val="24"/>
        </w:rPr>
        <w:t>CCN</w:t>
      </w:r>
      <w:r w:rsidR="008C7843">
        <w:rPr>
          <w:rFonts w:ascii="Times New Roman" w:hAnsi="Times New Roman" w:cs="Times New Roman" w:hint="eastAsia"/>
          <w:sz w:val="24"/>
          <w:szCs w:val="24"/>
        </w:rPr>
        <w:t>架构可以充分满足电网通信</w:t>
      </w:r>
      <w:r w:rsidR="004C29CD">
        <w:rPr>
          <w:rFonts w:ascii="Times New Roman" w:hAnsi="Times New Roman" w:cs="Times New Roman" w:hint="eastAsia"/>
          <w:sz w:val="24"/>
          <w:szCs w:val="24"/>
        </w:rPr>
        <w:t>的</w:t>
      </w:r>
      <w:r w:rsidR="008C7843">
        <w:rPr>
          <w:rFonts w:ascii="Times New Roman" w:hAnsi="Times New Roman" w:cs="Times New Roman" w:hint="eastAsia"/>
          <w:sz w:val="24"/>
          <w:szCs w:val="24"/>
        </w:rPr>
        <w:t>需求，并通过仿真实验量化地证明了以内容为中心的通信模式具有一定的优越性，但</w:t>
      </w:r>
      <w:r w:rsidR="004C29CD">
        <w:rPr>
          <w:rFonts w:ascii="Times New Roman" w:hAnsi="Times New Roman" w:cs="Times New Roman" w:hint="eastAsia"/>
          <w:sz w:val="24"/>
          <w:szCs w:val="24"/>
        </w:rPr>
        <w:t>是对于配用电通信网</w:t>
      </w:r>
      <w:r w:rsidR="00A33ACE">
        <w:rPr>
          <w:rFonts w:ascii="Times New Roman" w:hAnsi="Times New Roman" w:cs="Times New Roman" w:hint="eastAsia"/>
          <w:sz w:val="24"/>
          <w:szCs w:val="24"/>
        </w:rPr>
        <w:t>，尤其是对于网络边缘的</w:t>
      </w:r>
      <w:r w:rsidR="004C29CD">
        <w:rPr>
          <w:rFonts w:ascii="Times New Roman" w:hAnsi="Times New Roman" w:cs="Times New Roman" w:hint="eastAsia"/>
          <w:sz w:val="24"/>
          <w:szCs w:val="24"/>
        </w:rPr>
        <w:t>应用场景和业务类型的分析不足</w:t>
      </w:r>
      <w:r w:rsidR="00A33ACE">
        <w:rPr>
          <w:rFonts w:ascii="Times New Roman" w:hAnsi="Times New Roman" w:cs="Times New Roman" w:hint="eastAsia"/>
          <w:sz w:val="24"/>
          <w:szCs w:val="24"/>
        </w:rPr>
        <w:t>。此外，对于拥塞情况的处理机制仅仅依靠通信模式本身</w:t>
      </w:r>
      <w:r w:rsidR="00123CDB">
        <w:rPr>
          <w:rFonts w:ascii="Times New Roman" w:hAnsi="Times New Roman" w:cs="Times New Roman" w:hint="eastAsia"/>
          <w:sz w:val="24"/>
          <w:szCs w:val="24"/>
        </w:rPr>
        <w:t>，并没有进一步参考网络当前运行状态，这对于配用电通信网未来的发展存在瓶颈。</w:t>
      </w:r>
      <w:r w:rsidR="009A3464">
        <w:rPr>
          <w:rFonts w:ascii="Times New Roman" w:hAnsi="Times New Roman" w:cs="Times New Roman" w:hint="eastAsia"/>
          <w:sz w:val="24"/>
          <w:szCs w:val="24"/>
        </w:rPr>
        <w:t>在文献</w:t>
      </w:r>
      <w:r w:rsidR="00CA43E2">
        <w:rPr>
          <w:rFonts w:ascii="Times New Roman" w:hAnsi="Times New Roman" w:cs="Times New Roman" w:hint="eastAsia"/>
          <w:sz w:val="24"/>
          <w:szCs w:val="24"/>
        </w:rPr>
        <w:t>[</w:t>
      </w:r>
      <w:r w:rsidR="00CA43E2">
        <w:rPr>
          <w:rFonts w:ascii="Times New Roman" w:hAnsi="Times New Roman" w:cs="Times New Roman"/>
          <w:sz w:val="24"/>
          <w:szCs w:val="24"/>
        </w:rPr>
        <w:t>2</w:t>
      </w:r>
      <w:r w:rsidR="000E2DE8">
        <w:rPr>
          <w:rFonts w:ascii="Times New Roman" w:hAnsi="Times New Roman" w:cs="Times New Roman"/>
          <w:sz w:val="24"/>
          <w:szCs w:val="24"/>
        </w:rPr>
        <w:t>2</w:t>
      </w:r>
      <w:r w:rsidR="00CA43E2">
        <w:rPr>
          <w:rFonts w:ascii="Times New Roman" w:hAnsi="Times New Roman" w:cs="Times New Roman"/>
          <w:sz w:val="24"/>
          <w:szCs w:val="24"/>
        </w:rPr>
        <w:t>]</w:t>
      </w:r>
      <w:r w:rsidR="00945DCA">
        <w:rPr>
          <w:rFonts w:ascii="Times New Roman" w:hAnsi="Times New Roman" w:cs="Times New Roman" w:hint="eastAsia"/>
          <w:sz w:val="24"/>
          <w:szCs w:val="24"/>
        </w:rPr>
        <w:t>的路由机制</w:t>
      </w:r>
      <w:r w:rsidR="009A3464">
        <w:rPr>
          <w:rFonts w:ascii="Times New Roman" w:hAnsi="Times New Roman" w:cs="Times New Roman" w:hint="eastAsia"/>
          <w:sz w:val="24"/>
          <w:szCs w:val="24"/>
        </w:rPr>
        <w:t>中，</w:t>
      </w:r>
      <w:r w:rsidR="00EF4445">
        <w:rPr>
          <w:rFonts w:ascii="Times New Roman" w:hAnsi="Times New Roman" w:cs="Times New Roman" w:hint="eastAsia"/>
          <w:sz w:val="24"/>
          <w:szCs w:val="24"/>
        </w:rPr>
        <w:t>作者考虑到</w:t>
      </w:r>
      <w:r w:rsidR="00945DCA">
        <w:rPr>
          <w:rFonts w:ascii="Times New Roman" w:hAnsi="Times New Roman" w:cs="Times New Roman" w:hint="eastAsia"/>
          <w:sz w:val="24"/>
          <w:szCs w:val="24"/>
        </w:rPr>
        <w:t>CCN</w:t>
      </w:r>
      <w:r w:rsidR="00945DCA">
        <w:rPr>
          <w:rFonts w:ascii="Times New Roman" w:hAnsi="Times New Roman" w:cs="Times New Roman" w:hint="eastAsia"/>
          <w:sz w:val="24"/>
          <w:szCs w:val="24"/>
        </w:rPr>
        <w:t>和</w:t>
      </w:r>
      <w:r w:rsidR="00945DCA">
        <w:rPr>
          <w:rFonts w:ascii="Times New Roman" w:hAnsi="Times New Roman" w:cs="Times New Roman" w:hint="eastAsia"/>
          <w:sz w:val="24"/>
          <w:szCs w:val="24"/>
        </w:rPr>
        <w:t>TCP</w:t>
      </w:r>
      <w:r w:rsidR="00945DCA">
        <w:rPr>
          <w:rFonts w:ascii="Times New Roman" w:hAnsi="Times New Roman" w:cs="Times New Roman"/>
          <w:sz w:val="24"/>
          <w:szCs w:val="24"/>
        </w:rPr>
        <w:t>/IP</w:t>
      </w:r>
      <w:r w:rsidR="00945DCA">
        <w:rPr>
          <w:rFonts w:ascii="Times New Roman" w:hAnsi="Times New Roman" w:cs="Times New Roman" w:hint="eastAsia"/>
          <w:sz w:val="24"/>
          <w:szCs w:val="24"/>
        </w:rPr>
        <w:t>的不同，并基于边缘计算技术将复杂的服务进</w:t>
      </w:r>
      <w:r w:rsidR="00CA4E8A">
        <w:rPr>
          <w:rFonts w:ascii="Times New Roman" w:hAnsi="Times New Roman" w:cs="Times New Roman" w:hint="eastAsia"/>
          <w:sz w:val="24"/>
          <w:szCs w:val="24"/>
        </w:rPr>
        <w:t xml:space="preserve"> </w:t>
      </w:r>
      <w:r w:rsidR="00945DCA">
        <w:rPr>
          <w:rFonts w:ascii="Times New Roman" w:hAnsi="Times New Roman" w:cs="Times New Roman" w:hint="eastAsia"/>
          <w:sz w:val="24"/>
          <w:szCs w:val="24"/>
        </w:rPr>
        <w:t>行拆分，通过将一部分服务部署在边缘节点的方法提高效率。该机制也可以应用于配用电通信网的计算模块，计算模块动态地迁移到网络边缘，终端设备不仅</w:t>
      </w:r>
      <w:r w:rsidR="00A04422">
        <w:rPr>
          <w:rFonts w:ascii="Times New Roman" w:hAnsi="Times New Roman" w:cs="Times New Roman" w:hint="eastAsia"/>
          <w:sz w:val="24"/>
          <w:szCs w:val="24"/>
        </w:rPr>
        <w:t>可以从远端云处理器请求服务和数据，也可以交由近端边缘节点对数据进行处理、存储，保证了数据传输的高效和灵活。</w:t>
      </w:r>
      <w:r w:rsidR="00E43F41">
        <w:rPr>
          <w:rFonts w:ascii="Times New Roman" w:hAnsi="Times New Roman" w:cs="Times New Roman" w:hint="eastAsia"/>
          <w:sz w:val="24"/>
          <w:szCs w:val="24"/>
        </w:rPr>
        <w:t>以上研究成果，均证明在</w:t>
      </w:r>
      <w:r w:rsidR="00E43F41">
        <w:rPr>
          <w:rFonts w:ascii="Times New Roman" w:hAnsi="Times New Roman" w:cs="Times New Roman" w:hint="eastAsia"/>
          <w:sz w:val="24"/>
          <w:szCs w:val="24"/>
        </w:rPr>
        <w:t>CCN</w:t>
      </w:r>
      <w:r w:rsidR="00E43F41">
        <w:rPr>
          <w:rFonts w:ascii="Times New Roman" w:hAnsi="Times New Roman" w:cs="Times New Roman" w:hint="eastAsia"/>
          <w:sz w:val="24"/>
          <w:szCs w:val="24"/>
        </w:rPr>
        <w:t>架构下构建配用电通信网络的有效性和优越性，但对配用电网的实际业务和应用特点的分析不足，在利用网络边缘计算能力以及提升网络传输质量，特别是实现负载感知方面</w:t>
      </w:r>
      <w:r w:rsidR="00E43F41" w:rsidRPr="00E26031">
        <w:rPr>
          <w:rFonts w:ascii="Times New Roman" w:hAnsi="Times New Roman" w:cs="Times New Roman"/>
          <w:sz w:val="24"/>
          <w:szCs w:val="24"/>
        </w:rPr>
        <w:t>仍可以进行近一步优化。</w:t>
      </w:r>
    </w:p>
    <w:p w14:paraId="32FB1022" w14:textId="4126ECA5" w:rsidR="005C4F0D" w:rsidRDefault="00894800" w:rsidP="00EA487E">
      <w:pPr>
        <w:spacing w:line="400" w:lineRule="exact"/>
        <w:ind w:firstLineChars="200" w:firstLine="480"/>
        <w:rPr>
          <w:rFonts w:ascii="Times New Roman" w:hAnsi="Times New Roman" w:cs="Times New Roman"/>
          <w:sz w:val="24"/>
          <w:szCs w:val="24"/>
        </w:rPr>
      </w:pPr>
      <w:r w:rsidRPr="00894800">
        <w:rPr>
          <w:rFonts w:ascii="Times New Roman" w:hAnsi="Times New Roman" w:cs="Times New Roman" w:hint="eastAsia"/>
          <w:sz w:val="24"/>
          <w:szCs w:val="24"/>
        </w:rPr>
        <w:t>在</w:t>
      </w:r>
      <w:r w:rsidR="00E43F41">
        <w:rPr>
          <w:rFonts w:ascii="Times New Roman" w:hAnsi="Times New Roman" w:cs="Times New Roman" w:hint="eastAsia"/>
          <w:sz w:val="24"/>
          <w:szCs w:val="24"/>
        </w:rPr>
        <w:t>文献</w:t>
      </w:r>
      <w:r w:rsidRPr="00894800">
        <w:rPr>
          <w:rFonts w:ascii="Times New Roman" w:hAnsi="Times New Roman" w:cs="Times New Roman" w:hint="eastAsia"/>
          <w:sz w:val="24"/>
          <w:szCs w:val="24"/>
        </w:rPr>
        <w:t>[</w:t>
      </w:r>
      <w:r w:rsidR="00D53BAC">
        <w:rPr>
          <w:rFonts w:ascii="Times New Roman" w:hAnsi="Times New Roman" w:cs="Times New Roman"/>
          <w:sz w:val="24"/>
          <w:szCs w:val="24"/>
        </w:rPr>
        <w:t>2</w:t>
      </w:r>
      <w:r w:rsidR="000E2DE8">
        <w:rPr>
          <w:rFonts w:ascii="Times New Roman" w:hAnsi="Times New Roman" w:cs="Times New Roman"/>
          <w:sz w:val="24"/>
          <w:szCs w:val="24"/>
        </w:rPr>
        <w:t>3</w:t>
      </w:r>
      <w:r w:rsidRPr="00894800">
        <w:rPr>
          <w:rFonts w:ascii="Times New Roman" w:hAnsi="Times New Roman" w:cs="Times New Roman" w:hint="eastAsia"/>
          <w:sz w:val="24"/>
          <w:szCs w:val="24"/>
        </w:rPr>
        <w:t>]</w:t>
      </w:r>
      <w:r w:rsidRPr="00894800">
        <w:rPr>
          <w:rFonts w:ascii="Times New Roman" w:hAnsi="Times New Roman" w:cs="Times New Roman" w:hint="eastAsia"/>
          <w:sz w:val="24"/>
          <w:szCs w:val="24"/>
        </w:rPr>
        <w:t>中，</w:t>
      </w:r>
      <w:r w:rsidR="00E43F41">
        <w:rPr>
          <w:rFonts w:ascii="Times New Roman" w:hAnsi="Times New Roman" w:cs="Times New Roman" w:hint="eastAsia"/>
          <w:sz w:val="24"/>
          <w:szCs w:val="24"/>
        </w:rPr>
        <w:t>作者</w:t>
      </w:r>
      <w:r w:rsidRPr="00894800">
        <w:rPr>
          <w:rFonts w:ascii="Times New Roman" w:hAnsi="Times New Roman" w:cs="Times New Roman" w:hint="eastAsia"/>
          <w:sz w:val="24"/>
          <w:szCs w:val="24"/>
        </w:rPr>
        <w:t>第一次将物理学</w:t>
      </w:r>
      <w:r w:rsidR="00E43F41">
        <w:rPr>
          <w:rFonts w:ascii="Times New Roman" w:hAnsi="Times New Roman" w:cs="Times New Roman" w:hint="eastAsia"/>
          <w:sz w:val="24"/>
          <w:szCs w:val="24"/>
        </w:rPr>
        <w:t>中</w:t>
      </w:r>
      <w:r w:rsidRPr="00894800">
        <w:rPr>
          <w:rFonts w:ascii="Times New Roman" w:hAnsi="Times New Roman" w:cs="Times New Roman" w:hint="eastAsia"/>
          <w:sz w:val="24"/>
          <w:szCs w:val="24"/>
        </w:rPr>
        <w:t>“</w:t>
      </w:r>
      <w:r w:rsidR="00E43F41">
        <w:rPr>
          <w:rFonts w:ascii="Times New Roman" w:hAnsi="Times New Roman" w:cs="Times New Roman" w:hint="eastAsia"/>
          <w:sz w:val="24"/>
          <w:szCs w:val="24"/>
        </w:rPr>
        <w:t>势能</w:t>
      </w:r>
      <w:r w:rsidRPr="00894800">
        <w:rPr>
          <w:rFonts w:ascii="Times New Roman" w:hAnsi="Times New Roman" w:cs="Times New Roman" w:hint="eastAsia"/>
          <w:sz w:val="24"/>
          <w:szCs w:val="24"/>
        </w:rPr>
        <w:t>”的概念引入</w:t>
      </w:r>
      <w:r w:rsidR="00E43F41">
        <w:rPr>
          <w:rFonts w:ascii="Times New Roman" w:hAnsi="Times New Roman" w:cs="Times New Roman" w:hint="eastAsia"/>
          <w:sz w:val="24"/>
          <w:szCs w:val="24"/>
        </w:rPr>
        <w:t>路由机制中，意实现网络</w:t>
      </w:r>
      <w:r w:rsidR="00DB6C16">
        <w:rPr>
          <w:rFonts w:ascii="Times New Roman" w:hAnsi="Times New Roman" w:cs="Times New Roman" w:hint="eastAsia"/>
          <w:sz w:val="24"/>
          <w:szCs w:val="24"/>
        </w:rPr>
        <w:t>对于自身负载情况的动态感知，文中</w:t>
      </w:r>
      <w:r w:rsidRPr="00894800">
        <w:rPr>
          <w:rFonts w:ascii="Times New Roman" w:hAnsi="Times New Roman" w:cs="Times New Roman" w:hint="eastAsia"/>
          <w:sz w:val="24"/>
          <w:szCs w:val="24"/>
        </w:rPr>
        <w:t>提出了一种基于</w:t>
      </w:r>
      <w:r w:rsidR="00DB6C16">
        <w:rPr>
          <w:rFonts w:ascii="Times New Roman" w:hAnsi="Times New Roman" w:cs="Times New Roman" w:hint="eastAsia"/>
          <w:sz w:val="24"/>
          <w:szCs w:val="24"/>
        </w:rPr>
        <w:t>势能</w:t>
      </w:r>
      <w:r w:rsidRPr="00894800">
        <w:rPr>
          <w:rFonts w:ascii="Times New Roman" w:hAnsi="Times New Roman" w:cs="Times New Roman" w:hint="eastAsia"/>
          <w:sz w:val="24"/>
          <w:szCs w:val="24"/>
        </w:rPr>
        <w:t>的路由范例，</w:t>
      </w:r>
      <w:r w:rsidRPr="00894800">
        <w:rPr>
          <w:rFonts w:ascii="Times New Roman" w:hAnsi="Times New Roman" w:cs="Times New Roman" w:hint="eastAsia"/>
          <w:sz w:val="24"/>
          <w:szCs w:val="24"/>
        </w:rPr>
        <w:lastRenderedPageBreak/>
        <w:t>利用</w:t>
      </w:r>
      <w:r w:rsidR="00DB6C16">
        <w:rPr>
          <w:rFonts w:ascii="Times New Roman" w:hAnsi="Times New Roman" w:cs="Times New Roman" w:hint="eastAsia"/>
          <w:sz w:val="24"/>
          <w:szCs w:val="24"/>
        </w:rPr>
        <w:t>节点之间的</w:t>
      </w:r>
      <w:r w:rsidRPr="00894800">
        <w:rPr>
          <w:rFonts w:ascii="Times New Roman" w:hAnsi="Times New Roman" w:cs="Times New Roman" w:hint="eastAsia"/>
          <w:sz w:val="24"/>
          <w:szCs w:val="24"/>
        </w:rPr>
        <w:t>梯度搜索方法来路由数据包。</w:t>
      </w:r>
      <w:r w:rsidR="00DB6C16">
        <w:rPr>
          <w:rFonts w:ascii="Times New Roman" w:hAnsi="Times New Roman" w:cs="Times New Roman" w:hint="eastAsia"/>
          <w:sz w:val="24"/>
          <w:szCs w:val="24"/>
        </w:rPr>
        <w:t>以此为基础，</w:t>
      </w:r>
      <w:r w:rsidRPr="00894800">
        <w:rPr>
          <w:rFonts w:ascii="Times New Roman" w:hAnsi="Times New Roman" w:cs="Times New Roman" w:hint="eastAsia"/>
          <w:sz w:val="24"/>
          <w:szCs w:val="24"/>
        </w:rPr>
        <w:t xml:space="preserve">S. </w:t>
      </w:r>
      <w:proofErr w:type="spellStart"/>
      <w:r w:rsidRPr="00894800">
        <w:rPr>
          <w:rFonts w:ascii="Times New Roman" w:hAnsi="Times New Roman" w:cs="Times New Roman" w:hint="eastAsia"/>
          <w:sz w:val="24"/>
          <w:szCs w:val="24"/>
        </w:rPr>
        <w:t>Eum</w:t>
      </w:r>
      <w:proofErr w:type="spellEnd"/>
      <w:r w:rsidRPr="00894800">
        <w:rPr>
          <w:rFonts w:ascii="Times New Roman" w:hAnsi="Times New Roman" w:cs="Times New Roman" w:hint="eastAsia"/>
          <w:sz w:val="24"/>
          <w:szCs w:val="24"/>
        </w:rPr>
        <w:t>等人</w:t>
      </w:r>
      <w:r w:rsidR="00DB6C16">
        <w:rPr>
          <w:rFonts w:ascii="Times New Roman" w:hAnsi="Times New Roman" w:cs="Times New Roman" w:hint="eastAsia"/>
          <w:sz w:val="24"/>
          <w:szCs w:val="24"/>
        </w:rPr>
        <w:t>在文献</w:t>
      </w:r>
      <w:r w:rsidR="00DB6C16">
        <w:rPr>
          <w:rFonts w:ascii="Times New Roman" w:hAnsi="Times New Roman" w:cs="Times New Roman" w:hint="eastAsia"/>
          <w:sz w:val="24"/>
          <w:szCs w:val="24"/>
        </w:rPr>
        <w:t>[</w:t>
      </w:r>
      <w:r w:rsidR="005F6D87">
        <w:rPr>
          <w:rFonts w:ascii="Times New Roman" w:hAnsi="Times New Roman" w:cs="Times New Roman"/>
          <w:sz w:val="24"/>
          <w:szCs w:val="24"/>
        </w:rPr>
        <w:t>2</w:t>
      </w:r>
      <w:r w:rsidR="000E2DE8">
        <w:rPr>
          <w:rFonts w:ascii="Times New Roman" w:hAnsi="Times New Roman" w:cs="Times New Roman"/>
          <w:sz w:val="24"/>
          <w:szCs w:val="24"/>
        </w:rPr>
        <w:t>4</w:t>
      </w:r>
      <w:r w:rsidR="00DB6C16">
        <w:rPr>
          <w:rFonts w:ascii="Times New Roman" w:hAnsi="Times New Roman" w:cs="Times New Roman"/>
          <w:sz w:val="24"/>
          <w:szCs w:val="24"/>
        </w:rPr>
        <w:t>]</w:t>
      </w:r>
      <w:r w:rsidR="00DB6C16">
        <w:rPr>
          <w:rFonts w:ascii="Times New Roman" w:hAnsi="Times New Roman" w:cs="Times New Roman" w:hint="eastAsia"/>
          <w:sz w:val="24"/>
          <w:szCs w:val="24"/>
        </w:rPr>
        <w:t>的研究中继续探索在以内容为中心网络中、基于势能的路由机制问题，作者在路径选择中加入了对传输路径长度的考虑。传统的网络路由算法中有两种经典算法：</w:t>
      </w:r>
      <w:r w:rsidR="00DB6C16" w:rsidRPr="00894800">
        <w:rPr>
          <w:rFonts w:ascii="Times New Roman" w:hAnsi="Times New Roman" w:cs="Times New Roman" w:hint="eastAsia"/>
          <w:sz w:val="24"/>
          <w:szCs w:val="24"/>
        </w:rPr>
        <w:t>最短路径路由（</w:t>
      </w:r>
      <w:r w:rsidR="00DB6C16" w:rsidRPr="00894800">
        <w:rPr>
          <w:rFonts w:ascii="Times New Roman" w:hAnsi="Times New Roman" w:cs="Times New Roman" w:hint="eastAsia"/>
          <w:sz w:val="24"/>
          <w:szCs w:val="24"/>
        </w:rPr>
        <w:t>SPR</w:t>
      </w:r>
      <w:r w:rsidR="00DB6C16" w:rsidRPr="00894800">
        <w:rPr>
          <w:rFonts w:ascii="Times New Roman" w:hAnsi="Times New Roman" w:cs="Times New Roman" w:hint="eastAsia"/>
          <w:sz w:val="24"/>
          <w:szCs w:val="24"/>
        </w:rPr>
        <w:t>）</w:t>
      </w:r>
      <w:r w:rsidR="005F6D87" w:rsidRPr="00AE08F2">
        <w:rPr>
          <w:rFonts w:ascii="Times New Roman" w:hAnsi="Times New Roman" w:cs="Times New Roman"/>
          <w:sz w:val="24"/>
          <w:szCs w:val="24"/>
          <w:vertAlign w:val="superscript"/>
        </w:rPr>
        <w:t>[</w:t>
      </w:r>
      <w:r w:rsidR="005F6D87">
        <w:rPr>
          <w:rFonts w:ascii="Times New Roman" w:hAnsi="Times New Roman" w:cs="Times New Roman"/>
          <w:sz w:val="24"/>
          <w:szCs w:val="24"/>
          <w:vertAlign w:val="superscript"/>
        </w:rPr>
        <w:t>2</w:t>
      </w:r>
      <w:r w:rsidR="000E2DE8">
        <w:rPr>
          <w:rFonts w:ascii="Times New Roman" w:hAnsi="Times New Roman" w:cs="Times New Roman"/>
          <w:sz w:val="24"/>
          <w:szCs w:val="24"/>
          <w:vertAlign w:val="superscript"/>
        </w:rPr>
        <w:t>5</w:t>
      </w:r>
      <w:r w:rsidR="005F6D87" w:rsidRPr="00AE08F2">
        <w:rPr>
          <w:rFonts w:ascii="Times New Roman" w:hAnsi="Times New Roman" w:cs="Times New Roman"/>
          <w:sz w:val="24"/>
          <w:szCs w:val="24"/>
          <w:vertAlign w:val="superscript"/>
        </w:rPr>
        <w:t>]</w:t>
      </w:r>
      <w:r w:rsidR="00DB6C16" w:rsidRPr="00894800">
        <w:rPr>
          <w:rFonts w:ascii="Times New Roman" w:hAnsi="Times New Roman" w:cs="Times New Roman" w:hint="eastAsia"/>
          <w:sz w:val="24"/>
          <w:szCs w:val="24"/>
        </w:rPr>
        <w:t>和地理贪婪转发路由（</w:t>
      </w:r>
      <w:r w:rsidR="00DB6C16" w:rsidRPr="00894800">
        <w:rPr>
          <w:rFonts w:ascii="Times New Roman" w:hAnsi="Times New Roman" w:cs="Times New Roman" w:hint="eastAsia"/>
          <w:sz w:val="24"/>
          <w:szCs w:val="24"/>
        </w:rPr>
        <w:t>GFR</w:t>
      </w:r>
      <w:r w:rsidR="00DB6C16" w:rsidRPr="00894800">
        <w:rPr>
          <w:rFonts w:ascii="Times New Roman" w:hAnsi="Times New Roman" w:cs="Times New Roman" w:hint="eastAsia"/>
          <w:sz w:val="24"/>
          <w:szCs w:val="24"/>
        </w:rPr>
        <w:t>）</w:t>
      </w:r>
      <w:r w:rsidR="005F6D87" w:rsidRPr="00AE08F2">
        <w:rPr>
          <w:rFonts w:ascii="Times New Roman" w:hAnsi="Times New Roman" w:cs="Times New Roman"/>
          <w:sz w:val="24"/>
          <w:szCs w:val="24"/>
          <w:vertAlign w:val="superscript"/>
        </w:rPr>
        <w:t>[</w:t>
      </w:r>
      <w:r w:rsidR="005F6D87">
        <w:rPr>
          <w:rFonts w:ascii="Times New Roman" w:hAnsi="Times New Roman" w:cs="Times New Roman"/>
          <w:sz w:val="24"/>
          <w:szCs w:val="24"/>
          <w:vertAlign w:val="superscript"/>
        </w:rPr>
        <w:t>2</w:t>
      </w:r>
      <w:r w:rsidR="000E2DE8">
        <w:rPr>
          <w:rFonts w:ascii="Times New Roman" w:hAnsi="Times New Roman" w:cs="Times New Roman"/>
          <w:sz w:val="24"/>
          <w:szCs w:val="24"/>
          <w:vertAlign w:val="superscript"/>
        </w:rPr>
        <w:t>6</w:t>
      </w:r>
      <w:r w:rsidR="005F6D87" w:rsidRPr="00AE08F2">
        <w:rPr>
          <w:rFonts w:ascii="Times New Roman" w:hAnsi="Times New Roman" w:cs="Times New Roman"/>
          <w:sz w:val="24"/>
          <w:szCs w:val="24"/>
          <w:vertAlign w:val="superscript"/>
        </w:rPr>
        <w:t>]</w:t>
      </w:r>
      <w:r w:rsidR="00DB6C16">
        <w:rPr>
          <w:rFonts w:ascii="Times New Roman" w:hAnsi="Times New Roman" w:cs="Times New Roman" w:hint="eastAsia"/>
          <w:sz w:val="24"/>
          <w:szCs w:val="24"/>
        </w:rPr>
        <w:t>，</w:t>
      </w:r>
      <w:r w:rsidR="00DB6C16" w:rsidRPr="00894800">
        <w:rPr>
          <w:rFonts w:ascii="Times New Roman" w:hAnsi="Times New Roman" w:cs="Times New Roman" w:hint="eastAsia"/>
          <w:sz w:val="24"/>
          <w:szCs w:val="24"/>
        </w:rPr>
        <w:t>它们是</w:t>
      </w:r>
      <w:r w:rsidR="00DB6C16">
        <w:rPr>
          <w:rFonts w:ascii="Times New Roman" w:hAnsi="Times New Roman" w:cs="Times New Roman" w:hint="eastAsia"/>
          <w:sz w:val="24"/>
          <w:szCs w:val="24"/>
        </w:rPr>
        <w:t>今后</w:t>
      </w:r>
      <w:r w:rsidR="00DB6C16" w:rsidRPr="00894800">
        <w:rPr>
          <w:rFonts w:ascii="Times New Roman" w:hAnsi="Times New Roman" w:cs="Times New Roman" w:hint="eastAsia"/>
          <w:sz w:val="24"/>
          <w:szCs w:val="24"/>
        </w:rPr>
        <w:t>众多研究的基础。</w:t>
      </w:r>
      <w:proofErr w:type="spellStart"/>
      <w:r w:rsidR="00DB6C16" w:rsidRPr="00894800">
        <w:rPr>
          <w:rFonts w:ascii="Times New Roman" w:hAnsi="Times New Roman" w:cs="Times New Roman" w:hint="eastAsia"/>
          <w:sz w:val="24"/>
          <w:szCs w:val="24"/>
        </w:rPr>
        <w:t>Alharbi</w:t>
      </w:r>
      <w:proofErr w:type="spellEnd"/>
      <w:r w:rsidR="00DB6C16" w:rsidRPr="00894800">
        <w:rPr>
          <w:rFonts w:ascii="Times New Roman" w:hAnsi="Times New Roman" w:cs="Times New Roman" w:hint="eastAsia"/>
          <w:sz w:val="24"/>
          <w:szCs w:val="24"/>
        </w:rPr>
        <w:t xml:space="preserve"> F</w:t>
      </w:r>
      <w:r w:rsidR="00DB6C16" w:rsidRPr="00894800">
        <w:rPr>
          <w:rFonts w:ascii="Times New Roman" w:hAnsi="Times New Roman" w:cs="Times New Roman" w:hint="eastAsia"/>
          <w:sz w:val="24"/>
          <w:szCs w:val="24"/>
        </w:rPr>
        <w:t>和</w:t>
      </w:r>
      <w:r w:rsidR="00DB6C16" w:rsidRPr="00894800">
        <w:rPr>
          <w:rFonts w:ascii="Times New Roman" w:hAnsi="Times New Roman" w:cs="Times New Roman" w:hint="eastAsia"/>
          <w:sz w:val="24"/>
          <w:szCs w:val="24"/>
        </w:rPr>
        <w:t>Fei Z</w:t>
      </w:r>
      <w:r w:rsidR="00DB6C16">
        <w:rPr>
          <w:rFonts w:ascii="Times New Roman" w:hAnsi="Times New Roman" w:cs="Times New Roman" w:hint="eastAsia"/>
          <w:sz w:val="24"/>
          <w:szCs w:val="24"/>
        </w:rPr>
        <w:t>在此基础之上做出改进，提出一种</w:t>
      </w:r>
      <w:r w:rsidR="00DB6C16" w:rsidRPr="00894800">
        <w:rPr>
          <w:rFonts w:ascii="Times New Roman" w:hAnsi="Times New Roman" w:cs="Times New Roman" w:hint="eastAsia"/>
          <w:sz w:val="24"/>
          <w:szCs w:val="24"/>
        </w:rPr>
        <w:t>搜索路径的算法（</w:t>
      </w:r>
      <w:proofErr w:type="spellStart"/>
      <w:r w:rsidR="00DB6C16" w:rsidRPr="00894800">
        <w:rPr>
          <w:rFonts w:ascii="Times New Roman" w:hAnsi="Times New Roman" w:cs="Times New Roman" w:hint="eastAsia"/>
          <w:sz w:val="24"/>
          <w:szCs w:val="24"/>
        </w:rPr>
        <w:t>FindaQoSPath</w:t>
      </w:r>
      <w:proofErr w:type="spellEnd"/>
      <w:r w:rsidR="00DB6C16" w:rsidRPr="00894800">
        <w:rPr>
          <w:rFonts w:ascii="Times New Roman" w:hAnsi="Times New Roman" w:cs="Times New Roman" w:hint="eastAsia"/>
          <w:sz w:val="24"/>
          <w:szCs w:val="24"/>
        </w:rPr>
        <w:t>，</w:t>
      </w:r>
      <w:r w:rsidR="00DB6C16" w:rsidRPr="00894800">
        <w:rPr>
          <w:rFonts w:ascii="Times New Roman" w:hAnsi="Times New Roman" w:cs="Times New Roman" w:hint="eastAsia"/>
          <w:sz w:val="24"/>
          <w:szCs w:val="24"/>
        </w:rPr>
        <w:t>FQP</w:t>
      </w:r>
      <w:r w:rsidR="00DB6C16" w:rsidRPr="00894800">
        <w:rPr>
          <w:rFonts w:ascii="Times New Roman" w:hAnsi="Times New Roman" w:cs="Times New Roman" w:hint="eastAsia"/>
          <w:sz w:val="24"/>
          <w:szCs w:val="24"/>
        </w:rPr>
        <w:t>）</w:t>
      </w:r>
      <w:r w:rsidR="005F6D87" w:rsidRPr="00AE08F2">
        <w:rPr>
          <w:rFonts w:ascii="Times New Roman" w:hAnsi="Times New Roman" w:cs="Times New Roman"/>
          <w:sz w:val="24"/>
          <w:szCs w:val="24"/>
          <w:vertAlign w:val="superscript"/>
        </w:rPr>
        <w:t>[</w:t>
      </w:r>
      <w:r w:rsidR="005F6D87">
        <w:rPr>
          <w:rFonts w:ascii="Times New Roman" w:hAnsi="Times New Roman" w:cs="Times New Roman"/>
          <w:sz w:val="24"/>
          <w:szCs w:val="24"/>
          <w:vertAlign w:val="superscript"/>
        </w:rPr>
        <w:t>2</w:t>
      </w:r>
      <w:r w:rsidR="000E2DE8">
        <w:rPr>
          <w:rFonts w:ascii="Times New Roman" w:hAnsi="Times New Roman"/>
          <w:sz w:val="24"/>
          <w:szCs w:val="24"/>
          <w:vertAlign w:val="superscript"/>
        </w:rPr>
        <w:t>7</w:t>
      </w:r>
      <w:r w:rsidR="005F6D87" w:rsidRPr="00AE08F2">
        <w:rPr>
          <w:rFonts w:ascii="Times New Roman" w:hAnsi="Times New Roman" w:cs="Times New Roman"/>
          <w:sz w:val="24"/>
          <w:szCs w:val="24"/>
          <w:vertAlign w:val="superscript"/>
        </w:rPr>
        <w:t>]</w:t>
      </w:r>
      <w:r w:rsidR="00DB6C16">
        <w:rPr>
          <w:rFonts w:ascii="Times New Roman" w:hAnsi="Times New Roman" w:cs="Times New Roman" w:hint="eastAsia"/>
          <w:sz w:val="24"/>
          <w:szCs w:val="24"/>
        </w:rPr>
        <w:t>，并将其部署在网络边缘控制器的模块上，仿真结果表明，</w:t>
      </w:r>
      <w:r w:rsidR="00EA487E">
        <w:rPr>
          <w:rFonts w:ascii="Times New Roman" w:hAnsi="Times New Roman" w:cs="Times New Roman" w:hint="eastAsia"/>
          <w:sz w:val="24"/>
          <w:szCs w:val="24"/>
        </w:rPr>
        <w:t>FQP</w:t>
      </w:r>
      <w:r w:rsidR="00EA487E">
        <w:rPr>
          <w:rFonts w:ascii="Times New Roman" w:hAnsi="Times New Roman" w:cs="Times New Roman" w:hint="eastAsia"/>
          <w:sz w:val="24"/>
          <w:szCs w:val="24"/>
        </w:rPr>
        <w:t>可以通过控制临界数据流量实现网络的负载均衡，并提高吞吐量。该算法在网络中得到广泛的应用。在文献</w:t>
      </w:r>
      <w:r w:rsidR="00EA487E" w:rsidRPr="00894800">
        <w:rPr>
          <w:rFonts w:ascii="Times New Roman" w:hAnsi="Times New Roman" w:cs="Times New Roman" w:hint="eastAsia"/>
          <w:sz w:val="24"/>
          <w:szCs w:val="24"/>
        </w:rPr>
        <w:t>[2</w:t>
      </w:r>
      <w:r w:rsidR="000E2DE8">
        <w:rPr>
          <w:rFonts w:ascii="Times New Roman" w:hAnsi="Times New Roman" w:cs="Times New Roman"/>
          <w:sz w:val="24"/>
          <w:szCs w:val="24"/>
        </w:rPr>
        <w:t>8</w:t>
      </w:r>
      <w:r w:rsidR="00EA487E" w:rsidRPr="00894800">
        <w:rPr>
          <w:rFonts w:ascii="Times New Roman" w:hAnsi="Times New Roman" w:cs="Times New Roman" w:hint="eastAsia"/>
          <w:sz w:val="24"/>
          <w:szCs w:val="24"/>
        </w:rPr>
        <w:t>]</w:t>
      </w:r>
      <w:r w:rsidR="00EA487E" w:rsidRPr="00894800">
        <w:rPr>
          <w:rFonts w:ascii="Times New Roman" w:hAnsi="Times New Roman" w:cs="Times New Roman" w:hint="eastAsia"/>
          <w:sz w:val="24"/>
          <w:szCs w:val="24"/>
        </w:rPr>
        <w:t>中，</w:t>
      </w:r>
      <w:r w:rsidR="00EA487E" w:rsidRPr="00894800">
        <w:rPr>
          <w:rFonts w:ascii="Times New Roman" w:hAnsi="Times New Roman" w:cs="Times New Roman" w:hint="eastAsia"/>
          <w:sz w:val="24"/>
          <w:szCs w:val="24"/>
        </w:rPr>
        <w:t>Rekik M</w:t>
      </w:r>
      <w:r w:rsidR="00EA487E" w:rsidRPr="00894800">
        <w:rPr>
          <w:rFonts w:ascii="Times New Roman" w:hAnsi="Times New Roman" w:cs="Times New Roman" w:hint="eastAsia"/>
          <w:sz w:val="24"/>
          <w:szCs w:val="24"/>
        </w:rPr>
        <w:t>等人将</w:t>
      </w:r>
      <w:r w:rsidR="005C4F0D">
        <w:rPr>
          <w:rFonts w:ascii="Times New Roman" w:hAnsi="Times New Roman" w:cs="Times New Roman" w:hint="eastAsia"/>
          <w:sz w:val="24"/>
          <w:szCs w:val="24"/>
        </w:rPr>
        <w:t>基于</w:t>
      </w:r>
      <w:r w:rsidR="00EA487E" w:rsidRPr="00894800">
        <w:rPr>
          <w:rFonts w:ascii="Times New Roman" w:hAnsi="Times New Roman" w:cs="Times New Roman" w:hint="eastAsia"/>
          <w:sz w:val="24"/>
          <w:szCs w:val="24"/>
        </w:rPr>
        <w:t>蚁群优化</w:t>
      </w:r>
      <w:r w:rsidR="005C4F0D">
        <w:rPr>
          <w:rFonts w:ascii="Times New Roman" w:hAnsi="Times New Roman" w:cs="Times New Roman" w:hint="eastAsia"/>
          <w:sz w:val="24"/>
          <w:szCs w:val="24"/>
        </w:rPr>
        <w:t>（</w:t>
      </w:r>
      <w:r w:rsidR="005C4F0D">
        <w:rPr>
          <w:rFonts w:ascii="Times New Roman" w:hAnsi="Times New Roman" w:cs="Times New Roman" w:hint="eastAsia"/>
          <w:sz w:val="24"/>
          <w:szCs w:val="24"/>
        </w:rPr>
        <w:t>ACO</w:t>
      </w:r>
      <w:r w:rsidR="005C4F0D">
        <w:rPr>
          <w:rFonts w:ascii="Times New Roman" w:hAnsi="Times New Roman" w:cs="Times New Roman" w:hint="eastAsia"/>
          <w:sz w:val="24"/>
          <w:szCs w:val="24"/>
        </w:rPr>
        <w:t>）</w:t>
      </w:r>
      <w:r w:rsidR="00EA487E" w:rsidRPr="00894800">
        <w:rPr>
          <w:rFonts w:ascii="Times New Roman" w:hAnsi="Times New Roman" w:cs="Times New Roman" w:hint="eastAsia"/>
          <w:sz w:val="24"/>
          <w:szCs w:val="24"/>
        </w:rPr>
        <w:t>算法</w:t>
      </w:r>
      <w:r w:rsidR="005C4F0D">
        <w:rPr>
          <w:rFonts w:ascii="Times New Roman" w:hAnsi="Times New Roman" w:cs="Times New Roman" w:hint="eastAsia"/>
          <w:sz w:val="24"/>
          <w:szCs w:val="24"/>
        </w:rPr>
        <w:t>改进</w:t>
      </w:r>
      <w:r w:rsidR="005C4F0D">
        <w:rPr>
          <w:rFonts w:ascii="Times New Roman" w:hAnsi="Times New Roman" w:cs="Times New Roman" w:hint="eastAsia"/>
          <w:sz w:val="24"/>
          <w:szCs w:val="24"/>
        </w:rPr>
        <w:t>GFR</w:t>
      </w:r>
      <w:r w:rsidR="005C4F0D">
        <w:rPr>
          <w:rFonts w:ascii="Times New Roman" w:hAnsi="Times New Roman" w:cs="Times New Roman" w:hint="eastAsia"/>
          <w:sz w:val="24"/>
          <w:szCs w:val="24"/>
        </w:rPr>
        <w:t>算法</w:t>
      </w:r>
      <w:r w:rsidR="00EA487E" w:rsidRPr="00894800">
        <w:rPr>
          <w:rFonts w:ascii="Times New Roman" w:hAnsi="Times New Roman" w:cs="Times New Roman" w:hint="eastAsia"/>
          <w:sz w:val="24"/>
          <w:szCs w:val="24"/>
        </w:rPr>
        <w:t>，提出了一种新的路由机制</w:t>
      </w:r>
      <w:r w:rsidR="00EA487E" w:rsidRPr="00894800">
        <w:rPr>
          <w:rFonts w:ascii="Times New Roman" w:hAnsi="Times New Roman" w:cs="Times New Roman" w:hint="eastAsia"/>
          <w:sz w:val="24"/>
          <w:szCs w:val="24"/>
        </w:rPr>
        <w:t>GRACO</w:t>
      </w:r>
      <w:r w:rsidR="00EA487E" w:rsidRPr="00894800">
        <w:rPr>
          <w:rFonts w:ascii="Times New Roman" w:hAnsi="Times New Roman" w:cs="Times New Roman" w:hint="eastAsia"/>
          <w:sz w:val="24"/>
          <w:szCs w:val="24"/>
        </w:rPr>
        <w:t>，</w:t>
      </w:r>
      <w:r w:rsidR="005C4F0D">
        <w:rPr>
          <w:rFonts w:ascii="Times New Roman" w:hAnsi="Times New Roman" w:cs="Times New Roman" w:hint="eastAsia"/>
          <w:sz w:val="24"/>
          <w:szCs w:val="24"/>
        </w:rPr>
        <w:t>用于支持配用电通信网络扩展的稳定性和高效性。当网络边缘节点数量增多、密度变大时，</w:t>
      </w:r>
      <w:r w:rsidR="005C4F0D" w:rsidRPr="00894800">
        <w:rPr>
          <w:rFonts w:ascii="Times New Roman" w:hAnsi="Times New Roman" w:cs="Times New Roman" w:hint="eastAsia"/>
          <w:sz w:val="24"/>
          <w:szCs w:val="24"/>
        </w:rPr>
        <w:t>GRACO</w:t>
      </w:r>
      <w:r w:rsidR="005C4F0D" w:rsidRPr="00894800">
        <w:rPr>
          <w:rFonts w:ascii="Times New Roman" w:hAnsi="Times New Roman" w:cs="Times New Roman" w:hint="eastAsia"/>
          <w:sz w:val="24"/>
          <w:szCs w:val="24"/>
        </w:rPr>
        <w:t>显示出良好的可扩展性</w:t>
      </w:r>
      <w:r w:rsidR="005C4F0D">
        <w:rPr>
          <w:rFonts w:ascii="Times New Roman" w:hAnsi="Times New Roman" w:cs="Times New Roman" w:hint="eastAsia"/>
          <w:sz w:val="24"/>
          <w:szCs w:val="24"/>
        </w:rPr>
        <w:t>，但它在负载均衡方面考虑不足，有待进一步优化。</w:t>
      </w:r>
    </w:p>
    <w:p w14:paraId="4C66BB5D" w14:textId="42C111A6" w:rsidR="00FC0AF6" w:rsidRPr="00581912" w:rsidRDefault="00581912" w:rsidP="00581912">
      <w:pPr>
        <w:pStyle w:val="3"/>
        <w:rPr>
          <w:rFonts w:ascii="Times New Roman" w:eastAsia="黑体" w:hAnsi="Times New Roman" w:cs="Times New Roman"/>
          <w:b w:val="0"/>
          <w:sz w:val="24"/>
          <w:szCs w:val="24"/>
        </w:rPr>
      </w:pPr>
      <w:bookmarkStart w:id="49" w:name="_Toc881664"/>
      <w:r w:rsidRPr="00E26031">
        <w:rPr>
          <w:rFonts w:ascii="Times New Roman" w:eastAsia="黑体" w:hAnsi="Times New Roman" w:cs="Times New Roman"/>
          <w:b w:val="0"/>
          <w:sz w:val="24"/>
          <w:szCs w:val="24"/>
        </w:rPr>
        <w:t>2.</w:t>
      </w:r>
      <w:r>
        <w:rPr>
          <w:rFonts w:ascii="Times New Roman" w:eastAsia="黑体" w:hAnsi="Times New Roman" w:cs="Times New Roman"/>
          <w:b w:val="0"/>
          <w:sz w:val="24"/>
          <w:szCs w:val="24"/>
        </w:rPr>
        <w:t>3</w:t>
      </w:r>
      <w:r w:rsidRPr="00E26031">
        <w:rPr>
          <w:rFonts w:ascii="Times New Roman" w:eastAsia="黑体" w:hAnsi="Times New Roman" w:cs="Times New Roman"/>
          <w:b w:val="0"/>
          <w:sz w:val="24"/>
          <w:szCs w:val="24"/>
        </w:rPr>
        <w:t>.</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 xml:space="preserve"> </w:t>
      </w:r>
      <w:r w:rsidR="005C4F0D">
        <w:rPr>
          <w:rFonts w:ascii="Times New Roman" w:eastAsia="黑体" w:hAnsi="Times New Roman" w:cs="Times New Roman" w:hint="eastAsia"/>
          <w:b w:val="0"/>
          <w:sz w:val="24"/>
          <w:szCs w:val="24"/>
        </w:rPr>
        <w:t>基于</w:t>
      </w:r>
      <w:r>
        <w:rPr>
          <w:rFonts w:ascii="Times New Roman" w:eastAsia="黑体" w:hAnsi="Times New Roman" w:cs="Times New Roman" w:hint="eastAsia"/>
          <w:b w:val="0"/>
          <w:sz w:val="24"/>
          <w:szCs w:val="24"/>
        </w:rPr>
        <w:t>无线场景下</w:t>
      </w:r>
      <w:r w:rsidR="005C4F0D">
        <w:rPr>
          <w:rFonts w:ascii="Times New Roman" w:eastAsia="黑体" w:hAnsi="Times New Roman" w:cs="Times New Roman" w:hint="eastAsia"/>
          <w:b w:val="0"/>
          <w:sz w:val="24"/>
          <w:szCs w:val="24"/>
        </w:rPr>
        <w:t>的</w:t>
      </w:r>
      <w:r w:rsidRPr="00581912">
        <w:rPr>
          <w:rFonts w:ascii="Times New Roman" w:eastAsia="黑体" w:hAnsi="Times New Roman" w:cs="Times New Roman" w:hint="eastAsia"/>
          <w:b w:val="0"/>
          <w:sz w:val="24"/>
          <w:szCs w:val="24"/>
        </w:rPr>
        <w:t>配用电通信网络路由机制</w:t>
      </w:r>
      <w:bookmarkEnd w:id="49"/>
    </w:p>
    <w:p w14:paraId="6E9081F7" w14:textId="0188B330" w:rsidR="00563CAA" w:rsidRDefault="002F1D1C" w:rsidP="00835FE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随着科学技术的不断发展，电力网络的智能化成为未来发展的必然趋势。作为智能电网的重要组成部分，配用电通信网最贴近用户，最直接地影响供电质量和用户体验。智能化配用电通信网络当前仍存在一些问题，例如：通信范围覆盖率相对较低，网络架构相对单薄。为了解决该问题，</w:t>
      </w:r>
      <w:bookmarkStart w:id="50" w:name="_Hlk876754"/>
      <w:r w:rsidR="00A858AF">
        <w:rPr>
          <w:rFonts w:ascii="Times New Roman" w:hAnsi="Times New Roman" w:cs="Times New Roman" w:hint="eastAsia"/>
          <w:sz w:val="24"/>
          <w:szCs w:val="24"/>
        </w:rPr>
        <w:t>现有的方案是在骨干网和机入网条件允许的情况下，以光纤通信网为主，并辅助宽带无线通信网</w:t>
      </w:r>
      <w:r w:rsidR="00105C95">
        <w:rPr>
          <w:rFonts w:ascii="Times New Roman" w:hAnsi="Times New Roman" w:cs="Times New Roman" w:hint="eastAsia"/>
          <w:sz w:val="24"/>
          <w:szCs w:val="24"/>
        </w:rPr>
        <w:t>来</w:t>
      </w:r>
      <w:r w:rsidR="00A858AF">
        <w:rPr>
          <w:rFonts w:ascii="Times New Roman" w:hAnsi="Times New Roman" w:cs="Times New Roman" w:hint="eastAsia"/>
          <w:sz w:val="24"/>
          <w:szCs w:val="24"/>
        </w:rPr>
        <w:t>提高网络覆盖率</w:t>
      </w:r>
      <w:r w:rsidR="00EB301B">
        <w:rPr>
          <w:rFonts w:ascii="Times New Roman" w:hAnsi="Times New Roman" w:cs="Times New Roman" w:hint="eastAsia"/>
          <w:sz w:val="24"/>
          <w:szCs w:val="24"/>
        </w:rPr>
        <w:t>，</w:t>
      </w:r>
      <w:r w:rsidR="00105C95">
        <w:rPr>
          <w:rFonts w:ascii="Times New Roman" w:hAnsi="Times New Roman" w:cs="Times New Roman" w:hint="eastAsia"/>
          <w:sz w:val="24"/>
          <w:szCs w:val="24"/>
        </w:rPr>
        <w:t>无线传感器等无线通信对网络通信起到了补充和延伸的作用</w:t>
      </w:r>
      <w:r w:rsidR="00EB301B">
        <w:rPr>
          <w:rFonts w:ascii="Times New Roman" w:hAnsi="Times New Roman" w:cs="Times New Roman" w:hint="eastAsia"/>
          <w:sz w:val="24"/>
          <w:szCs w:val="24"/>
        </w:rPr>
        <w:t>。</w:t>
      </w:r>
      <w:bookmarkEnd w:id="50"/>
      <w:r w:rsidR="00EB301B">
        <w:rPr>
          <w:rFonts w:ascii="Times New Roman" w:hAnsi="Times New Roman" w:cs="Times New Roman" w:hint="eastAsia"/>
          <w:sz w:val="24"/>
          <w:szCs w:val="24"/>
        </w:rPr>
        <w:t>随着</w:t>
      </w:r>
      <w:r>
        <w:rPr>
          <w:rFonts w:ascii="Times New Roman" w:hAnsi="Times New Roman" w:cs="Times New Roman" w:hint="eastAsia"/>
          <w:sz w:val="24"/>
          <w:szCs w:val="24"/>
        </w:rPr>
        <w:t>物联网和</w:t>
      </w:r>
      <w:r>
        <w:rPr>
          <w:rFonts w:ascii="Times New Roman" w:hAnsi="Times New Roman" w:cs="Times New Roman" w:hint="eastAsia"/>
          <w:sz w:val="24"/>
          <w:szCs w:val="24"/>
        </w:rPr>
        <w:t>5G</w:t>
      </w:r>
      <w:r>
        <w:rPr>
          <w:rFonts w:ascii="Times New Roman" w:hAnsi="Times New Roman" w:cs="Times New Roman" w:hint="eastAsia"/>
          <w:sz w:val="24"/>
          <w:szCs w:val="24"/>
        </w:rPr>
        <w:t>技术的蓬勃发展，</w:t>
      </w:r>
      <w:r w:rsidR="00EB301B">
        <w:rPr>
          <w:rFonts w:ascii="Times New Roman" w:hAnsi="Times New Roman" w:cs="Times New Roman" w:hint="eastAsia"/>
          <w:sz w:val="24"/>
          <w:szCs w:val="24"/>
        </w:rPr>
        <w:t>网络边缘的智能终端数量大幅增长，无线传感器网络的支撑作用日益显著，承担更多的业务。因此，需要结合无线场景下配用电通信网的网络特点和业务需求设计更加安全可靠、经济高效的路由机制。</w:t>
      </w:r>
      <w:r w:rsidR="005556A1">
        <w:rPr>
          <w:rFonts w:ascii="Times New Roman" w:hAnsi="Times New Roman" w:cs="Times New Roman" w:hint="eastAsia"/>
          <w:sz w:val="24"/>
          <w:szCs w:val="24"/>
        </w:rPr>
        <w:t>本文中，我们以微电网为例，微电网是无线传感器在配用电通信网的典型应用场景之一</w:t>
      </w:r>
      <w:r w:rsidR="00FC7994" w:rsidRPr="00AE08F2">
        <w:rPr>
          <w:rFonts w:ascii="Times New Roman" w:hAnsi="Times New Roman" w:cs="Times New Roman"/>
          <w:sz w:val="24"/>
          <w:szCs w:val="24"/>
          <w:vertAlign w:val="superscript"/>
        </w:rPr>
        <w:t>[</w:t>
      </w:r>
      <w:r w:rsidR="00D90789">
        <w:rPr>
          <w:rFonts w:ascii="Times New Roman" w:hAnsi="Times New Roman" w:cs="Times New Roman"/>
          <w:sz w:val="24"/>
          <w:szCs w:val="24"/>
          <w:vertAlign w:val="superscript"/>
        </w:rPr>
        <w:t>2</w:t>
      </w:r>
      <w:r w:rsidR="000E2DE8">
        <w:rPr>
          <w:rFonts w:ascii="Times New Roman" w:hAnsi="Times New Roman" w:cs="Times New Roman"/>
          <w:sz w:val="24"/>
          <w:szCs w:val="24"/>
          <w:vertAlign w:val="superscript"/>
        </w:rPr>
        <w:t>9</w:t>
      </w:r>
      <w:r w:rsidR="00D90789">
        <w:rPr>
          <w:rFonts w:ascii="Times New Roman" w:hAnsi="Times New Roman" w:cs="Times New Roman"/>
          <w:sz w:val="24"/>
          <w:szCs w:val="24"/>
          <w:vertAlign w:val="superscript"/>
        </w:rPr>
        <w:t>]</w:t>
      </w:r>
      <w:r w:rsidR="005556A1">
        <w:rPr>
          <w:rFonts w:ascii="Times New Roman" w:hAnsi="Times New Roman" w:cs="Times New Roman" w:hint="eastAsia"/>
          <w:sz w:val="24"/>
          <w:szCs w:val="24"/>
        </w:rPr>
        <w:t>。</w:t>
      </w:r>
      <w:r w:rsidR="00EE59F7" w:rsidRPr="009B6130">
        <w:rPr>
          <w:rFonts w:ascii="Times New Roman" w:hAnsi="Times New Roman" w:cs="Times New Roman" w:hint="eastAsia"/>
          <w:sz w:val="24"/>
          <w:szCs w:val="24"/>
        </w:rPr>
        <w:t>在</w:t>
      </w:r>
      <w:r w:rsidR="00EE59F7">
        <w:rPr>
          <w:rFonts w:ascii="Times New Roman" w:hAnsi="Times New Roman" w:cs="Times New Roman" w:hint="eastAsia"/>
          <w:sz w:val="24"/>
          <w:szCs w:val="24"/>
        </w:rPr>
        <w:t>微电网</w:t>
      </w:r>
      <w:r w:rsidR="00EE59F7" w:rsidRPr="009B6130">
        <w:rPr>
          <w:rFonts w:ascii="Times New Roman" w:hAnsi="Times New Roman" w:cs="Times New Roman" w:hint="eastAsia"/>
          <w:sz w:val="24"/>
          <w:szCs w:val="24"/>
        </w:rPr>
        <w:t>的通信系统中，无线通信是</w:t>
      </w:r>
      <w:r w:rsidR="00EE59F7">
        <w:rPr>
          <w:rFonts w:ascii="Times New Roman" w:hAnsi="Times New Roman" w:cs="Times New Roman" w:hint="eastAsia"/>
          <w:sz w:val="24"/>
          <w:szCs w:val="24"/>
        </w:rPr>
        <w:t>重要的数据传输方式</w:t>
      </w:r>
      <w:r w:rsidR="00EE59F7" w:rsidRPr="009B6130">
        <w:rPr>
          <w:rFonts w:ascii="Times New Roman" w:hAnsi="Times New Roman" w:cs="Times New Roman" w:hint="eastAsia"/>
          <w:sz w:val="24"/>
          <w:szCs w:val="24"/>
        </w:rPr>
        <w:t>。无线传感器网络</w:t>
      </w:r>
      <w:r w:rsidR="00EE59F7">
        <w:rPr>
          <w:rFonts w:ascii="Times New Roman" w:hAnsi="Times New Roman" w:cs="Times New Roman" w:hint="eastAsia"/>
          <w:sz w:val="24"/>
          <w:szCs w:val="24"/>
        </w:rPr>
        <w:t>的部署可以有效</w:t>
      </w:r>
      <w:r w:rsidR="00EE59F7" w:rsidRPr="009B6130">
        <w:rPr>
          <w:rFonts w:ascii="Times New Roman" w:hAnsi="Times New Roman" w:cs="Times New Roman" w:hint="eastAsia"/>
          <w:sz w:val="24"/>
          <w:szCs w:val="24"/>
        </w:rPr>
        <w:t>降低运营成本，优化</w:t>
      </w:r>
      <w:r w:rsidR="00EE59F7">
        <w:rPr>
          <w:rFonts w:ascii="Times New Roman" w:hAnsi="Times New Roman" w:cs="Times New Roman" w:hint="eastAsia"/>
          <w:sz w:val="24"/>
          <w:szCs w:val="24"/>
        </w:rPr>
        <w:t>网络</w:t>
      </w:r>
      <w:r w:rsidR="00EE59F7" w:rsidRPr="009B6130">
        <w:rPr>
          <w:rFonts w:ascii="Times New Roman" w:hAnsi="Times New Roman" w:cs="Times New Roman" w:hint="eastAsia"/>
          <w:sz w:val="24"/>
          <w:szCs w:val="24"/>
        </w:rPr>
        <w:t>管理</w:t>
      </w:r>
      <w:r w:rsidR="00EE59F7">
        <w:rPr>
          <w:rFonts w:ascii="Times New Roman" w:hAnsi="Times New Roman" w:cs="Times New Roman" w:hint="eastAsia"/>
          <w:sz w:val="24"/>
          <w:szCs w:val="24"/>
        </w:rPr>
        <w:t>，</w:t>
      </w:r>
      <w:r w:rsidR="00EE59F7" w:rsidRPr="009B6130">
        <w:rPr>
          <w:rFonts w:ascii="Times New Roman" w:hAnsi="Times New Roman" w:cs="Times New Roman" w:hint="eastAsia"/>
          <w:sz w:val="24"/>
          <w:szCs w:val="24"/>
        </w:rPr>
        <w:t>提高</w:t>
      </w:r>
      <w:r w:rsidR="00EE59F7">
        <w:rPr>
          <w:rFonts w:ascii="Times New Roman" w:hAnsi="Times New Roman" w:cs="Times New Roman" w:hint="eastAsia"/>
          <w:sz w:val="24"/>
          <w:szCs w:val="24"/>
        </w:rPr>
        <w:t>网络</w:t>
      </w:r>
      <w:r w:rsidR="00EE59F7" w:rsidRPr="009B6130">
        <w:rPr>
          <w:rFonts w:ascii="Times New Roman" w:hAnsi="Times New Roman" w:cs="Times New Roman" w:hint="eastAsia"/>
          <w:sz w:val="24"/>
          <w:szCs w:val="24"/>
        </w:rPr>
        <w:t>稳定性。</w:t>
      </w:r>
    </w:p>
    <w:p w14:paraId="713C4F09" w14:textId="7D28B7ED" w:rsidR="005556A1" w:rsidRDefault="00EE59F7" w:rsidP="00835FE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传统</w:t>
      </w:r>
      <w:r w:rsidR="00D56000">
        <w:rPr>
          <w:rFonts w:ascii="Times New Roman" w:hAnsi="Times New Roman" w:cs="Times New Roman" w:hint="eastAsia"/>
          <w:sz w:val="24"/>
          <w:szCs w:val="24"/>
        </w:rPr>
        <w:t>的</w:t>
      </w:r>
      <w:r>
        <w:rPr>
          <w:rFonts w:ascii="Times New Roman" w:hAnsi="Times New Roman" w:cs="Times New Roman" w:hint="eastAsia"/>
          <w:sz w:val="24"/>
          <w:szCs w:val="24"/>
        </w:rPr>
        <w:t>无线网络路由</w:t>
      </w:r>
      <w:r w:rsidR="00D56000">
        <w:rPr>
          <w:rFonts w:ascii="Times New Roman" w:hAnsi="Times New Roman" w:cs="Times New Roman" w:hint="eastAsia"/>
          <w:sz w:val="24"/>
          <w:szCs w:val="24"/>
        </w:rPr>
        <w:t>机制中，其</w:t>
      </w:r>
      <w:r w:rsidR="007C1765">
        <w:rPr>
          <w:rFonts w:ascii="Times New Roman" w:hAnsi="Times New Roman" w:cs="Times New Roman" w:hint="eastAsia"/>
          <w:sz w:val="24"/>
          <w:szCs w:val="24"/>
        </w:rPr>
        <w:t>设计思想是平等地占用网络带宽</w:t>
      </w:r>
      <w:r w:rsidR="00D56000">
        <w:rPr>
          <w:rFonts w:ascii="Times New Roman" w:hAnsi="Times New Roman" w:cs="Times New Roman" w:hint="eastAsia"/>
          <w:sz w:val="24"/>
          <w:szCs w:val="24"/>
        </w:rPr>
        <w:t>，并尽可能保证服务质量。但与传统的无线网络和无线自组织网络相比，无线传感器网络仍有许多不同之处，由硬件、环境等因素带来的限制。因此，无线传感器网络的路由机制也具有一定挑战性，需要应对的问题如下：</w:t>
      </w:r>
    </w:p>
    <w:p w14:paraId="1E25096B" w14:textId="09A498C0" w:rsidR="00D56000" w:rsidRPr="00180EDB" w:rsidRDefault="00180EDB" w:rsidP="00180EDB">
      <w:pPr>
        <w:pStyle w:val="aa"/>
        <w:numPr>
          <w:ilvl w:val="0"/>
          <w:numId w:val="32"/>
        </w:numPr>
        <w:spacing w:line="400" w:lineRule="exact"/>
        <w:ind w:firstLineChars="0"/>
        <w:rPr>
          <w:rFonts w:ascii="Times New Roman" w:hAnsi="Times New Roman"/>
          <w:sz w:val="24"/>
          <w:szCs w:val="24"/>
        </w:rPr>
      </w:pPr>
      <w:r w:rsidRPr="00180EDB">
        <w:rPr>
          <w:rFonts w:ascii="Times New Roman" w:hAnsi="Times New Roman" w:hint="eastAsia"/>
          <w:sz w:val="24"/>
          <w:szCs w:val="24"/>
        </w:rPr>
        <w:t>电能有限。传感器大多由电池供电，由于体积大小、硬件条件的限制，电能储备有限；又因工作环境复杂恶劣、分布广泛、数量众多等原因，很难人工手动地为每个传感器更换电池</w:t>
      </w:r>
      <w:r w:rsidR="00F94EDB" w:rsidRPr="00AE08F2">
        <w:rPr>
          <w:rFonts w:ascii="Times New Roman" w:hAnsi="Times New Roman"/>
          <w:sz w:val="24"/>
          <w:szCs w:val="24"/>
          <w:vertAlign w:val="superscript"/>
        </w:rPr>
        <w:t>[</w:t>
      </w:r>
      <w:r w:rsidR="00F94EDB">
        <w:rPr>
          <w:rFonts w:ascii="Times New Roman" w:hAnsi="Times New Roman"/>
          <w:sz w:val="24"/>
          <w:szCs w:val="24"/>
          <w:vertAlign w:val="superscript"/>
        </w:rPr>
        <w:t>30,31]</w:t>
      </w:r>
      <w:r w:rsidRPr="00180EDB">
        <w:rPr>
          <w:rFonts w:ascii="Times New Roman" w:hAnsi="Times New Roman" w:hint="eastAsia"/>
          <w:sz w:val="24"/>
          <w:szCs w:val="24"/>
        </w:rPr>
        <w:t>。因此在设计路由机制时，需要在保证数据传输的前提下尽可能降低节点的能量消耗，延长网络</w:t>
      </w:r>
      <w:r w:rsidRPr="00180EDB">
        <w:rPr>
          <w:rFonts w:ascii="Times New Roman" w:hAnsi="Times New Roman" w:hint="eastAsia"/>
          <w:sz w:val="24"/>
          <w:szCs w:val="24"/>
        </w:rPr>
        <w:lastRenderedPageBreak/>
        <w:t>的生命周期。</w:t>
      </w:r>
    </w:p>
    <w:p w14:paraId="07839E2B" w14:textId="38115CCA" w:rsidR="00180EDB" w:rsidRDefault="00180EDB" w:rsidP="00180EDB">
      <w:pPr>
        <w:pStyle w:val="aa"/>
        <w:numPr>
          <w:ilvl w:val="0"/>
          <w:numId w:val="32"/>
        </w:numPr>
        <w:spacing w:line="400" w:lineRule="exact"/>
        <w:ind w:firstLineChars="0"/>
        <w:rPr>
          <w:rFonts w:ascii="Times New Roman" w:hAnsi="Times New Roman"/>
          <w:sz w:val="24"/>
          <w:szCs w:val="24"/>
        </w:rPr>
      </w:pPr>
      <w:r>
        <w:rPr>
          <w:rFonts w:ascii="Times New Roman" w:hAnsi="Times New Roman" w:hint="eastAsia"/>
          <w:sz w:val="24"/>
          <w:szCs w:val="24"/>
        </w:rPr>
        <w:t>拓扑信息有限。在无线传感器网络中，节点的通信范围受制于硬件资源，每个节点只能与在自身通信范围内的节点交换采集信息、拓扑信息。因此，网络中通常采用多跳的方式，路由机制的设计</w:t>
      </w:r>
      <w:r w:rsidR="00885289">
        <w:rPr>
          <w:rFonts w:ascii="Times New Roman" w:hAnsi="Times New Roman" w:hint="eastAsia"/>
          <w:sz w:val="24"/>
          <w:szCs w:val="24"/>
        </w:rPr>
        <w:t>只能基于有限的拓扑信息。</w:t>
      </w:r>
    </w:p>
    <w:p w14:paraId="0D219052" w14:textId="36772823" w:rsidR="00885289" w:rsidRDefault="00885289" w:rsidP="00180EDB">
      <w:pPr>
        <w:pStyle w:val="aa"/>
        <w:numPr>
          <w:ilvl w:val="0"/>
          <w:numId w:val="32"/>
        </w:numPr>
        <w:spacing w:line="400" w:lineRule="exact"/>
        <w:ind w:firstLineChars="0"/>
        <w:rPr>
          <w:rFonts w:ascii="Times New Roman" w:hAnsi="Times New Roman"/>
          <w:sz w:val="24"/>
          <w:szCs w:val="24"/>
        </w:rPr>
      </w:pPr>
      <w:r>
        <w:rPr>
          <w:rFonts w:ascii="Times New Roman" w:hAnsi="Times New Roman" w:hint="eastAsia"/>
          <w:sz w:val="24"/>
          <w:szCs w:val="24"/>
        </w:rPr>
        <w:t>热点问题。由于采用多跳的通信方式，因此网络中极易出现热点问题，即一个或多个节点由于位置等原因，</w:t>
      </w:r>
      <w:r w:rsidR="00124BB6">
        <w:rPr>
          <w:rFonts w:ascii="Times New Roman" w:hAnsi="Times New Roman" w:hint="eastAsia"/>
          <w:sz w:val="24"/>
          <w:szCs w:val="24"/>
        </w:rPr>
        <w:t>频繁承担数据转发任务，负载过重，能量消耗过快。热点问题容易导致节点过快失效，降低网络覆盖范围，缩短网络生命周期。</w:t>
      </w:r>
    </w:p>
    <w:p w14:paraId="144B965E" w14:textId="64E968DA" w:rsidR="00124BB6" w:rsidRPr="00124BB6" w:rsidRDefault="00124BB6" w:rsidP="00617D48">
      <w:pPr>
        <w:pStyle w:val="aa"/>
        <w:numPr>
          <w:ilvl w:val="0"/>
          <w:numId w:val="32"/>
        </w:numPr>
        <w:spacing w:line="400" w:lineRule="exact"/>
        <w:ind w:firstLineChars="0"/>
        <w:rPr>
          <w:rFonts w:ascii="Times New Roman" w:hAnsi="Times New Roman"/>
          <w:sz w:val="24"/>
          <w:szCs w:val="24"/>
        </w:rPr>
      </w:pPr>
      <w:r>
        <w:rPr>
          <w:rFonts w:ascii="Times New Roman" w:hAnsi="Times New Roman" w:hint="eastAsia"/>
          <w:sz w:val="24"/>
          <w:szCs w:val="24"/>
        </w:rPr>
        <w:t>失效恢复问题。无线</w:t>
      </w:r>
      <w:r w:rsidR="00617D48">
        <w:rPr>
          <w:rFonts w:ascii="Times New Roman" w:hAnsi="Times New Roman" w:hint="eastAsia"/>
          <w:sz w:val="24"/>
          <w:szCs w:val="24"/>
        </w:rPr>
        <w:t>传感器网络中，电池能量耗尽、环境恶劣、硬件损坏等诸多原因都可能导致节点失效，因此节点的失效恢复问题是路由设计时必须需要考虑的问题之一，路由机制应具有一定的容错性和鲁棒性。</w:t>
      </w:r>
    </w:p>
    <w:p w14:paraId="7ADC991F" w14:textId="513E6F3C" w:rsidR="00D56000" w:rsidRDefault="00EA12CA" w:rsidP="00835FE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微电网在的无线传感器网络，网络架构以电网架构为基础，呈现异构的</w:t>
      </w:r>
      <w:r w:rsidR="00B61F24">
        <w:rPr>
          <w:rFonts w:ascii="Times New Roman" w:hAnsi="Times New Roman" w:cs="Times New Roman" w:hint="eastAsia"/>
          <w:sz w:val="24"/>
          <w:szCs w:val="24"/>
        </w:rPr>
        <w:t>网络</w:t>
      </w:r>
      <w:r>
        <w:rPr>
          <w:rFonts w:ascii="Times New Roman" w:hAnsi="Times New Roman" w:cs="Times New Roman" w:hint="eastAsia"/>
          <w:sz w:val="24"/>
          <w:szCs w:val="24"/>
        </w:rPr>
        <w:t>形态，节点之间根据功能不同所有区分</w:t>
      </w:r>
      <w:r w:rsidR="00B61F24">
        <w:rPr>
          <w:rFonts w:ascii="Times New Roman" w:hAnsi="Times New Roman" w:cs="Times New Roman" w:hint="eastAsia"/>
          <w:sz w:val="24"/>
          <w:szCs w:val="24"/>
        </w:rPr>
        <w:t>，分为普通节点、簇头节点</w:t>
      </w:r>
      <w:r w:rsidR="00BA57D1">
        <w:rPr>
          <w:rFonts w:ascii="Times New Roman" w:hAnsi="Times New Roman" w:cs="Times New Roman" w:hint="eastAsia"/>
          <w:sz w:val="24"/>
          <w:szCs w:val="24"/>
        </w:rPr>
        <w:t>和</w:t>
      </w:r>
      <w:r w:rsidR="00B61F24">
        <w:rPr>
          <w:rFonts w:ascii="Times New Roman" w:hAnsi="Times New Roman" w:cs="Times New Roman" w:hint="eastAsia"/>
          <w:sz w:val="24"/>
          <w:szCs w:val="24"/>
        </w:rPr>
        <w:t>汇聚节点。网络中的节点被划分为若干个簇，数据由普通节点采集后，通过一跳或多跳的方式传输到该簇的簇头节点，再有簇头节点传输到汇聚节点，最终发送给控制中心。网络结构如下图所示。</w:t>
      </w:r>
    </w:p>
    <w:p w14:paraId="152E56FE" w14:textId="4EC4D095" w:rsidR="00B61F24" w:rsidRDefault="00B61F24" w:rsidP="00B61F2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593B8" wp14:editId="593E87CF">
            <wp:extent cx="5265420" cy="22402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2240280"/>
                    </a:xfrm>
                    <a:prstGeom prst="rect">
                      <a:avLst/>
                    </a:prstGeom>
                    <a:noFill/>
                    <a:ln>
                      <a:noFill/>
                    </a:ln>
                  </pic:spPr>
                </pic:pic>
              </a:graphicData>
            </a:graphic>
          </wp:inline>
        </w:drawing>
      </w:r>
    </w:p>
    <w:p w14:paraId="6F82C60F" w14:textId="7066CA74" w:rsidR="00B61F24" w:rsidRPr="00B61F24" w:rsidRDefault="00B61F24" w:rsidP="00B61F24">
      <w:pPr>
        <w:jc w:val="center"/>
        <w:rPr>
          <w:rFonts w:ascii="Times New Roman" w:eastAsia="楷体" w:hAnsi="Times New Roman" w:cs="Times New Roman"/>
          <w:szCs w:val="21"/>
        </w:rPr>
      </w:pPr>
      <w:r w:rsidRPr="0030543A">
        <w:rPr>
          <w:rFonts w:ascii="Times New Roman" w:eastAsia="楷体" w:hAnsi="Times New Roman" w:cs="Times New Roman" w:hint="eastAsia"/>
          <w:szCs w:val="21"/>
        </w:rPr>
        <w:t>图</w:t>
      </w:r>
      <w:r w:rsidRPr="0030543A">
        <w:rPr>
          <w:rFonts w:ascii="Times New Roman" w:eastAsia="楷体" w:hAnsi="Times New Roman" w:cs="Times New Roman" w:hint="eastAsia"/>
          <w:szCs w:val="21"/>
        </w:rPr>
        <w:t>2-</w:t>
      </w:r>
      <w:r w:rsidRPr="0030543A">
        <w:rPr>
          <w:rFonts w:ascii="Times New Roman" w:eastAsia="楷体" w:hAnsi="Times New Roman" w:cs="Times New Roman"/>
          <w:szCs w:val="21"/>
        </w:rPr>
        <w:t xml:space="preserve">1 </w:t>
      </w:r>
      <w:r>
        <w:rPr>
          <w:rFonts w:ascii="Times New Roman" w:eastAsia="楷体" w:hAnsi="Times New Roman" w:cs="Times New Roman" w:hint="eastAsia"/>
          <w:szCs w:val="21"/>
        </w:rPr>
        <w:t>分簇的异构无线传感器网络结构</w:t>
      </w:r>
    </w:p>
    <w:p w14:paraId="496AC57D" w14:textId="1CD6B234" w:rsidR="00057DDA" w:rsidRDefault="00BF53AA" w:rsidP="00FC0AF6">
      <w:pPr>
        <w:spacing w:line="400" w:lineRule="exact"/>
        <w:ind w:firstLineChars="200" w:firstLine="480"/>
        <w:rPr>
          <w:rFonts w:ascii="Times New Roman" w:hAnsi="Times New Roman" w:cs="Times New Roman"/>
          <w:sz w:val="24"/>
          <w:szCs w:val="24"/>
        </w:rPr>
      </w:pPr>
      <w:r w:rsidRPr="00BF53AA">
        <w:rPr>
          <w:rFonts w:ascii="Times New Roman" w:hAnsi="Times New Roman" w:cs="Times New Roman"/>
          <w:sz w:val="24"/>
          <w:szCs w:val="24"/>
        </w:rPr>
        <w:t>研究人员已经为提出许多路由算法。低能量自适应聚类层次（</w:t>
      </w:r>
      <w:r w:rsidRPr="00BF53AA">
        <w:rPr>
          <w:rFonts w:ascii="Times New Roman" w:hAnsi="Times New Roman" w:cs="Times New Roman"/>
          <w:sz w:val="24"/>
          <w:szCs w:val="24"/>
        </w:rPr>
        <w:t>LEACH</w:t>
      </w:r>
      <w:r w:rsidRPr="00BF53AA">
        <w:rPr>
          <w:rFonts w:ascii="Times New Roman" w:hAnsi="Times New Roman" w:cs="Times New Roman"/>
          <w:sz w:val="24"/>
          <w:szCs w:val="24"/>
        </w:rPr>
        <w:t>）是一种经典算法</w:t>
      </w:r>
      <w:r w:rsidRPr="00BF53AA">
        <w:rPr>
          <w:rFonts w:ascii="Times New Roman" w:hAnsi="Times New Roman" w:cs="Times New Roman"/>
          <w:sz w:val="24"/>
          <w:szCs w:val="24"/>
        </w:rPr>
        <w:t>[10]</w:t>
      </w:r>
      <w:r w:rsidRPr="00BF53AA">
        <w:rPr>
          <w:rFonts w:ascii="Times New Roman" w:hAnsi="Times New Roman" w:cs="Times New Roman"/>
          <w:sz w:val="24"/>
          <w:szCs w:val="24"/>
        </w:rPr>
        <w:t>。在</w:t>
      </w:r>
      <w:r w:rsidRPr="00BF53AA">
        <w:rPr>
          <w:rFonts w:ascii="Times New Roman" w:hAnsi="Times New Roman" w:cs="Times New Roman"/>
          <w:sz w:val="24"/>
          <w:szCs w:val="24"/>
        </w:rPr>
        <w:t>LEACH</w:t>
      </w:r>
      <w:r w:rsidRPr="00BF53AA">
        <w:rPr>
          <w:rFonts w:ascii="Times New Roman" w:hAnsi="Times New Roman" w:cs="Times New Roman"/>
          <w:sz w:val="24"/>
          <w:szCs w:val="24"/>
        </w:rPr>
        <w:t>中，</w:t>
      </w:r>
      <w:r w:rsidR="00057DDA">
        <w:rPr>
          <w:rFonts w:ascii="Times New Roman" w:hAnsi="Times New Roman" w:cs="Times New Roman" w:hint="eastAsia"/>
          <w:sz w:val="24"/>
          <w:szCs w:val="24"/>
        </w:rPr>
        <w:t>随机选择一定数量的</w:t>
      </w:r>
      <w:r w:rsidR="004C47E1" w:rsidRPr="00BF53AA">
        <w:rPr>
          <w:rFonts w:ascii="Times New Roman" w:hAnsi="Times New Roman" w:cs="Times New Roman"/>
          <w:sz w:val="24"/>
          <w:szCs w:val="24"/>
        </w:rPr>
        <w:t>传感器</w:t>
      </w:r>
      <w:r w:rsidR="00057DDA">
        <w:rPr>
          <w:rFonts w:ascii="Times New Roman" w:hAnsi="Times New Roman" w:cs="Times New Roman" w:hint="eastAsia"/>
          <w:sz w:val="24"/>
          <w:szCs w:val="24"/>
        </w:rPr>
        <w:t>节点作为簇头节点</w:t>
      </w:r>
      <w:r w:rsidR="004C47E1">
        <w:rPr>
          <w:rFonts w:ascii="Times New Roman" w:hAnsi="Times New Roman" w:cs="Times New Roman" w:hint="eastAsia"/>
          <w:sz w:val="24"/>
          <w:szCs w:val="24"/>
        </w:rPr>
        <w:t>，簇头节点和汇聚节点</w:t>
      </w:r>
      <w:r w:rsidR="00C266A0">
        <w:rPr>
          <w:rFonts w:ascii="Times New Roman" w:hAnsi="Times New Roman" w:cs="Times New Roman" w:hint="eastAsia"/>
          <w:sz w:val="24"/>
          <w:szCs w:val="24"/>
        </w:rPr>
        <w:t>之间直接通信。随机选择，保证了每个节点都可能被选中，但如果</w:t>
      </w:r>
      <w:r w:rsidR="00C266A0" w:rsidRPr="00BF53AA">
        <w:rPr>
          <w:rFonts w:ascii="Times New Roman" w:hAnsi="Times New Roman" w:cs="Times New Roman"/>
          <w:sz w:val="24"/>
          <w:szCs w:val="24"/>
        </w:rPr>
        <w:t>选择一些具有很少能量</w:t>
      </w:r>
      <w:r w:rsidR="00C266A0">
        <w:rPr>
          <w:rFonts w:ascii="Times New Roman" w:hAnsi="Times New Roman" w:cs="Times New Roman" w:hint="eastAsia"/>
          <w:sz w:val="24"/>
          <w:szCs w:val="24"/>
        </w:rPr>
        <w:t>或者距离较远</w:t>
      </w:r>
      <w:r w:rsidR="00C266A0" w:rsidRPr="00BF53AA">
        <w:rPr>
          <w:rFonts w:ascii="Times New Roman" w:hAnsi="Times New Roman" w:cs="Times New Roman"/>
          <w:sz w:val="24"/>
          <w:szCs w:val="24"/>
        </w:rPr>
        <w:t>的节点作为</w:t>
      </w:r>
      <w:r w:rsidR="00C266A0">
        <w:rPr>
          <w:rFonts w:ascii="Times New Roman" w:hAnsi="Times New Roman" w:cs="Times New Roman" w:hint="eastAsia"/>
          <w:sz w:val="24"/>
          <w:szCs w:val="24"/>
        </w:rPr>
        <w:t>簇头，</w:t>
      </w:r>
      <w:r w:rsidR="00C266A0" w:rsidRPr="00BF53AA">
        <w:rPr>
          <w:rFonts w:ascii="Times New Roman" w:hAnsi="Times New Roman" w:cs="Times New Roman"/>
          <w:sz w:val="24"/>
          <w:szCs w:val="24"/>
        </w:rPr>
        <w:t>它们</w:t>
      </w:r>
      <w:r w:rsidR="00C266A0">
        <w:rPr>
          <w:rFonts w:ascii="Times New Roman" w:hAnsi="Times New Roman" w:cs="Times New Roman" w:hint="eastAsia"/>
          <w:sz w:val="24"/>
          <w:szCs w:val="24"/>
        </w:rPr>
        <w:t>承担较重的传输压力，反而</w:t>
      </w:r>
      <w:r w:rsidR="00C266A0" w:rsidRPr="00BF53AA">
        <w:rPr>
          <w:rFonts w:ascii="Times New Roman" w:hAnsi="Times New Roman" w:cs="Times New Roman"/>
          <w:sz w:val="24"/>
          <w:szCs w:val="24"/>
        </w:rPr>
        <w:t>加速了</w:t>
      </w:r>
      <w:r w:rsidR="00C266A0">
        <w:rPr>
          <w:rFonts w:ascii="Times New Roman" w:hAnsi="Times New Roman" w:cs="Times New Roman" w:hint="eastAsia"/>
          <w:sz w:val="24"/>
          <w:szCs w:val="24"/>
        </w:rPr>
        <w:t>节点失效</w:t>
      </w:r>
      <w:r w:rsidR="00C266A0" w:rsidRPr="00BF53AA">
        <w:rPr>
          <w:rFonts w:ascii="Times New Roman" w:hAnsi="Times New Roman" w:cs="Times New Roman"/>
          <w:sz w:val="24"/>
          <w:szCs w:val="24"/>
        </w:rPr>
        <w:t>并缩短了</w:t>
      </w:r>
      <w:r w:rsidR="00C266A0">
        <w:rPr>
          <w:rFonts w:ascii="Times New Roman" w:hAnsi="Times New Roman" w:cs="Times New Roman" w:hint="eastAsia"/>
          <w:sz w:val="24"/>
          <w:szCs w:val="24"/>
        </w:rPr>
        <w:t>整个网络</w:t>
      </w:r>
      <w:r w:rsidR="00C266A0" w:rsidRPr="00BF53AA">
        <w:rPr>
          <w:rFonts w:ascii="Times New Roman" w:hAnsi="Times New Roman" w:cs="Times New Roman"/>
          <w:sz w:val="24"/>
          <w:szCs w:val="24"/>
        </w:rPr>
        <w:t>的生命周期。</w:t>
      </w:r>
    </w:p>
    <w:p w14:paraId="56B15E36" w14:textId="7A032D60" w:rsidR="00FC0AF6" w:rsidRPr="00BF53AA" w:rsidRDefault="00C266A0" w:rsidP="00FC0AF6">
      <w:pPr>
        <w:spacing w:line="400" w:lineRule="exact"/>
        <w:ind w:firstLineChars="200" w:firstLine="480"/>
        <w:rPr>
          <w:rFonts w:ascii="Times New Roman" w:hAnsi="Times New Roman" w:cs="Times New Roman"/>
          <w:sz w:val="24"/>
          <w:szCs w:val="24"/>
        </w:rPr>
      </w:pPr>
      <w:r w:rsidRPr="00BF53AA">
        <w:rPr>
          <w:rFonts w:ascii="Times New Roman" w:hAnsi="Times New Roman" w:cs="Times New Roman"/>
          <w:sz w:val="24"/>
          <w:szCs w:val="24"/>
        </w:rPr>
        <w:t>在</w:t>
      </w:r>
      <w:r w:rsidRPr="00BF53AA">
        <w:rPr>
          <w:rFonts w:ascii="Times New Roman" w:hAnsi="Times New Roman" w:cs="Times New Roman"/>
          <w:sz w:val="24"/>
          <w:szCs w:val="24"/>
        </w:rPr>
        <w:t>LEACH</w:t>
      </w:r>
      <w:r w:rsidRPr="00BF53AA">
        <w:rPr>
          <w:rFonts w:ascii="Times New Roman" w:hAnsi="Times New Roman" w:cs="Times New Roman"/>
          <w:sz w:val="24"/>
          <w:szCs w:val="24"/>
        </w:rPr>
        <w:t>的基础上</w:t>
      </w:r>
      <w:r>
        <w:rPr>
          <w:rFonts w:ascii="Times New Roman" w:hAnsi="Times New Roman" w:cs="Times New Roman" w:hint="eastAsia"/>
          <w:sz w:val="24"/>
          <w:szCs w:val="24"/>
        </w:rPr>
        <w:t>，研究人员继续</w:t>
      </w:r>
      <w:r w:rsidRPr="00BF53AA">
        <w:rPr>
          <w:rFonts w:ascii="Times New Roman" w:hAnsi="Times New Roman" w:cs="Times New Roman"/>
          <w:sz w:val="24"/>
          <w:szCs w:val="24"/>
        </w:rPr>
        <w:t>提出一些</w:t>
      </w:r>
      <w:r>
        <w:rPr>
          <w:rFonts w:ascii="Times New Roman" w:hAnsi="Times New Roman" w:cs="Times New Roman" w:hint="eastAsia"/>
          <w:sz w:val="24"/>
          <w:szCs w:val="24"/>
        </w:rPr>
        <w:t>优化</w:t>
      </w:r>
      <w:r w:rsidRPr="00BF53AA">
        <w:rPr>
          <w:rFonts w:ascii="Times New Roman" w:hAnsi="Times New Roman" w:cs="Times New Roman"/>
          <w:sz w:val="24"/>
          <w:szCs w:val="24"/>
        </w:rPr>
        <w:t>算法</w:t>
      </w:r>
      <w:r>
        <w:rPr>
          <w:rFonts w:ascii="Times New Roman" w:hAnsi="Times New Roman" w:cs="Times New Roman" w:hint="eastAsia"/>
          <w:sz w:val="24"/>
          <w:szCs w:val="24"/>
        </w:rPr>
        <w:t>。</w:t>
      </w:r>
      <w:r w:rsidR="00C0367C">
        <w:rPr>
          <w:rFonts w:ascii="Times New Roman" w:hAnsi="Times New Roman" w:cs="Times New Roman" w:hint="eastAsia"/>
          <w:sz w:val="24"/>
          <w:szCs w:val="24"/>
        </w:rPr>
        <w:t>在文献</w:t>
      </w:r>
      <w:r w:rsidR="00C0367C">
        <w:rPr>
          <w:rFonts w:ascii="Times New Roman" w:hAnsi="Times New Roman" w:cs="Times New Roman" w:hint="eastAsia"/>
          <w:sz w:val="24"/>
          <w:szCs w:val="24"/>
        </w:rPr>
        <w:t>[</w:t>
      </w:r>
      <w:r w:rsidR="00D60905">
        <w:rPr>
          <w:rFonts w:ascii="Times New Roman" w:hAnsi="Times New Roman" w:cs="Times New Roman"/>
          <w:sz w:val="24"/>
          <w:szCs w:val="24"/>
        </w:rPr>
        <w:t>32</w:t>
      </w:r>
      <w:r w:rsidR="00C0367C" w:rsidRPr="00BF53AA">
        <w:rPr>
          <w:rFonts w:ascii="Times New Roman" w:hAnsi="Times New Roman" w:cs="Times New Roman"/>
          <w:sz w:val="24"/>
          <w:szCs w:val="24"/>
        </w:rPr>
        <w:t>]</w:t>
      </w:r>
      <w:r w:rsidR="00C0367C" w:rsidRPr="00BF53AA">
        <w:rPr>
          <w:rFonts w:ascii="Times New Roman" w:hAnsi="Times New Roman" w:cs="Times New Roman"/>
          <w:sz w:val="24"/>
          <w:szCs w:val="24"/>
        </w:rPr>
        <w:t>中</w:t>
      </w:r>
      <w:r w:rsidR="00C0367C">
        <w:rPr>
          <w:rFonts w:ascii="Times New Roman" w:hAnsi="Times New Roman" w:cs="Times New Roman" w:hint="eastAsia"/>
          <w:sz w:val="24"/>
          <w:szCs w:val="24"/>
        </w:rPr>
        <w:t>，作</w:t>
      </w:r>
      <w:r w:rsidR="00C0367C">
        <w:rPr>
          <w:rFonts w:ascii="Times New Roman" w:hAnsi="Times New Roman" w:cs="Times New Roman" w:hint="eastAsia"/>
          <w:sz w:val="24"/>
          <w:szCs w:val="24"/>
        </w:rPr>
        <w:lastRenderedPageBreak/>
        <w:t>者提出</w:t>
      </w:r>
      <w:r w:rsidR="00C0367C" w:rsidRPr="00BF53AA">
        <w:rPr>
          <w:rFonts w:ascii="Times New Roman" w:hAnsi="Times New Roman" w:cs="Times New Roman"/>
          <w:sz w:val="24"/>
          <w:szCs w:val="24"/>
        </w:rPr>
        <w:t>EDFCM</w:t>
      </w:r>
      <w:r w:rsidR="00C0367C">
        <w:rPr>
          <w:rFonts w:ascii="Times New Roman" w:hAnsi="Times New Roman" w:cs="Times New Roman" w:hint="eastAsia"/>
          <w:sz w:val="24"/>
          <w:szCs w:val="24"/>
        </w:rPr>
        <w:t>算法，</w:t>
      </w:r>
      <w:r w:rsidR="00D94577">
        <w:rPr>
          <w:rFonts w:ascii="Times New Roman" w:hAnsi="Times New Roman" w:cs="Times New Roman" w:hint="eastAsia"/>
          <w:sz w:val="24"/>
          <w:szCs w:val="24"/>
        </w:rPr>
        <w:t>摒弃</w:t>
      </w:r>
      <w:r w:rsidR="00D94577">
        <w:rPr>
          <w:rFonts w:ascii="Times New Roman" w:hAnsi="Times New Roman" w:cs="Times New Roman" w:hint="eastAsia"/>
          <w:sz w:val="24"/>
          <w:szCs w:val="24"/>
        </w:rPr>
        <w:t>LEACH</w:t>
      </w:r>
      <w:r w:rsidR="00D94577">
        <w:rPr>
          <w:rFonts w:ascii="Times New Roman" w:hAnsi="Times New Roman" w:cs="Times New Roman" w:hint="eastAsia"/>
          <w:sz w:val="24"/>
          <w:szCs w:val="24"/>
        </w:rPr>
        <w:t>中随机选择的方法，而是</w:t>
      </w:r>
      <w:r w:rsidR="00C0367C">
        <w:rPr>
          <w:rFonts w:ascii="Times New Roman" w:hAnsi="Times New Roman" w:cs="Times New Roman" w:hint="eastAsia"/>
          <w:sz w:val="24"/>
          <w:szCs w:val="24"/>
        </w:rPr>
        <w:t>引入遗传算法（</w:t>
      </w:r>
      <w:r w:rsidR="00C0367C">
        <w:rPr>
          <w:rFonts w:ascii="Times New Roman" w:hAnsi="Times New Roman" w:cs="Times New Roman" w:hint="eastAsia"/>
          <w:sz w:val="24"/>
          <w:szCs w:val="24"/>
        </w:rPr>
        <w:t>GA</w:t>
      </w:r>
      <w:r w:rsidR="00C0367C">
        <w:rPr>
          <w:rFonts w:ascii="Times New Roman" w:hAnsi="Times New Roman" w:cs="Times New Roman" w:hint="eastAsia"/>
          <w:sz w:val="24"/>
          <w:szCs w:val="24"/>
        </w:rPr>
        <w:t>，</w:t>
      </w:r>
      <w:r w:rsidR="00C0367C" w:rsidRPr="00C0367C">
        <w:rPr>
          <w:rFonts w:ascii="Times New Roman" w:hAnsi="Times New Roman" w:cs="Times New Roman"/>
          <w:sz w:val="24"/>
          <w:szCs w:val="24"/>
        </w:rPr>
        <w:t>Genetic Algorithm</w:t>
      </w:r>
      <w:r w:rsidR="00C0367C">
        <w:rPr>
          <w:rFonts w:ascii="Times New Roman" w:hAnsi="Times New Roman" w:cs="Times New Roman" w:hint="eastAsia"/>
          <w:sz w:val="24"/>
          <w:szCs w:val="24"/>
        </w:rPr>
        <w:t>）</w:t>
      </w:r>
      <w:r w:rsidR="00D94577">
        <w:rPr>
          <w:rFonts w:ascii="Times New Roman" w:hAnsi="Times New Roman" w:cs="Times New Roman" w:hint="eastAsia"/>
          <w:sz w:val="24"/>
          <w:szCs w:val="24"/>
        </w:rPr>
        <w:t>，构建异构网络中的能量模型和最优聚簇数模型，进而设计聚簇协议和路由机制。该算法考虑到节点能量与网络路由的关系。在文献</w:t>
      </w:r>
      <w:r w:rsidR="00D94577">
        <w:rPr>
          <w:rFonts w:ascii="Times New Roman" w:hAnsi="Times New Roman" w:cs="Times New Roman" w:hint="eastAsia"/>
          <w:sz w:val="24"/>
          <w:szCs w:val="24"/>
        </w:rPr>
        <w:t>[</w:t>
      </w:r>
      <w:r w:rsidR="00D60905">
        <w:rPr>
          <w:rFonts w:ascii="Times New Roman" w:hAnsi="Times New Roman" w:cs="Times New Roman"/>
          <w:sz w:val="24"/>
          <w:szCs w:val="24"/>
        </w:rPr>
        <w:t>33</w:t>
      </w:r>
      <w:r w:rsidR="00D94577">
        <w:rPr>
          <w:rFonts w:ascii="Times New Roman" w:hAnsi="Times New Roman" w:cs="Times New Roman"/>
          <w:sz w:val="24"/>
          <w:szCs w:val="24"/>
        </w:rPr>
        <w:t>]</w:t>
      </w:r>
      <w:r w:rsidR="00D94577">
        <w:rPr>
          <w:rFonts w:ascii="Times New Roman" w:hAnsi="Times New Roman" w:cs="Times New Roman" w:hint="eastAsia"/>
          <w:sz w:val="24"/>
          <w:szCs w:val="24"/>
        </w:rPr>
        <w:t>中，</w:t>
      </w:r>
      <w:r w:rsidR="00D94577" w:rsidRPr="00D94577">
        <w:rPr>
          <w:rFonts w:ascii="Times New Roman" w:hAnsi="Times New Roman" w:cs="Times New Roman"/>
          <w:sz w:val="24"/>
          <w:szCs w:val="24"/>
        </w:rPr>
        <w:t>Gupta</w:t>
      </w:r>
      <w:r w:rsidR="00D94577">
        <w:rPr>
          <w:rFonts w:ascii="Times New Roman" w:hAnsi="Times New Roman" w:cs="Times New Roman" w:hint="eastAsia"/>
          <w:sz w:val="24"/>
          <w:szCs w:val="24"/>
        </w:rPr>
        <w:t>等人也充分利用</w:t>
      </w:r>
      <w:r w:rsidR="00D94577">
        <w:rPr>
          <w:rFonts w:ascii="Times New Roman" w:hAnsi="Times New Roman" w:cs="Times New Roman" w:hint="eastAsia"/>
          <w:sz w:val="24"/>
          <w:szCs w:val="24"/>
        </w:rPr>
        <w:t>GA</w:t>
      </w:r>
      <w:r w:rsidR="00D94577">
        <w:rPr>
          <w:rFonts w:ascii="Times New Roman" w:hAnsi="Times New Roman" w:cs="Times New Roman" w:hint="eastAsia"/>
          <w:sz w:val="24"/>
          <w:szCs w:val="24"/>
        </w:rPr>
        <w:t>，提出一种基于遗传算法的</w:t>
      </w:r>
      <w:r w:rsidR="00D94577" w:rsidRPr="00BF53AA">
        <w:rPr>
          <w:rFonts w:ascii="Times New Roman" w:hAnsi="Times New Roman" w:cs="Times New Roman"/>
          <w:sz w:val="24"/>
          <w:szCs w:val="24"/>
        </w:rPr>
        <w:t>WSN</w:t>
      </w:r>
      <w:r w:rsidR="00D94577" w:rsidRPr="00BF53AA">
        <w:rPr>
          <w:rFonts w:ascii="Times New Roman" w:hAnsi="Times New Roman" w:cs="Times New Roman"/>
          <w:sz w:val="24"/>
          <w:szCs w:val="24"/>
        </w:rPr>
        <w:t>路由</w:t>
      </w:r>
      <w:r w:rsidR="00D94577">
        <w:rPr>
          <w:rFonts w:ascii="Times New Roman" w:hAnsi="Times New Roman" w:cs="Times New Roman" w:hint="eastAsia"/>
          <w:sz w:val="24"/>
          <w:szCs w:val="24"/>
        </w:rPr>
        <w:t>机制</w:t>
      </w:r>
      <w:r w:rsidR="00D94577" w:rsidRPr="00BF53AA">
        <w:rPr>
          <w:rFonts w:ascii="Times New Roman" w:hAnsi="Times New Roman" w:cs="Times New Roman"/>
          <w:sz w:val="24"/>
          <w:szCs w:val="24"/>
        </w:rPr>
        <w:t>GAR</w:t>
      </w:r>
      <w:r w:rsidR="00D94577">
        <w:rPr>
          <w:rFonts w:ascii="Times New Roman" w:hAnsi="Times New Roman" w:cs="Times New Roman" w:hint="eastAsia"/>
          <w:sz w:val="24"/>
          <w:szCs w:val="24"/>
        </w:rPr>
        <w:t>。</w:t>
      </w:r>
      <w:r w:rsidR="00D94577" w:rsidRPr="00D94577">
        <w:rPr>
          <w:rFonts w:ascii="Times New Roman" w:hAnsi="Times New Roman" w:cs="Times New Roman" w:hint="eastAsia"/>
          <w:sz w:val="24"/>
          <w:szCs w:val="24"/>
        </w:rPr>
        <w:t>作者解决了</w:t>
      </w:r>
      <w:r w:rsidR="00D94577">
        <w:rPr>
          <w:rFonts w:ascii="Times New Roman" w:hAnsi="Times New Roman" w:cs="Times New Roman" w:hint="eastAsia"/>
          <w:sz w:val="24"/>
          <w:szCs w:val="24"/>
        </w:rPr>
        <w:t>网络中采集到的数据从普通节点、经过一个或多个中继节点</w:t>
      </w:r>
      <w:r w:rsidR="003B3C36">
        <w:rPr>
          <w:rFonts w:ascii="Times New Roman" w:hAnsi="Times New Roman" w:cs="Times New Roman" w:hint="eastAsia"/>
          <w:sz w:val="24"/>
          <w:szCs w:val="24"/>
        </w:rPr>
        <w:t>、最终到达汇聚节点的问题。在无线通信过程中，数据传输消耗的能量与发射器和接收器之间距离的平方成正比，因此在构建路由时，</w:t>
      </w:r>
      <w:r w:rsidR="00D94577">
        <w:rPr>
          <w:rFonts w:ascii="Times New Roman" w:hAnsi="Times New Roman" w:cs="Times New Roman" w:hint="eastAsia"/>
          <w:sz w:val="24"/>
          <w:szCs w:val="24"/>
        </w:rPr>
        <w:t>GAR</w:t>
      </w:r>
      <w:r w:rsidR="003B3C36">
        <w:rPr>
          <w:rFonts w:ascii="Times New Roman" w:hAnsi="Times New Roman" w:cs="Times New Roman" w:hint="eastAsia"/>
          <w:sz w:val="24"/>
          <w:szCs w:val="24"/>
        </w:rPr>
        <w:t>通过最小化所有中继节点到汇聚节点总距离的方法，降低能耗，提高节点能量利用率。</w:t>
      </w:r>
      <w:r w:rsidR="00BF53AA" w:rsidRPr="00BF53AA">
        <w:rPr>
          <w:rFonts w:ascii="Times New Roman" w:eastAsia="宋体" w:hAnsi="Times New Roman" w:cs="Times New Roman"/>
          <w:sz w:val="24"/>
          <w:szCs w:val="24"/>
        </w:rPr>
        <w:t>在</w:t>
      </w:r>
      <w:r w:rsidR="003B3C36">
        <w:rPr>
          <w:rFonts w:ascii="Times New Roman" w:eastAsia="宋体" w:hAnsi="Times New Roman" w:cs="Times New Roman" w:hint="eastAsia"/>
          <w:sz w:val="24"/>
          <w:szCs w:val="24"/>
        </w:rPr>
        <w:t>文献</w:t>
      </w:r>
      <w:r w:rsidR="00BF53AA" w:rsidRPr="00BF53AA">
        <w:rPr>
          <w:rFonts w:ascii="Times New Roman" w:hAnsi="Times New Roman" w:cs="Times New Roman"/>
          <w:sz w:val="24"/>
          <w:szCs w:val="24"/>
        </w:rPr>
        <w:t>[</w:t>
      </w:r>
      <w:r w:rsidR="00D60905">
        <w:rPr>
          <w:rFonts w:ascii="Times New Roman" w:hAnsi="Times New Roman" w:cs="Times New Roman"/>
          <w:sz w:val="24"/>
          <w:szCs w:val="24"/>
        </w:rPr>
        <w:t>34</w:t>
      </w:r>
      <w:r w:rsidR="00BF53AA" w:rsidRPr="00BF53AA">
        <w:rPr>
          <w:rFonts w:ascii="Times New Roman" w:hAnsi="Times New Roman" w:cs="Times New Roman"/>
          <w:sz w:val="24"/>
          <w:szCs w:val="24"/>
        </w:rPr>
        <w:t>]</w:t>
      </w:r>
      <w:r w:rsidR="00D569E7">
        <w:rPr>
          <w:rFonts w:ascii="Times New Roman" w:hAnsi="Times New Roman" w:cs="Times New Roman" w:hint="eastAsia"/>
          <w:sz w:val="24"/>
          <w:szCs w:val="24"/>
        </w:rPr>
        <w:t>的</w:t>
      </w:r>
      <w:r w:rsidR="00D569E7">
        <w:rPr>
          <w:rFonts w:ascii="Times New Roman" w:hAnsi="Times New Roman" w:cs="Times New Roman" w:hint="eastAsia"/>
          <w:sz w:val="24"/>
          <w:szCs w:val="24"/>
        </w:rPr>
        <w:t>COCA</w:t>
      </w:r>
      <w:r w:rsidR="00D569E7">
        <w:rPr>
          <w:rFonts w:ascii="Times New Roman" w:hAnsi="Times New Roman" w:cs="Times New Roman" w:hint="eastAsia"/>
          <w:sz w:val="24"/>
          <w:szCs w:val="24"/>
        </w:rPr>
        <w:t>算法中</w:t>
      </w:r>
      <w:r w:rsidR="00BF53AA" w:rsidRPr="00BF53AA">
        <w:rPr>
          <w:rFonts w:ascii="Times New Roman" w:hAnsi="Times New Roman" w:cs="Times New Roman"/>
          <w:sz w:val="24"/>
          <w:szCs w:val="24"/>
        </w:rPr>
        <w:t>，作者考虑了</w:t>
      </w:r>
      <w:r w:rsidR="00BF53AA" w:rsidRPr="00BF53AA">
        <w:rPr>
          <w:rFonts w:ascii="Times New Roman" w:hAnsi="Times New Roman" w:cs="Times New Roman"/>
          <w:sz w:val="24"/>
          <w:szCs w:val="24"/>
        </w:rPr>
        <w:t>“</w:t>
      </w:r>
      <w:r w:rsidR="00BF53AA" w:rsidRPr="00BF53AA">
        <w:rPr>
          <w:rFonts w:ascii="Times New Roman" w:hAnsi="Times New Roman" w:cs="Times New Roman"/>
          <w:sz w:val="24"/>
          <w:szCs w:val="24"/>
        </w:rPr>
        <w:t>能量</w:t>
      </w:r>
      <w:r w:rsidR="003B3C36">
        <w:rPr>
          <w:rFonts w:ascii="Times New Roman" w:hAnsi="Times New Roman" w:cs="Times New Roman" w:hint="eastAsia"/>
          <w:sz w:val="24"/>
          <w:szCs w:val="24"/>
        </w:rPr>
        <w:t>空洞</w:t>
      </w:r>
      <w:r w:rsidR="00BF53AA" w:rsidRPr="00BF53AA">
        <w:rPr>
          <w:rFonts w:ascii="Times New Roman" w:hAnsi="Times New Roman" w:cs="Times New Roman"/>
          <w:sz w:val="24"/>
          <w:szCs w:val="24"/>
        </w:rPr>
        <w:t>”</w:t>
      </w:r>
      <w:r w:rsidR="00BF53AA" w:rsidRPr="00BF53AA">
        <w:rPr>
          <w:rFonts w:ascii="Times New Roman" w:hAnsi="Times New Roman" w:cs="Times New Roman"/>
          <w:sz w:val="24"/>
          <w:szCs w:val="24"/>
        </w:rPr>
        <w:t>问题，并提出了一种</w:t>
      </w:r>
      <w:r w:rsidR="003B3C36">
        <w:rPr>
          <w:rFonts w:ascii="Times New Roman" w:hAnsi="Times New Roman" w:cs="Times New Roman" w:hint="eastAsia"/>
          <w:sz w:val="24"/>
          <w:szCs w:val="24"/>
        </w:rPr>
        <w:t>不等大小的聚簇</w:t>
      </w:r>
      <w:r w:rsidR="00BF53AA" w:rsidRPr="00BF53AA">
        <w:rPr>
          <w:rFonts w:ascii="Times New Roman" w:hAnsi="Times New Roman" w:cs="Times New Roman"/>
          <w:sz w:val="24"/>
          <w:szCs w:val="24"/>
        </w:rPr>
        <w:t>方法来降低能耗。</w:t>
      </w:r>
      <w:r w:rsidR="003B3C36">
        <w:rPr>
          <w:rFonts w:ascii="Times New Roman" w:hAnsi="Times New Roman" w:cs="Times New Roman" w:hint="eastAsia"/>
          <w:sz w:val="24"/>
          <w:szCs w:val="24"/>
        </w:rPr>
        <w:t>为了降低能力消耗，</w:t>
      </w:r>
      <w:r w:rsidR="00D569E7" w:rsidRPr="00BF53AA">
        <w:rPr>
          <w:rFonts w:ascii="Times New Roman" w:hAnsi="Times New Roman" w:cs="Times New Roman"/>
          <w:sz w:val="24"/>
          <w:szCs w:val="24"/>
        </w:rPr>
        <w:t>单位区域中的</w:t>
      </w:r>
      <w:r w:rsidR="00D569E7">
        <w:rPr>
          <w:rFonts w:ascii="Times New Roman" w:hAnsi="Times New Roman" w:cs="Times New Roman" w:hint="eastAsia"/>
          <w:sz w:val="24"/>
          <w:szCs w:val="24"/>
        </w:rPr>
        <w:t>簇的</w:t>
      </w:r>
      <w:r w:rsidR="00D569E7" w:rsidRPr="00BF53AA">
        <w:rPr>
          <w:rFonts w:ascii="Times New Roman" w:hAnsi="Times New Roman" w:cs="Times New Roman"/>
          <w:sz w:val="24"/>
          <w:szCs w:val="24"/>
        </w:rPr>
        <w:t>数量随着</w:t>
      </w:r>
      <w:r w:rsidR="00D569E7">
        <w:rPr>
          <w:rFonts w:ascii="Times New Roman" w:hAnsi="Times New Roman" w:cs="Times New Roman" w:hint="eastAsia"/>
          <w:sz w:val="24"/>
          <w:szCs w:val="24"/>
        </w:rPr>
        <w:t>与汇聚节点距离的减而增加。但在配用电通信网中，由于传感器的部署依托于电网结构，采集点的数量相对固定，所以这样的分簇方法并不适用于本文的应用场景。</w:t>
      </w:r>
      <w:r w:rsidR="00E97850">
        <w:rPr>
          <w:rFonts w:ascii="Times New Roman" w:hAnsi="Times New Roman" w:cs="Times New Roman" w:hint="eastAsia"/>
          <w:sz w:val="24"/>
          <w:szCs w:val="24"/>
        </w:rPr>
        <w:t>在文献</w:t>
      </w:r>
      <w:r w:rsidR="00E97850">
        <w:rPr>
          <w:rFonts w:ascii="Times New Roman" w:hAnsi="Times New Roman" w:cs="Times New Roman" w:hint="eastAsia"/>
          <w:sz w:val="24"/>
          <w:szCs w:val="24"/>
        </w:rPr>
        <w:t>[</w:t>
      </w:r>
      <w:r w:rsidR="00D60905">
        <w:rPr>
          <w:rFonts w:ascii="Times New Roman" w:hAnsi="Times New Roman" w:cs="Times New Roman"/>
          <w:sz w:val="24"/>
          <w:szCs w:val="24"/>
        </w:rPr>
        <w:t>35</w:t>
      </w:r>
      <w:r w:rsidR="00E97850">
        <w:rPr>
          <w:rFonts w:ascii="Times New Roman" w:hAnsi="Times New Roman" w:cs="Times New Roman"/>
          <w:sz w:val="24"/>
          <w:szCs w:val="24"/>
        </w:rPr>
        <w:t>]</w:t>
      </w:r>
      <w:r w:rsidR="00E97850">
        <w:rPr>
          <w:rFonts w:ascii="Times New Roman" w:hAnsi="Times New Roman" w:cs="Times New Roman" w:hint="eastAsia"/>
          <w:sz w:val="24"/>
          <w:szCs w:val="24"/>
        </w:rPr>
        <w:t>中，</w:t>
      </w:r>
      <w:r w:rsidR="006C45A9">
        <w:rPr>
          <w:rFonts w:ascii="Times New Roman" w:hAnsi="Times New Roman" w:cs="Times New Roman" w:hint="eastAsia"/>
          <w:sz w:val="24"/>
          <w:szCs w:val="24"/>
        </w:rPr>
        <w:t>作者根据</w:t>
      </w:r>
      <w:r w:rsidR="008F4F6F">
        <w:rPr>
          <w:rFonts w:ascii="Times New Roman" w:hAnsi="Times New Roman" w:cs="Times New Roman" w:hint="eastAsia"/>
          <w:sz w:val="24"/>
          <w:szCs w:val="24"/>
        </w:rPr>
        <w:t>距离汇聚节点的距离，</w:t>
      </w:r>
      <w:r w:rsidR="006C45A9">
        <w:rPr>
          <w:rFonts w:ascii="Times New Roman" w:hAnsi="Times New Roman" w:cs="Times New Roman" w:hint="eastAsia"/>
          <w:sz w:val="24"/>
          <w:szCs w:val="24"/>
        </w:rPr>
        <w:t>将传感器分为几个等级，</w:t>
      </w:r>
      <w:r w:rsidR="008F4F6F">
        <w:rPr>
          <w:rFonts w:ascii="Times New Roman" w:hAnsi="Times New Roman" w:cs="Times New Roman" w:hint="eastAsia"/>
          <w:sz w:val="24"/>
          <w:szCs w:val="24"/>
        </w:rPr>
        <w:t>进而更多地关注距离簇头节点更近的节点的能量消耗问题，以延长网络生命周期。该算法缺乏对网络拓展性和节点移动性的考量，但电网智能终端数量的不断增加，且具有移动性，地理分布并不确定。</w:t>
      </w:r>
      <w:r w:rsidR="00BF53AA" w:rsidRPr="00BF53AA">
        <w:rPr>
          <w:rFonts w:ascii="Times New Roman" w:hAnsi="Times New Roman" w:cs="Times New Roman"/>
          <w:sz w:val="24"/>
          <w:szCs w:val="24"/>
        </w:rPr>
        <w:t>在</w:t>
      </w:r>
      <w:r w:rsidR="00BF53AA" w:rsidRPr="00BF53AA">
        <w:rPr>
          <w:rFonts w:ascii="Times New Roman" w:hAnsi="Times New Roman" w:cs="Times New Roman"/>
          <w:sz w:val="24"/>
          <w:szCs w:val="24"/>
        </w:rPr>
        <w:t>[</w:t>
      </w:r>
      <w:r w:rsidR="00D60905">
        <w:rPr>
          <w:rFonts w:ascii="Times New Roman" w:hAnsi="Times New Roman" w:cs="Times New Roman"/>
          <w:sz w:val="24"/>
          <w:szCs w:val="24"/>
        </w:rPr>
        <w:t>36</w:t>
      </w:r>
      <w:r w:rsidR="00BF53AA" w:rsidRPr="00BF53AA">
        <w:rPr>
          <w:rFonts w:ascii="Times New Roman" w:hAnsi="Times New Roman" w:cs="Times New Roman"/>
          <w:sz w:val="24"/>
          <w:szCs w:val="24"/>
        </w:rPr>
        <w:t>]</w:t>
      </w:r>
      <w:r w:rsidR="00BF53AA" w:rsidRPr="00BF53AA">
        <w:rPr>
          <w:rFonts w:ascii="Times New Roman" w:hAnsi="Times New Roman" w:cs="Times New Roman"/>
          <w:sz w:val="24"/>
          <w:szCs w:val="24"/>
        </w:rPr>
        <w:t>中，作者提出了一种不等</w:t>
      </w:r>
      <w:r w:rsidR="008F4F6F">
        <w:rPr>
          <w:rFonts w:ascii="Times New Roman" w:hAnsi="Times New Roman" w:cs="Times New Roman" w:hint="eastAsia"/>
          <w:sz w:val="24"/>
          <w:szCs w:val="24"/>
        </w:rPr>
        <w:t>大小</w:t>
      </w:r>
      <w:r w:rsidR="00BF53AA" w:rsidRPr="00BF53AA">
        <w:rPr>
          <w:rFonts w:ascii="Times New Roman" w:hAnsi="Times New Roman" w:cs="Times New Roman"/>
          <w:sz w:val="24"/>
          <w:szCs w:val="24"/>
        </w:rPr>
        <w:t>的聚类算法</w:t>
      </w:r>
      <w:r w:rsidR="00BF53AA" w:rsidRPr="00BF53AA">
        <w:rPr>
          <w:rFonts w:ascii="Times New Roman" w:hAnsi="Times New Roman" w:cs="Times New Roman"/>
          <w:sz w:val="24"/>
          <w:szCs w:val="24"/>
        </w:rPr>
        <w:t>UCA</w:t>
      </w:r>
      <w:r w:rsidR="00BF53AA" w:rsidRPr="00BF53AA">
        <w:rPr>
          <w:rFonts w:ascii="Times New Roman" w:hAnsi="Times New Roman" w:cs="Times New Roman"/>
          <w:sz w:val="24"/>
          <w:szCs w:val="24"/>
        </w:rPr>
        <w:t>。</w:t>
      </w:r>
      <w:r w:rsidR="008F4F6F">
        <w:rPr>
          <w:rFonts w:ascii="Times New Roman" w:hAnsi="Times New Roman" w:cs="Times New Roman" w:hint="eastAsia"/>
          <w:sz w:val="24"/>
          <w:szCs w:val="24"/>
        </w:rPr>
        <w:t>在构建簇时，</w:t>
      </w:r>
      <w:r w:rsidR="00BF53AA" w:rsidRPr="00BF53AA">
        <w:rPr>
          <w:rFonts w:ascii="Times New Roman" w:hAnsi="Times New Roman" w:cs="Times New Roman"/>
          <w:sz w:val="24"/>
          <w:szCs w:val="24"/>
        </w:rPr>
        <w:t>仅考虑传感器的地理分布</w:t>
      </w:r>
      <w:r w:rsidR="008F4F6F">
        <w:rPr>
          <w:rFonts w:ascii="Times New Roman" w:hAnsi="Times New Roman" w:cs="Times New Roman" w:hint="eastAsia"/>
          <w:sz w:val="24"/>
          <w:szCs w:val="24"/>
        </w:rPr>
        <w:t>，通过缩短距离降低能耗</w:t>
      </w:r>
      <w:r w:rsidR="00BF53AA" w:rsidRPr="00BF53AA">
        <w:rPr>
          <w:rFonts w:ascii="Times New Roman" w:hAnsi="Times New Roman" w:cs="Times New Roman"/>
          <w:sz w:val="24"/>
          <w:szCs w:val="24"/>
        </w:rPr>
        <w:t>。此方法</w:t>
      </w:r>
      <w:r w:rsidR="008F4F6F">
        <w:rPr>
          <w:rFonts w:ascii="Times New Roman" w:hAnsi="Times New Roman" w:cs="Times New Roman" w:hint="eastAsia"/>
          <w:sz w:val="24"/>
          <w:szCs w:val="24"/>
        </w:rPr>
        <w:t>引入里粒子群算法（</w:t>
      </w:r>
      <w:r w:rsidR="008F4F6F" w:rsidRPr="00BF53AA">
        <w:rPr>
          <w:rFonts w:ascii="Times New Roman" w:hAnsi="Times New Roman" w:cs="Times New Roman"/>
          <w:sz w:val="24"/>
          <w:szCs w:val="24"/>
        </w:rPr>
        <w:t>PSO</w:t>
      </w:r>
      <w:r w:rsidR="008F4F6F">
        <w:rPr>
          <w:rFonts w:ascii="Times New Roman" w:hAnsi="Times New Roman" w:cs="Times New Roman" w:hint="eastAsia"/>
          <w:sz w:val="24"/>
          <w:szCs w:val="24"/>
        </w:rPr>
        <w:t>）</w:t>
      </w:r>
      <w:r w:rsidR="00BF53AA" w:rsidRPr="00BF53AA">
        <w:rPr>
          <w:rFonts w:ascii="Times New Roman" w:hAnsi="Times New Roman" w:cs="Times New Roman"/>
          <w:sz w:val="24"/>
          <w:szCs w:val="24"/>
        </w:rPr>
        <w:t>。</w:t>
      </w:r>
      <w:r w:rsidR="008F4F6F">
        <w:rPr>
          <w:rFonts w:ascii="Times New Roman" w:hAnsi="Times New Roman" w:cs="Times New Roman" w:hint="eastAsia"/>
          <w:sz w:val="24"/>
          <w:szCs w:val="24"/>
        </w:rPr>
        <w:t>类似的</w:t>
      </w:r>
      <w:r w:rsidR="00BF53AA" w:rsidRPr="00BF53AA">
        <w:rPr>
          <w:rFonts w:ascii="Times New Roman" w:hAnsi="Times New Roman" w:cs="Times New Roman"/>
          <w:sz w:val="24"/>
          <w:szCs w:val="24"/>
        </w:rPr>
        <w:t>，</w:t>
      </w:r>
      <w:proofErr w:type="spellStart"/>
      <w:r w:rsidR="00BF53AA" w:rsidRPr="00BF53AA">
        <w:rPr>
          <w:rFonts w:ascii="Times New Roman" w:hAnsi="Times New Roman" w:cs="Times New Roman"/>
          <w:sz w:val="24"/>
          <w:szCs w:val="24"/>
        </w:rPr>
        <w:t>Kuila</w:t>
      </w:r>
      <w:proofErr w:type="spellEnd"/>
      <w:r w:rsidR="00BF53AA" w:rsidRPr="00BF53AA">
        <w:rPr>
          <w:rFonts w:ascii="Times New Roman" w:hAnsi="Times New Roman" w:cs="Times New Roman"/>
          <w:sz w:val="24"/>
          <w:szCs w:val="24"/>
        </w:rPr>
        <w:t>等人</w:t>
      </w:r>
      <w:r w:rsidR="008F4F6F">
        <w:rPr>
          <w:rFonts w:ascii="Times New Roman" w:hAnsi="Times New Roman" w:cs="Times New Roman" w:hint="eastAsia"/>
          <w:sz w:val="24"/>
          <w:szCs w:val="24"/>
        </w:rPr>
        <w:t>在文献</w:t>
      </w:r>
      <w:r w:rsidR="008F4F6F" w:rsidRPr="00BF53AA">
        <w:rPr>
          <w:rFonts w:ascii="Times New Roman" w:hAnsi="Times New Roman" w:cs="Times New Roman"/>
          <w:sz w:val="24"/>
          <w:szCs w:val="24"/>
        </w:rPr>
        <w:t>[</w:t>
      </w:r>
      <w:r w:rsidR="00D60905">
        <w:rPr>
          <w:rFonts w:ascii="Times New Roman" w:hAnsi="Times New Roman" w:cs="Times New Roman"/>
          <w:sz w:val="24"/>
          <w:szCs w:val="24"/>
        </w:rPr>
        <w:t>37</w:t>
      </w:r>
      <w:r w:rsidR="008F4F6F" w:rsidRPr="00BF53AA">
        <w:rPr>
          <w:rFonts w:ascii="Times New Roman" w:hAnsi="Times New Roman" w:cs="Times New Roman"/>
          <w:sz w:val="24"/>
          <w:szCs w:val="24"/>
        </w:rPr>
        <w:t>]</w:t>
      </w:r>
      <w:r w:rsidR="008F4F6F">
        <w:rPr>
          <w:rFonts w:ascii="Times New Roman" w:hAnsi="Times New Roman" w:cs="Times New Roman" w:hint="eastAsia"/>
          <w:sz w:val="24"/>
          <w:szCs w:val="24"/>
        </w:rPr>
        <w:t>中也</w:t>
      </w:r>
      <w:r w:rsidR="00BF53AA" w:rsidRPr="00BF53AA">
        <w:rPr>
          <w:rFonts w:ascii="Times New Roman" w:hAnsi="Times New Roman" w:cs="Times New Roman"/>
          <w:sz w:val="24"/>
          <w:szCs w:val="24"/>
        </w:rPr>
        <w:t>提出基于</w:t>
      </w:r>
      <w:r w:rsidR="00BF53AA" w:rsidRPr="00BF53AA">
        <w:rPr>
          <w:rFonts w:ascii="Times New Roman" w:hAnsi="Times New Roman" w:cs="Times New Roman"/>
          <w:sz w:val="24"/>
          <w:szCs w:val="24"/>
        </w:rPr>
        <w:t>PSO</w:t>
      </w:r>
      <w:r w:rsidR="00BF53AA" w:rsidRPr="00BF53AA">
        <w:rPr>
          <w:rFonts w:ascii="Times New Roman" w:hAnsi="Times New Roman" w:cs="Times New Roman"/>
          <w:sz w:val="24"/>
          <w:szCs w:val="24"/>
        </w:rPr>
        <w:t>的</w:t>
      </w:r>
      <w:r w:rsidR="008F4F6F">
        <w:rPr>
          <w:rFonts w:ascii="Times New Roman" w:hAnsi="Times New Roman" w:cs="Times New Roman" w:hint="eastAsia"/>
          <w:sz w:val="24"/>
          <w:szCs w:val="24"/>
        </w:rPr>
        <w:t>聚簇</w:t>
      </w:r>
      <w:r w:rsidR="00BF53AA" w:rsidRPr="00BF53AA">
        <w:rPr>
          <w:rFonts w:ascii="Times New Roman" w:hAnsi="Times New Roman" w:cs="Times New Roman"/>
          <w:sz w:val="24"/>
          <w:szCs w:val="24"/>
        </w:rPr>
        <w:t>和路由算法</w:t>
      </w:r>
      <w:r w:rsidR="00BF53AA" w:rsidRPr="00BF53AA">
        <w:rPr>
          <w:rFonts w:ascii="Times New Roman" w:hAnsi="Times New Roman" w:cs="Times New Roman"/>
          <w:sz w:val="24"/>
          <w:szCs w:val="24"/>
        </w:rPr>
        <w:t>EE</w:t>
      </w:r>
      <w:r w:rsidR="00BF53AA" w:rsidRPr="00BF53AA">
        <w:rPr>
          <w:rFonts w:ascii="Times New Roman" w:hAnsi="Times New Roman" w:cs="Times New Roman"/>
          <w:sz w:val="24"/>
          <w:szCs w:val="24"/>
        </w:rPr>
        <w:t>。</w:t>
      </w:r>
      <w:r w:rsidR="008F4F6F">
        <w:rPr>
          <w:rFonts w:ascii="Times New Roman" w:hAnsi="Times New Roman" w:cs="Times New Roman" w:hint="eastAsia"/>
          <w:sz w:val="24"/>
          <w:szCs w:val="24"/>
        </w:rPr>
        <w:t>在</w:t>
      </w:r>
      <w:r w:rsidR="008F4F6F">
        <w:rPr>
          <w:rFonts w:ascii="Times New Roman" w:hAnsi="Times New Roman" w:cs="Times New Roman" w:hint="eastAsia"/>
          <w:sz w:val="24"/>
          <w:szCs w:val="24"/>
        </w:rPr>
        <w:t>EE</w:t>
      </w:r>
      <w:r w:rsidR="008F4F6F">
        <w:rPr>
          <w:rFonts w:ascii="Times New Roman" w:hAnsi="Times New Roman" w:cs="Times New Roman" w:hint="eastAsia"/>
          <w:sz w:val="24"/>
          <w:szCs w:val="24"/>
        </w:rPr>
        <w:t>中，</w:t>
      </w:r>
      <w:r w:rsidR="00BF53AA" w:rsidRPr="00BF53AA">
        <w:rPr>
          <w:rFonts w:ascii="Times New Roman" w:hAnsi="Times New Roman" w:cs="Times New Roman"/>
          <w:sz w:val="24"/>
          <w:szCs w:val="24"/>
        </w:rPr>
        <w:t>PSO</w:t>
      </w:r>
      <w:r w:rsidR="00BF53AA" w:rsidRPr="00BF53AA">
        <w:rPr>
          <w:rFonts w:ascii="Times New Roman" w:hAnsi="Times New Roman" w:cs="Times New Roman"/>
          <w:sz w:val="24"/>
          <w:szCs w:val="24"/>
        </w:rPr>
        <w:t>的适应度函数考虑</w:t>
      </w:r>
      <w:r w:rsidR="008F4F6F">
        <w:rPr>
          <w:rFonts w:ascii="Times New Roman" w:hAnsi="Times New Roman" w:cs="Times New Roman" w:hint="eastAsia"/>
          <w:sz w:val="24"/>
          <w:szCs w:val="24"/>
        </w:rPr>
        <w:t>到</w:t>
      </w:r>
      <w:r w:rsidR="00BF53AA" w:rsidRPr="00BF53AA">
        <w:rPr>
          <w:rFonts w:ascii="Times New Roman" w:hAnsi="Times New Roman" w:cs="Times New Roman"/>
          <w:sz w:val="24"/>
          <w:szCs w:val="24"/>
        </w:rPr>
        <w:t>传感器之间的距离和</w:t>
      </w:r>
      <w:r w:rsidR="008F4F6F">
        <w:rPr>
          <w:rFonts w:ascii="Times New Roman" w:hAnsi="Times New Roman" w:cs="Times New Roman" w:hint="eastAsia"/>
          <w:sz w:val="24"/>
          <w:szCs w:val="24"/>
        </w:rPr>
        <w:t>跳数，但作者并没有考虑到传感器能量消耗以及负载均衡的问题。</w:t>
      </w:r>
    </w:p>
    <w:p w14:paraId="23C61D16" w14:textId="7C92F48E" w:rsidR="00E9483B" w:rsidRPr="00E26031" w:rsidRDefault="00E9483B" w:rsidP="00E9483B">
      <w:pPr>
        <w:pStyle w:val="2"/>
        <w:rPr>
          <w:rFonts w:ascii="Times New Roman" w:eastAsia="黑体" w:hAnsi="Times New Roman" w:cs="Times New Roman"/>
          <w:b w:val="0"/>
          <w:sz w:val="28"/>
          <w:szCs w:val="28"/>
        </w:rPr>
      </w:pPr>
      <w:bookmarkStart w:id="51" w:name="_Toc881665"/>
      <w:r w:rsidRPr="00E26031">
        <w:rPr>
          <w:rFonts w:ascii="Times New Roman" w:eastAsia="黑体" w:hAnsi="Times New Roman" w:cs="Times New Roman"/>
          <w:b w:val="0"/>
          <w:sz w:val="28"/>
          <w:szCs w:val="28"/>
        </w:rPr>
        <w:t>2.</w:t>
      </w:r>
      <w:r>
        <w:rPr>
          <w:rFonts w:ascii="Times New Roman" w:eastAsia="黑体" w:hAnsi="Times New Roman" w:cs="Times New Roman"/>
          <w:b w:val="0"/>
          <w:sz w:val="28"/>
          <w:szCs w:val="28"/>
        </w:rPr>
        <w:t>4</w:t>
      </w:r>
      <w:r w:rsidRPr="00E26031">
        <w:rPr>
          <w:rFonts w:ascii="Times New Roman" w:eastAsia="黑体" w:hAnsi="Times New Roman" w:cs="Times New Roman"/>
          <w:b w:val="0"/>
          <w:sz w:val="28"/>
          <w:szCs w:val="28"/>
        </w:rPr>
        <w:t xml:space="preserve"> </w:t>
      </w:r>
      <w:bookmarkStart w:id="52" w:name="_Hlk816275"/>
      <w:r w:rsidRPr="00E9483B">
        <w:rPr>
          <w:rFonts w:ascii="Times New Roman" w:eastAsia="黑体" w:hAnsi="Times New Roman" w:cs="Times New Roman" w:hint="eastAsia"/>
          <w:b w:val="0"/>
          <w:sz w:val="28"/>
          <w:szCs w:val="28"/>
        </w:rPr>
        <w:t>配用电通信网路由机制</w:t>
      </w:r>
      <w:bookmarkEnd w:id="52"/>
      <w:r>
        <w:rPr>
          <w:rFonts w:ascii="Times New Roman" w:eastAsia="黑体" w:hAnsi="Times New Roman" w:cs="Times New Roman" w:hint="eastAsia"/>
          <w:b w:val="0"/>
          <w:sz w:val="28"/>
          <w:szCs w:val="28"/>
        </w:rPr>
        <w:t>面临的挑战及拟解决方案</w:t>
      </w:r>
      <w:bookmarkEnd w:id="51"/>
    </w:p>
    <w:p w14:paraId="6653468B" w14:textId="52650E13" w:rsidR="00E9483B" w:rsidRDefault="00F275CC" w:rsidP="00872AEA">
      <w:pPr>
        <w:spacing w:line="400" w:lineRule="exact"/>
        <w:ind w:firstLineChars="200" w:firstLine="480"/>
        <w:rPr>
          <w:rFonts w:ascii="Times New Roman" w:hAnsi="Times New Roman"/>
          <w:sz w:val="24"/>
          <w:szCs w:val="24"/>
        </w:rPr>
      </w:pPr>
      <w:r>
        <w:rPr>
          <w:rFonts w:ascii="Times New Roman" w:hAnsi="Times New Roman" w:hint="eastAsia"/>
          <w:sz w:val="24"/>
          <w:szCs w:val="24"/>
        </w:rPr>
        <w:t>配用电通信网络</w:t>
      </w:r>
      <w:r w:rsidR="005E3145">
        <w:rPr>
          <w:rFonts w:ascii="Times New Roman" w:hAnsi="Times New Roman" w:hint="eastAsia"/>
          <w:sz w:val="24"/>
          <w:szCs w:val="24"/>
        </w:rPr>
        <w:t>因为组网方式、设备数量、业务种类等原因，路由机制应具备针对性，尤其是随着用户对通信质量要求的不断提高，路由机制的重要性日益凸显。通过对相关</w:t>
      </w:r>
      <w:r w:rsidR="005E3145">
        <w:rPr>
          <w:rFonts w:ascii="Times New Roman" w:hAnsi="Times New Roman"/>
          <w:sz w:val="24"/>
          <w:szCs w:val="24"/>
        </w:rPr>
        <w:t>技术进行深入研究，本文将</w:t>
      </w:r>
      <w:r w:rsidR="005E3145">
        <w:rPr>
          <w:rFonts w:ascii="Times New Roman" w:hAnsi="Times New Roman" w:hint="eastAsia"/>
          <w:sz w:val="24"/>
          <w:szCs w:val="24"/>
        </w:rPr>
        <w:t>设计</w:t>
      </w:r>
      <w:r w:rsidR="005E3145" w:rsidRPr="005E3145">
        <w:rPr>
          <w:rFonts w:ascii="Times New Roman" w:hAnsi="Times New Roman" w:hint="eastAsia"/>
          <w:sz w:val="24"/>
          <w:szCs w:val="24"/>
        </w:rPr>
        <w:t>配用电通信网路由机制</w:t>
      </w:r>
      <w:r w:rsidR="005E3145">
        <w:rPr>
          <w:rFonts w:ascii="Times New Roman" w:hAnsi="Times New Roman"/>
          <w:sz w:val="24"/>
          <w:szCs w:val="24"/>
        </w:rPr>
        <w:t>面临的</w:t>
      </w:r>
      <w:r w:rsidR="005E3145">
        <w:rPr>
          <w:rFonts w:ascii="Times New Roman" w:hAnsi="Times New Roman" w:hint="eastAsia"/>
          <w:sz w:val="24"/>
          <w:szCs w:val="24"/>
        </w:rPr>
        <w:t>主要</w:t>
      </w:r>
      <w:r w:rsidR="005E3145">
        <w:rPr>
          <w:rFonts w:ascii="Times New Roman" w:hAnsi="Times New Roman"/>
          <w:sz w:val="24"/>
          <w:szCs w:val="24"/>
        </w:rPr>
        <w:t>挑战</w:t>
      </w:r>
      <w:r w:rsidR="005E3145">
        <w:rPr>
          <w:rFonts w:ascii="Times New Roman" w:hAnsi="Times New Roman" w:hint="eastAsia"/>
          <w:sz w:val="24"/>
          <w:szCs w:val="24"/>
        </w:rPr>
        <w:t>总结</w:t>
      </w:r>
      <w:r w:rsidR="005E3145">
        <w:rPr>
          <w:rFonts w:ascii="Times New Roman" w:hAnsi="Times New Roman"/>
          <w:sz w:val="24"/>
          <w:szCs w:val="24"/>
        </w:rPr>
        <w:t>如下：</w:t>
      </w:r>
    </w:p>
    <w:p w14:paraId="50366D4E" w14:textId="39520E6F" w:rsidR="00E9483B" w:rsidRDefault="005E3145" w:rsidP="005E3145">
      <w:pPr>
        <w:pStyle w:val="aa"/>
        <w:numPr>
          <w:ilvl w:val="0"/>
          <w:numId w:val="33"/>
        </w:numPr>
        <w:spacing w:line="400" w:lineRule="exact"/>
        <w:ind w:firstLineChars="0"/>
        <w:rPr>
          <w:rFonts w:ascii="Times New Roman" w:hAnsi="Times New Roman"/>
          <w:sz w:val="24"/>
          <w:szCs w:val="24"/>
        </w:rPr>
      </w:pPr>
      <w:r w:rsidRPr="005E3145">
        <w:rPr>
          <w:rFonts w:ascii="Times New Roman" w:hAnsi="Times New Roman" w:hint="eastAsia"/>
          <w:sz w:val="24"/>
          <w:szCs w:val="24"/>
        </w:rPr>
        <w:t>配用电通信网</w:t>
      </w:r>
      <w:r w:rsidR="00577065">
        <w:rPr>
          <w:rFonts w:ascii="Times New Roman" w:hAnsi="Times New Roman" w:hint="eastAsia"/>
          <w:sz w:val="24"/>
          <w:szCs w:val="24"/>
        </w:rPr>
        <w:t>络通信</w:t>
      </w:r>
      <w:r w:rsidRPr="005E3145">
        <w:rPr>
          <w:rFonts w:ascii="Times New Roman" w:hAnsi="Times New Roman" w:hint="eastAsia"/>
          <w:sz w:val="24"/>
          <w:szCs w:val="24"/>
        </w:rPr>
        <w:t>质量的问题。</w:t>
      </w:r>
    </w:p>
    <w:p w14:paraId="7C96D094" w14:textId="6FE411D9" w:rsidR="005E3145" w:rsidRPr="005E3145" w:rsidRDefault="005E3145" w:rsidP="005E3145">
      <w:pPr>
        <w:pStyle w:val="aa"/>
        <w:spacing w:line="400" w:lineRule="exact"/>
        <w:ind w:left="840" w:firstLineChars="0" w:firstLine="0"/>
        <w:rPr>
          <w:rFonts w:ascii="Times New Roman" w:hAnsi="Times New Roman"/>
          <w:sz w:val="24"/>
          <w:szCs w:val="24"/>
        </w:rPr>
      </w:pPr>
      <w:r>
        <w:rPr>
          <w:rFonts w:ascii="Times New Roman" w:hAnsi="Times New Roman" w:hint="eastAsia"/>
          <w:sz w:val="24"/>
          <w:szCs w:val="24"/>
        </w:rPr>
        <w:t>随着配用电网覆盖范围的扩大，传统的远端集中管理会造成带宽利用率低、通信时延长、能量消耗大、数据泄露等通信服务等问题。因此</w:t>
      </w:r>
      <w:r w:rsidR="00577065">
        <w:rPr>
          <w:rFonts w:ascii="Times New Roman" w:hAnsi="Times New Roman" w:hint="eastAsia"/>
          <w:sz w:val="24"/>
          <w:szCs w:val="24"/>
        </w:rPr>
        <w:t>，为了提高用户用电体验和电网的服务质量，本文拟利用边缘计算，增强网络边缘节点的计算能力和存储能力，由边缘节点通过计算自身及网络当前情况决定数据传输路径，更好地提高网络边缘的自主性，进而提高网络通信质量。</w:t>
      </w:r>
    </w:p>
    <w:p w14:paraId="29613A1A" w14:textId="7B460417" w:rsidR="00577065" w:rsidRDefault="00577065" w:rsidP="00577065">
      <w:pPr>
        <w:pStyle w:val="aa"/>
        <w:numPr>
          <w:ilvl w:val="0"/>
          <w:numId w:val="33"/>
        </w:numPr>
        <w:spacing w:line="400" w:lineRule="exact"/>
        <w:ind w:firstLineChars="0"/>
        <w:rPr>
          <w:rFonts w:ascii="Times New Roman" w:hAnsi="Times New Roman"/>
          <w:sz w:val="24"/>
          <w:szCs w:val="24"/>
        </w:rPr>
      </w:pPr>
      <w:r>
        <w:rPr>
          <w:rFonts w:ascii="Times New Roman" w:hAnsi="Times New Roman" w:hint="eastAsia"/>
          <w:sz w:val="24"/>
          <w:szCs w:val="24"/>
        </w:rPr>
        <w:t>有线网络场景下的负载问题。</w:t>
      </w:r>
    </w:p>
    <w:p w14:paraId="4817E31C" w14:textId="34C86F47" w:rsidR="00577065" w:rsidRDefault="00577065" w:rsidP="00577065">
      <w:pPr>
        <w:pStyle w:val="aa"/>
        <w:spacing w:line="400" w:lineRule="exact"/>
        <w:ind w:left="840" w:firstLineChars="0" w:firstLine="0"/>
        <w:rPr>
          <w:rFonts w:ascii="Times New Roman" w:hAnsi="Times New Roman"/>
          <w:sz w:val="24"/>
          <w:szCs w:val="24"/>
        </w:rPr>
      </w:pPr>
      <w:r>
        <w:rPr>
          <w:rFonts w:ascii="Times New Roman" w:hAnsi="Times New Roman" w:hint="eastAsia"/>
          <w:sz w:val="24"/>
          <w:szCs w:val="24"/>
        </w:rPr>
        <w:lastRenderedPageBreak/>
        <w:t>在配用电通信网中的有线场景中，随着终端业务种类和用户数量的不断增多，网络中数据传输数量巨大，但</w:t>
      </w:r>
      <w:r>
        <w:rPr>
          <w:rFonts w:ascii="Times New Roman" w:hAnsi="Times New Roman" w:hint="eastAsia"/>
          <w:sz w:val="24"/>
          <w:szCs w:val="24"/>
        </w:rPr>
        <w:t>TCP/IP</w:t>
      </w:r>
      <w:r>
        <w:rPr>
          <w:rFonts w:ascii="Times New Roman" w:hAnsi="Times New Roman" w:hint="eastAsia"/>
          <w:sz w:val="24"/>
          <w:szCs w:val="24"/>
        </w:rPr>
        <w:t>架构的通信方式并不适应电网中数据传输的特点。因此，本文拟引入内容中心网络，改变传统的端到端的传输模式，更关注数据</w:t>
      </w:r>
      <w:r w:rsidR="00C33D0D">
        <w:rPr>
          <w:rFonts w:ascii="Times New Roman" w:hAnsi="Times New Roman" w:hint="eastAsia"/>
          <w:sz w:val="24"/>
          <w:szCs w:val="24"/>
        </w:rPr>
        <w:t>内容本身，并在此基础上提出一种具有负载均衡功能的路由机制，</w:t>
      </w:r>
      <w:r w:rsidR="00C33D0D" w:rsidRPr="00C33D0D">
        <w:rPr>
          <w:rFonts w:ascii="Times New Roman" w:hAnsi="Times New Roman" w:hint="eastAsia"/>
          <w:sz w:val="24"/>
          <w:szCs w:val="24"/>
        </w:rPr>
        <w:t>实现网络边缘侧自主</w:t>
      </w:r>
      <w:r w:rsidR="00C33D0D">
        <w:rPr>
          <w:rFonts w:ascii="Times New Roman" w:hAnsi="Times New Roman" w:hint="eastAsia"/>
          <w:sz w:val="24"/>
          <w:szCs w:val="24"/>
        </w:rPr>
        <w:t>决策，提高网络的数据传输效率和鲁棒性。</w:t>
      </w:r>
    </w:p>
    <w:p w14:paraId="04199DD7" w14:textId="0861C0C0" w:rsidR="00577065" w:rsidRDefault="00577065" w:rsidP="00577065">
      <w:pPr>
        <w:pStyle w:val="aa"/>
        <w:numPr>
          <w:ilvl w:val="0"/>
          <w:numId w:val="33"/>
        </w:numPr>
        <w:spacing w:line="400" w:lineRule="exact"/>
        <w:ind w:firstLineChars="0"/>
        <w:rPr>
          <w:rFonts w:ascii="Times New Roman" w:hAnsi="Times New Roman"/>
          <w:sz w:val="24"/>
          <w:szCs w:val="24"/>
        </w:rPr>
      </w:pPr>
      <w:r>
        <w:rPr>
          <w:rFonts w:ascii="Times New Roman" w:hAnsi="Times New Roman" w:hint="eastAsia"/>
          <w:sz w:val="24"/>
          <w:szCs w:val="24"/>
        </w:rPr>
        <w:t>无线网络场景下网络生命周期的问题。</w:t>
      </w:r>
    </w:p>
    <w:p w14:paraId="292C43F1" w14:textId="08D90226" w:rsidR="00C33D0D" w:rsidRPr="00577065" w:rsidRDefault="00C33D0D" w:rsidP="00C33D0D">
      <w:pPr>
        <w:pStyle w:val="aa"/>
        <w:spacing w:line="400" w:lineRule="exact"/>
        <w:ind w:left="840" w:firstLineChars="0" w:firstLine="0"/>
        <w:rPr>
          <w:rFonts w:ascii="Times New Roman" w:hAnsi="Times New Roman"/>
          <w:sz w:val="24"/>
          <w:szCs w:val="24"/>
        </w:rPr>
      </w:pPr>
      <w:r>
        <w:rPr>
          <w:rFonts w:ascii="Times New Roman" w:hAnsi="Times New Roman" w:hint="eastAsia"/>
          <w:sz w:val="24"/>
          <w:szCs w:val="24"/>
        </w:rPr>
        <w:t>在配用电通信网中的无线场景中，首要问题是传感器节点失效，由此引发网络瘫痪、生命周期缩短等问题。电网中的传感器覆盖范围广、极易失效，失效后人工恢复难度大等特点要求路由机制需要在降低传输能耗的基础上具备一定的容错性。本文中提出了基于异构无线传感器网络的动态分簇机制，节点在构建簇时基于自身及网络的能量状态，降低</w:t>
      </w:r>
      <w:r w:rsidR="0056542B">
        <w:rPr>
          <w:rFonts w:ascii="Times New Roman" w:hAnsi="Times New Roman" w:hint="eastAsia"/>
          <w:sz w:val="24"/>
          <w:szCs w:val="24"/>
        </w:rPr>
        <w:t>通信成本。考虑可能出现的各种节点失效情况，并给出恢复措施。</w:t>
      </w:r>
    </w:p>
    <w:p w14:paraId="3880CF84" w14:textId="26C5E478" w:rsidR="00E9483B" w:rsidRPr="00CF6541" w:rsidRDefault="00E9483B" w:rsidP="00CF6541">
      <w:pPr>
        <w:pStyle w:val="2"/>
        <w:rPr>
          <w:rFonts w:ascii="Times New Roman" w:eastAsia="黑体" w:hAnsi="Times New Roman" w:cs="Times New Roman"/>
          <w:b w:val="0"/>
          <w:sz w:val="28"/>
          <w:szCs w:val="28"/>
        </w:rPr>
      </w:pPr>
      <w:bookmarkStart w:id="53" w:name="_Toc881666"/>
      <w:r w:rsidRPr="00E26031">
        <w:rPr>
          <w:rFonts w:ascii="Times New Roman" w:eastAsia="黑体" w:hAnsi="Times New Roman" w:cs="Times New Roman"/>
          <w:b w:val="0"/>
          <w:sz w:val="28"/>
          <w:szCs w:val="28"/>
        </w:rPr>
        <w:t>2.</w:t>
      </w:r>
      <w:r>
        <w:rPr>
          <w:rFonts w:ascii="Times New Roman" w:eastAsia="黑体" w:hAnsi="Times New Roman" w:cs="Times New Roman"/>
          <w:b w:val="0"/>
          <w:sz w:val="28"/>
          <w:szCs w:val="28"/>
        </w:rPr>
        <w:t>5</w:t>
      </w:r>
      <w:r w:rsidRPr="00E26031">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本章小结</w:t>
      </w:r>
      <w:bookmarkEnd w:id="53"/>
    </w:p>
    <w:p w14:paraId="03658D1B" w14:textId="41F9A214" w:rsidR="00E83A91" w:rsidRPr="00E83A91" w:rsidRDefault="00E83A91" w:rsidP="00262618">
      <w:pPr>
        <w:spacing w:line="400" w:lineRule="exact"/>
        <w:ind w:firstLineChars="200" w:firstLine="480"/>
        <w:rPr>
          <w:rFonts w:ascii="Times New Roman" w:hAnsi="Times New Roman" w:cs="Times New Roman"/>
          <w:sz w:val="24"/>
          <w:szCs w:val="24"/>
        </w:rPr>
        <w:sectPr w:rsidR="00E83A91" w:rsidRPr="00E83A91" w:rsidSect="00EF5C02">
          <w:headerReference w:type="default" r:id="rId22"/>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sz w:val="24"/>
          <w:szCs w:val="24"/>
        </w:rPr>
        <w:t>本章对配用电通信网络及其与边缘计算的关系，以及路由机制研究现状进行了概括和总结。首先介绍了配用电通信网的架构、组成等基本概念</w:t>
      </w:r>
      <w:r w:rsidR="00262618">
        <w:rPr>
          <w:rFonts w:ascii="Times New Roman" w:hAnsi="Times New Roman" w:cs="Times New Roman" w:hint="eastAsia"/>
          <w:sz w:val="24"/>
          <w:szCs w:val="24"/>
        </w:rPr>
        <w:t>；接着，调研了边缘计算的基础知识、优势，以及边缘计算在配用电通信网中的应用情况；最后针对配用电通信网中两种主要情景，调研路由机制研究现状，提出需要面临的挑战和本文的解决方案。</w:t>
      </w:r>
    </w:p>
    <w:p w14:paraId="6BAA7AA9" w14:textId="77777777" w:rsidR="006D289F" w:rsidRPr="00E26031" w:rsidRDefault="006D289F" w:rsidP="006D289F">
      <w:pPr>
        <w:rPr>
          <w:rFonts w:ascii="Times New Roman" w:hAnsi="Times New Roman" w:cs="Times New Roman"/>
          <w:bCs/>
          <w:sz w:val="24"/>
          <w:szCs w:val="24"/>
        </w:rPr>
        <w:sectPr w:rsidR="006D289F" w:rsidRPr="00E26031" w:rsidSect="00EF5C02">
          <w:headerReference w:type="default" r:id="rId23"/>
          <w:type w:val="continuous"/>
          <w:pgSz w:w="11906" w:h="16838"/>
          <w:pgMar w:top="1440" w:right="1800" w:bottom="1440" w:left="1800" w:header="851" w:footer="992" w:gutter="0"/>
          <w:cols w:space="425"/>
          <w:docGrid w:type="lines" w:linePitch="312"/>
        </w:sectPr>
      </w:pPr>
    </w:p>
    <w:p w14:paraId="686FBF57" w14:textId="77777777" w:rsidR="00B52861" w:rsidRPr="00B52861" w:rsidRDefault="00B52861" w:rsidP="00B52861">
      <w:pPr>
        <w:spacing w:line="400" w:lineRule="exact"/>
        <w:rPr>
          <w:rFonts w:ascii="Times New Roman" w:hAnsi="Times New Roman" w:cs="Times New Roman"/>
          <w:bCs/>
          <w:sz w:val="24"/>
          <w:szCs w:val="24"/>
        </w:rPr>
        <w:sectPr w:rsidR="00B52861" w:rsidRPr="00B52861" w:rsidSect="00FC7A52">
          <w:headerReference w:type="default" r:id="rId24"/>
          <w:pgSz w:w="11906" w:h="16838"/>
          <w:pgMar w:top="1440" w:right="1800" w:bottom="1440" w:left="1800" w:header="851" w:footer="992" w:gutter="0"/>
          <w:cols w:space="425"/>
          <w:docGrid w:type="lines" w:linePitch="312"/>
        </w:sectPr>
      </w:pPr>
    </w:p>
    <w:p w14:paraId="220C677D" w14:textId="01284DDC" w:rsidR="00B52861" w:rsidRPr="00B52861" w:rsidRDefault="00A905B2" w:rsidP="00A905B2">
      <w:pPr>
        <w:pStyle w:val="1"/>
        <w:numPr>
          <w:ilvl w:val="0"/>
          <w:numId w:val="1"/>
        </w:numPr>
        <w:spacing w:before="0"/>
        <w:jc w:val="center"/>
        <w:rPr>
          <w:rFonts w:ascii="Times New Roman" w:eastAsia="黑体" w:hAnsi="Times New Roman" w:cs="Times New Roman"/>
          <w:b w:val="0"/>
          <w:sz w:val="32"/>
          <w:szCs w:val="32"/>
        </w:rPr>
      </w:pPr>
      <w:bookmarkStart w:id="54" w:name="_Toc881667"/>
      <w:r>
        <w:rPr>
          <w:rFonts w:ascii="Times New Roman" w:eastAsia="黑体" w:hAnsi="Times New Roman" w:cs="Times New Roman" w:hint="eastAsia"/>
          <w:b w:val="0"/>
          <w:sz w:val="32"/>
          <w:szCs w:val="32"/>
        </w:rPr>
        <w:t>有线网络场景下</w:t>
      </w:r>
      <w:r w:rsidRPr="00A905B2">
        <w:rPr>
          <w:rFonts w:ascii="Times New Roman" w:eastAsia="黑体" w:hAnsi="Times New Roman" w:cs="Times New Roman" w:hint="eastAsia"/>
          <w:b w:val="0"/>
          <w:sz w:val="32"/>
          <w:szCs w:val="32"/>
        </w:rPr>
        <w:t>基于负载感知的路由机制</w:t>
      </w:r>
      <w:bookmarkEnd w:id="54"/>
    </w:p>
    <w:p w14:paraId="50EAFC0D" w14:textId="63ED9D44" w:rsidR="00B52861" w:rsidRPr="00555084" w:rsidRDefault="00B52861" w:rsidP="00555084">
      <w:pPr>
        <w:pStyle w:val="2"/>
        <w:rPr>
          <w:rFonts w:ascii="Times New Roman" w:eastAsia="黑体" w:hAnsi="Times New Roman" w:cs="Times New Roman"/>
          <w:b w:val="0"/>
          <w:sz w:val="28"/>
          <w:szCs w:val="28"/>
        </w:rPr>
      </w:pPr>
      <w:bookmarkStart w:id="55" w:name="_Toc881668"/>
      <w:r w:rsidRPr="00555084">
        <w:rPr>
          <w:rFonts w:ascii="Times New Roman" w:eastAsia="黑体" w:hAnsi="Times New Roman" w:cs="Times New Roman"/>
          <w:b w:val="0"/>
          <w:sz w:val="28"/>
          <w:szCs w:val="28"/>
        </w:rPr>
        <w:t xml:space="preserve">3.1 </w:t>
      </w:r>
      <w:r w:rsidRPr="00555084">
        <w:rPr>
          <w:rFonts w:ascii="Times New Roman" w:eastAsia="黑体" w:hAnsi="Times New Roman" w:cs="Times New Roman"/>
          <w:b w:val="0"/>
          <w:sz w:val="28"/>
          <w:szCs w:val="28"/>
        </w:rPr>
        <w:t>设计原则</w:t>
      </w:r>
      <w:bookmarkEnd w:id="55"/>
    </w:p>
    <w:p w14:paraId="01DBB991" w14:textId="77FC12C6" w:rsidR="00E75A8D" w:rsidRPr="00D158B4" w:rsidRDefault="00E75A8D" w:rsidP="00E75A8D">
      <w:pPr>
        <w:spacing w:line="400" w:lineRule="exact"/>
        <w:ind w:firstLineChars="200" w:firstLine="480"/>
        <w:rPr>
          <w:rFonts w:ascii="Times New Roman" w:hAnsi="Times New Roman" w:cs="Times New Roman"/>
          <w:sz w:val="24"/>
          <w:szCs w:val="24"/>
        </w:rPr>
      </w:pPr>
      <w:r w:rsidRPr="00D158B4">
        <w:rPr>
          <w:rFonts w:ascii="Times New Roman" w:hAnsi="Times New Roman" w:cs="Times New Roman" w:hint="eastAsia"/>
          <w:sz w:val="24"/>
          <w:szCs w:val="24"/>
        </w:rPr>
        <w:t>通过对配用电网中有线网络场景下路由机制的学习和探究，发现大部分路由策略没有充分考虑到智能电网中数据内容特点和数据传输特点，并且中心汇聚的数据处理方式很大程度上降低了网络性能。因此，本文提出的</w:t>
      </w:r>
      <w:bookmarkStart w:id="56" w:name="_Hlk880903"/>
      <w:r w:rsidRPr="00D158B4">
        <w:rPr>
          <w:rFonts w:ascii="Times New Roman" w:hAnsi="Times New Roman" w:cs="Times New Roman" w:hint="eastAsia"/>
          <w:sz w:val="24"/>
          <w:szCs w:val="24"/>
        </w:rPr>
        <w:t>LAPBR</w:t>
      </w:r>
      <w:r w:rsidRPr="00D158B4">
        <w:rPr>
          <w:rFonts w:ascii="Times New Roman" w:hAnsi="Times New Roman" w:cs="Times New Roman" w:hint="eastAsia"/>
          <w:sz w:val="24"/>
          <w:szCs w:val="24"/>
        </w:rPr>
        <w:t>（</w:t>
      </w:r>
      <w:r w:rsidRPr="00D158B4">
        <w:rPr>
          <w:rFonts w:ascii="Times New Roman" w:hAnsi="Times New Roman" w:cs="Times New Roman" w:hint="eastAsia"/>
          <w:sz w:val="24"/>
          <w:szCs w:val="24"/>
        </w:rPr>
        <w:t>Load-aware Potential-based Routing</w:t>
      </w:r>
      <w:r w:rsidRPr="00D158B4">
        <w:rPr>
          <w:rFonts w:ascii="Times New Roman" w:hAnsi="Times New Roman" w:cs="Times New Roman" w:hint="eastAsia"/>
          <w:sz w:val="24"/>
          <w:szCs w:val="24"/>
        </w:rPr>
        <w:t>）</w:t>
      </w:r>
      <w:bookmarkEnd w:id="56"/>
      <w:r w:rsidRPr="00D158B4">
        <w:rPr>
          <w:rFonts w:ascii="Times New Roman" w:hAnsi="Times New Roman" w:cs="Times New Roman" w:hint="eastAsia"/>
          <w:sz w:val="24"/>
          <w:szCs w:val="24"/>
        </w:rPr>
        <w:t>路由机制</w:t>
      </w:r>
      <w:bookmarkStart w:id="57" w:name="_Hlk879921"/>
      <w:r w:rsidRPr="00D158B4">
        <w:rPr>
          <w:rFonts w:ascii="Times New Roman" w:hAnsi="Times New Roman" w:cs="Times New Roman" w:hint="eastAsia"/>
          <w:sz w:val="24"/>
          <w:szCs w:val="24"/>
        </w:rPr>
        <w:t>以数据内容为中心</w:t>
      </w:r>
      <w:bookmarkEnd w:id="57"/>
      <w:r w:rsidRPr="00D158B4">
        <w:rPr>
          <w:rFonts w:ascii="Times New Roman" w:hAnsi="Times New Roman" w:cs="Times New Roman" w:hint="eastAsia"/>
          <w:sz w:val="24"/>
          <w:szCs w:val="24"/>
        </w:rPr>
        <w:t>，基于</w:t>
      </w:r>
      <w:r w:rsidR="003426C9">
        <w:rPr>
          <w:rFonts w:ascii="Times New Roman" w:hAnsi="Times New Roman" w:cs="Times New Roman" w:hint="eastAsia"/>
          <w:sz w:val="24"/>
          <w:szCs w:val="24"/>
        </w:rPr>
        <w:t>边缘</w:t>
      </w:r>
      <w:r w:rsidRPr="00D158B4">
        <w:rPr>
          <w:rFonts w:ascii="Times New Roman" w:hAnsi="Times New Roman" w:cs="Times New Roman" w:hint="eastAsia"/>
          <w:sz w:val="24"/>
          <w:szCs w:val="24"/>
        </w:rPr>
        <w:t>计算技术，希望通过实时</w:t>
      </w:r>
      <w:r w:rsidR="00982B5E">
        <w:rPr>
          <w:rFonts w:ascii="Times New Roman" w:hAnsi="Times New Roman" w:cs="Times New Roman" w:hint="eastAsia"/>
          <w:sz w:val="24"/>
          <w:szCs w:val="24"/>
        </w:rPr>
        <w:t>、</w:t>
      </w:r>
      <w:r w:rsidRPr="00D158B4">
        <w:rPr>
          <w:rFonts w:ascii="Times New Roman" w:hAnsi="Times New Roman" w:cs="Times New Roman" w:hint="eastAsia"/>
          <w:sz w:val="24"/>
          <w:szCs w:val="24"/>
        </w:rPr>
        <w:t>动态</w:t>
      </w:r>
      <w:r w:rsidR="00982B5E">
        <w:rPr>
          <w:rFonts w:ascii="Times New Roman" w:hAnsi="Times New Roman" w:cs="Times New Roman" w:hint="eastAsia"/>
          <w:sz w:val="24"/>
          <w:szCs w:val="24"/>
        </w:rPr>
        <w:t>地</w:t>
      </w:r>
      <w:r w:rsidRPr="00D158B4">
        <w:rPr>
          <w:rFonts w:ascii="Times New Roman" w:hAnsi="Times New Roman" w:cs="Times New Roman" w:hint="eastAsia"/>
          <w:sz w:val="24"/>
          <w:szCs w:val="24"/>
        </w:rPr>
        <w:t>监控节点拥塞程度，构造最优的路由路径。</w:t>
      </w:r>
    </w:p>
    <w:p w14:paraId="20036D6C" w14:textId="77777777" w:rsidR="00B47D36" w:rsidRDefault="00E75A8D" w:rsidP="00EA795A">
      <w:pPr>
        <w:spacing w:line="400" w:lineRule="exact"/>
        <w:ind w:firstLineChars="200" w:firstLine="480"/>
        <w:rPr>
          <w:rFonts w:ascii="Times New Roman" w:hAnsi="Times New Roman" w:cs="Times New Roman"/>
          <w:sz w:val="24"/>
          <w:szCs w:val="24"/>
        </w:rPr>
      </w:pPr>
      <w:r w:rsidRPr="00D158B4">
        <w:rPr>
          <w:rFonts w:ascii="Times New Roman" w:hAnsi="Times New Roman" w:cs="Times New Roman" w:hint="eastAsia"/>
          <w:sz w:val="24"/>
          <w:szCs w:val="24"/>
        </w:rPr>
        <w:t>首先，在构建网络结构时，以传统电力网络的电力设施和功能模块为基础，并结合边缘计算架构。如图</w:t>
      </w:r>
      <w:r w:rsidR="00C35A28">
        <w:rPr>
          <w:rFonts w:ascii="Times New Roman" w:hAnsi="Times New Roman" w:cs="Times New Roman" w:hint="eastAsia"/>
          <w:sz w:val="24"/>
          <w:szCs w:val="24"/>
        </w:rPr>
        <w:t>3-</w:t>
      </w:r>
      <w:r w:rsidRPr="00D158B4">
        <w:rPr>
          <w:rFonts w:ascii="Times New Roman" w:hAnsi="Times New Roman" w:cs="Times New Roman" w:hint="eastAsia"/>
          <w:sz w:val="24"/>
          <w:szCs w:val="24"/>
        </w:rPr>
        <w:t>1</w:t>
      </w:r>
      <w:r w:rsidRPr="00D158B4">
        <w:rPr>
          <w:rFonts w:ascii="Times New Roman" w:hAnsi="Times New Roman" w:cs="Times New Roman" w:hint="eastAsia"/>
          <w:sz w:val="24"/>
          <w:szCs w:val="24"/>
        </w:rPr>
        <w:t>所示，电力网络的根部为各种发电形式的发电站，发电站通过高压电线将电能输送给各级变电站；在每个变电站分支中，电能再通过中压线路输送到变压器；最后在电网边缘，各种终端设备接入网络，用户使用电能。随着物联网的不断发展，终端设备的种类多种多样，作者选取充电桩，智能电表和电动车为代表。一个或多个变压器覆盖一定范围的供电区域，其他包括商业区、住宅区、学校、充电桩等等。</w:t>
      </w:r>
    </w:p>
    <w:p w14:paraId="3F91B64B" w14:textId="6F93A1C5" w:rsidR="00B47D36" w:rsidRDefault="002028F8" w:rsidP="00B47D36">
      <w:pPr>
        <w:jc w:val="center"/>
        <w:rPr>
          <w:rFonts w:ascii="Times New Roman" w:hAnsi="Times New Roman" w:cs="Times New Roman"/>
          <w:sz w:val="24"/>
          <w:szCs w:val="24"/>
        </w:rPr>
      </w:pPr>
      <w:r>
        <w:rPr>
          <w:noProof/>
        </w:rPr>
        <w:drawing>
          <wp:inline distT="0" distB="0" distL="0" distR="0" wp14:anchorId="4F0FF6DD" wp14:editId="7CF8CB13">
            <wp:extent cx="5273040" cy="38023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4B4E5231" w14:textId="0AA0327D" w:rsidR="00B47D36" w:rsidRDefault="00B47D36" w:rsidP="00B47D36">
      <w:pPr>
        <w:jc w:val="center"/>
        <w:rPr>
          <w:rFonts w:ascii="Times New Roman" w:hAnsi="Times New Roman" w:cs="Times New Roman"/>
          <w:sz w:val="24"/>
          <w:szCs w:val="24"/>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1</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电力网络层次结构</w:t>
      </w:r>
    </w:p>
    <w:p w14:paraId="6EDB6CCA" w14:textId="3B8888EF" w:rsidR="00C35A28" w:rsidRDefault="00E75A8D" w:rsidP="009D1544">
      <w:pPr>
        <w:spacing w:line="400" w:lineRule="exact"/>
        <w:ind w:firstLineChars="200" w:firstLine="480"/>
        <w:rPr>
          <w:rFonts w:ascii="Times New Roman" w:hAnsi="Times New Roman" w:cs="Times New Roman"/>
          <w:sz w:val="24"/>
          <w:szCs w:val="24"/>
        </w:rPr>
      </w:pPr>
      <w:r w:rsidRPr="00D158B4">
        <w:rPr>
          <w:rFonts w:ascii="Times New Roman" w:hAnsi="Times New Roman" w:cs="Times New Roman" w:hint="eastAsia"/>
          <w:sz w:val="24"/>
          <w:szCs w:val="24"/>
        </w:rPr>
        <w:lastRenderedPageBreak/>
        <w:t>在本文中，</w:t>
      </w:r>
      <w:r w:rsidR="00E65A84">
        <w:rPr>
          <w:rFonts w:ascii="Times New Roman" w:hAnsi="Times New Roman" w:cs="Times New Roman" w:hint="eastAsia"/>
          <w:sz w:val="24"/>
          <w:szCs w:val="24"/>
        </w:rPr>
        <w:t>假设</w:t>
      </w:r>
      <w:r w:rsidR="00EE488B">
        <w:rPr>
          <w:rFonts w:ascii="Times New Roman" w:hAnsi="Times New Roman" w:cs="Times New Roman" w:hint="eastAsia"/>
          <w:sz w:val="24"/>
          <w:szCs w:val="24"/>
        </w:rPr>
        <w:t>位于发电站的最高级控制中心位于云层，变压站和变压器共同组成雾层，各种终端设备共同组成</w:t>
      </w:r>
      <w:r w:rsidR="00096C50">
        <w:rPr>
          <w:rFonts w:ascii="Times New Roman" w:hAnsi="Times New Roman" w:cs="Times New Roman" w:hint="eastAsia"/>
          <w:sz w:val="24"/>
          <w:szCs w:val="24"/>
        </w:rPr>
        <w:t>终端</w:t>
      </w:r>
      <w:r w:rsidR="00EE488B">
        <w:rPr>
          <w:rFonts w:ascii="Times New Roman" w:hAnsi="Times New Roman" w:cs="Times New Roman" w:hint="eastAsia"/>
          <w:sz w:val="24"/>
          <w:szCs w:val="24"/>
        </w:rPr>
        <w:t>层。</w:t>
      </w:r>
      <w:r w:rsidR="00096C50">
        <w:rPr>
          <w:rFonts w:ascii="Times New Roman" w:hAnsi="Times New Roman" w:cs="Times New Roman" w:hint="eastAsia"/>
          <w:sz w:val="24"/>
          <w:szCs w:val="24"/>
        </w:rPr>
        <w:t>路由决策机制被封装在计算模块中，计算模块部署在雾层的节点上，这些节点也因此具备一定的数据存储和处理能力。因此，将电力网络抽象出三层网络结构，如下图</w:t>
      </w:r>
      <w:r w:rsidR="009D1544">
        <w:rPr>
          <w:rFonts w:ascii="Times New Roman" w:hAnsi="Times New Roman" w:cs="Times New Roman" w:hint="eastAsia"/>
          <w:sz w:val="24"/>
          <w:szCs w:val="24"/>
        </w:rPr>
        <w:t>3</w:t>
      </w:r>
      <w:r w:rsidR="009D1544">
        <w:rPr>
          <w:rFonts w:ascii="Times New Roman" w:hAnsi="Times New Roman" w:cs="Times New Roman"/>
          <w:sz w:val="24"/>
          <w:szCs w:val="24"/>
        </w:rPr>
        <w:t>-2</w:t>
      </w:r>
      <w:r w:rsidR="009D1544">
        <w:rPr>
          <w:rFonts w:ascii="Times New Roman" w:hAnsi="Times New Roman" w:cs="Times New Roman" w:hint="eastAsia"/>
          <w:sz w:val="24"/>
          <w:szCs w:val="24"/>
        </w:rPr>
        <w:t>所示。</w:t>
      </w:r>
    </w:p>
    <w:p w14:paraId="5DF20014" w14:textId="3F127E0F" w:rsidR="00F60BC8" w:rsidRDefault="00F82FAE" w:rsidP="00F60BC8">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87704FD" wp14:editId="21E492CB">
            <wp:extent cx="4638455" cy="396000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455" cy="3960000"/>
                    </a:xfrm>
                    <a:prstGeom prst="rect">
                      <a:avLst/>
                    </a:prstGeom>
                    <a:noFill/>
                    <a:ln>
                      <a:noFill/>
                    </a:ln>
                  </pic:spPr>
                </pic:pic>
              </a:graphicData>
            </a:graphic>
          </wp:inline>
        </w:drawing>
      </w:r>
    </w:p>
    <w:p w14:paraId="5A618024" w14:textId="645852ED" w:rsidR="0038024B" w:rsidRPr="0038024B" w:rsidRDefault="0038024B" w:rsidP="0038024B">
      <w:pPr>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sidR="00D327C8">
        <w:rPr>
          <w:rFonts w:ascii="Times New Roman" w:eastAsia="楷体" w:hAnsi="Times New Roman" w:cs="Times New Roman"/>
          <w:szCs w:val="21"/>
        </w:rPr>
        <w:t>2</w:t>
      </w:r>
      <w:r w:rsidRPr="00E26031">
        <w:rPr>
          <w:rFonts w:ascii="Times New Roman" w:eastAsia="楷体" w:hAnsi="Times New Roman" w:cs="Times New Roman"/>
          <w:szCs w:val="21"/>
        </w:rPr>
        <w:t xml:space="preserve"> </w:t>
      </w:r>
      <w:r w:rsidR="00F60BC8">
        <w:rPr>
          <w:rFonts w:ascii="Times New Roman" w:eastAsia="楷体" w:hAnsi="Times New Roman" w:cs="Times New Roman" w:hint="eastAsia"/>
          <w:szCs w:val="21"/>
        </w:rPr>
        <w:t>有线</w:t>
      </w:r>
      <w:r w:rsidR="00D327C8">
        <w:rPr>
          <w:rFonts w:ascii="Times New Roman" w:eastAsia="楷体" w:hAnsi="Times New Roman" w:cs="Times New Roman" w:hint="eastAsia"/>
          <w:szCs w:val="21"/>
        </w:rPr>
        <w:t>网络场景</w:t>
      </w:r>
    </w:p>
    <w:p w14:paraId="15143C95" w14:textId="6CCE7F31" w:rsidR="008461D0" w:rsidRPr="008461D0" w:rsidRDefault="008461D0" w:rsidP="008461D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云层主要用于执行对时延不太敏感的任务，以网络延迟为代价，提供更大量数据的处理；雾层是云层和终端层的桥梁，采集终端设备的信息，并对这些数据和信息进行处理或者预处理，有效降低网络延迟、提高信道利用效率，也可一定程度上保证数据的安全可靠。终端层与雾层通信，接受激励请求，或者提供测量结果。</w:t>
      </w:r>
    </w:p>
    <w:p w14:paraId="130AA4F0" w14:textId="35583C76" w:rsidR="00E75A8D" w:rsidRPr="00D158B4" w:rsidRDefault="00E75A8D" w:rsidP="00E75A8D">
      <w:pPr>
        <w:spacing w:line="400" w:lineRule="exact"/>
        <w:ind w:firstLineChars="200" w:firstLine="480"/>
        <w:rPr>
          <w:rFonts w:ascii="Times New Roman" w:hAnsi="Times New Roman" w:cs="Times New Roman"/>
          <w:sz w:val="24"/>
          <w:szCs w:val="24"/>
        </w:rPr>
      </w:pPr>
      <w:r w:rsidRPr="00D158B4">
        <w:rPr>
          <w:rFonts w:ascii="Times New Roman" w:hAnsi="Times New Roman" w:cs="Times New Roman" w:hint="eastAsia"/>
          <w:sz w:val="24"/>
          <w:szCs w:val="24"/>
        </w:rPr>
        <w:t>其次，构建节点的负载衡量机制。传统的通信模式是基于</w:t>
      </w:r>
      <w:r w:rsidRPr="00D158B4">
        <w:rPr>
          <w:rFonts w:ascii="Times New Roman" w:hAnsi="Times New Roman" w:cs="Times New Roman" w:hint="eastAsia"/>
          <w:sz w:val="24"/>
          <w:szCs w:val="24"/>
        </w:rPr>
        <w:t>TCP/IP</w:t>
      </w:r>
      <w:r w:rsidRPr="00D158B4">
        <w:rPr>
          <w:rFonts w:ascii="Times New Roman" w:hAnsi="Times New Roman" w:cs="Times New Roman" w:hint="eastAsia"/>
          <w:sz w:val="24"/>
          <w:szCs w:val="24"/>
        </w:rPr>
        <w:t>结构的端</w:t>
      </w:r>
      <w:r w:rsidRPr="00D158B4">
        <w:rPr>
          <w:rFonts w:ascii="Times New Roman" w:hAnsi="Times New Roman" w:cs="Times New Roman" w:hint="eastAsia"/>
          <w:sz w:val="24"/>
          <w:szCs w:val="24"/>
        </w:rPr>
        <w:t>-</w:t>
      </w:r>
      <w:r w:rsidRPr="00D158B4">
        <w:rPr>
          <w:rFonts w:ascii="Times New Roman" w:hAnsi="Times New Roman" w:cs="Times New Roman" w:hint="eastAsia"/>
          <w:sz w:val="24"/>
          <w:szCs w:val="24"/>
        </w:rPr>
        <w:t>端模式，而随着配用电通信网覆盖范围的逐渐扩大、接入设备种类的不断增加，这种通信模式显露出许多弊端，以内容为中心的通信模式</w:t>
      </w:r>
      <w:r w:rsidR="00A65A64" w:rsidRPr="00D158B4">
        <w:rPr>
          <w:rFonts w:ascii="Times New Roman" w:hAnsi="Times New Roman" w:cs="Times New Roman" w:hint="eastAsia"/>
          <w:sz w:val="24"/>
          <w:szCs w:val="24"/>
        </w:rPr>
        <w:t>提供端</w:t>
      </w:r>
      <w:r w:rsidR="00A65A64" w:rsidRPr="00D158B4">
        <w:rPr>
          <w:rFonts w:ascii="Times New Roman" w:hAnsi="Times New Roman" w:cs="Times New Roman" w:hint="eastAsia"/>
          <w:sz w:val="24"/>
          <w:szCs w:val="24"/>
        </w:rPr>
        <w:t>-</w:t>
      </w:r>
      <w:r w:rsidR="00A65A64" w:rsidRPr="00D158B4">
        <w:rPr>
          <w:rFonts w:ascii="Times New Roman" w:hAnsi="Times New Roman" w:cs="Times New Roman" w:hint="eastAsia"/>
          <w:sz w:val="24"/>
          <w:szCs w:val="24"/>
        </w:rPr>
        <w:t>内容的服务，</w:t>
      </w:r>
      <w:r w:rsidRPr="00D158B4">
        <w:rPr>
          <w:rFonts w:ascii="Times New Roman" w:hAnsi="Times New Roman" w:cs="Times New Roman" w:hint="eastAsia"/>
          <w:sz w:val="24"/>
          <w:szCs w:val="24"/>
        </w:rPr>
        <w:t>可以有效改善网络性能。在以内容为中心的网络架构中，每个节点有两种数据包，即</w:t>
      </w:r>
      <w:r w:rsidRPr="00D158B4">
        <w:rPr>
          <w:rFonts w:ascii="Times New Roman" w:hAnsi="Times New Roman" w:cs="Times New Roman" w:hint="eastAsia"/>
          <w:sz w:val="24"/>
          <w:szCs w:val="24"/>
        </w:rPr>
        <w:t>Interest</w:t>
      </w:r>
      <w:r w:rsidRPr="00D158B4">
        <w:rPr>
          <w:rFonts w:ascii="Times New Roman" w:hAnsi="Times New Roman" w:cs="Times New Roman" w:hint="eastAsia"/>
          <w:sz w:val="24"/>
          <w:szCs w:val="24"/>
        </w:rPr>
        <w:t>包和</w:t>
      </w:r>
      <w:r w:rsidRPr="00D158B4">
        <w:rPr>
          <w:rFonts w:ascii="Times New Roman" w:hAnsi="Times New Roman" w:cs="Times New Roman" w:hint="eastAsia"/>
          <w:sz w:val="24"/>
          <w:szCs w:val="24"/>
        </w:rPr>
        <w:t>Data</w:t>
      </w:r>
      <w:r w:rsidRPr="00D158B4">
        <w:rPr>
          <w:rFonts w:ascii="Times New Roman" w:hAnsi="Times New Roman" w:cs="Times New Roman" w:hint="eastAsia"/>
          <w:sz w:val="24"/>
          <w:szCs w:val="24"/>
        </w:rPr>
        <w:t>包。根据内容中心网络中的工作机制，</w:t>
      </w:r>
      <w:r w:rsidRPr="00D158B4">
        <w:rPr>
          <w:rFonts w:ascii="Times New Roman" w:hAnsi="Times New Roman" w:cs="Times New Roman" w:hint="eastAsia"/>
          <w:sz w:val="24"/>
          <w:szCs w:val="24"/>
        </w:rPr>
        <w:t>PIT</w:t>
      </w:r>
      <w:r w:rsidRPr="00D158B4">
        <w:rPr>
          <w:rFonts w:ascii="Times New Roman" w:hAnsi="Times New Roman" w:cs="Times New Roman" w:hint="eastAsia"/>
          <w:sz w:val="24"/>
          <w:szCs w:val="24"/>
        </w:rPr>
        <w:t>表用于记录该节点收到的</w:t>
      </w:r>
      <w:r w:rsidRPr="00D158B4">
        <w:rPr>
          <w:rFonts w:ascii="Times New Roman" w:hAnsi="Times New Roman" w:cs="Times New Roman" w:hint="eastAsia"/>
          <w:sz w:val="24"/>
          <w:szCs w:val="24"/>
        </w:rPr>
        <w:t>Interest</w:t>
      </w:r>
      <w:r w:rsidR="00C573CD" w:rsidRPr="00D158B4">
        <w:rPr>
          <w:rFonts w:ascii="Times New Roman" w:hAnsi="Times New Roman" w:cs="Times New Roman" w:hint="eastAsia"/>
          <w:sz w:val="24"/>
          <w:szCs w:val="24"/>
        </w:rPr>
        <w:t>包的信息，并且不会对同一个请求重复记录。</w:t>
      </w:r>
      <w:r w:rsidRPr="00D158B4">
        <w:rPr>
          <w:rFonts w:ascii="Times New Roman" w:hAnsi="Times New Roman" w:cs="Times New Roman" w:hint="eastAsia"/>
          <w:sz w:val="24"/>
          <w:szCs w:val="24"/>
        </w:rPr>
        <w:t>此外，</w:t>
      </w:r>
      <w:r w:rsidR="00C573CD" w:rsidRPr="00D158B4">
        <w:rPr>
          <w:rFonts w:ascii="Times New Roman" w:hAnsi="Times New Roman" w:cs="Times New Roman" w:hint="eastAsia"/>
          <w:sz w:val="24"/>
          <w:szCs w:val="24"/>
        </w:rPr>
        <w:t>当</w:t>
      </w:r>
      <w:r w:rsidRPr="00D158B4">
        <w:rPr>
          <w:rFonts w:ascii="Times New Roman" w:hAnsi="Times New Roman" w:cs="Times New Roman" w:hint="eastAsia"/>
          <w:sz w:val="24"/>
          <w:szCs w:val="24"/>
        </w:rPr>
        <w:t>请求</w:t>
      </w:r>
      <w:r w:rsidR="00C573CD" w:rsidRPr="00D158B4">
        <w:rPr>
          <w:rFonts w:ascii="Times New Roman" w:hAnsi="Times New Roman" w:cs="Times New Roman" w:hint="eastAsia"/>
          <w:sz w:val="24"/>
          <w:szCs w:val="24"/>
        </w:rPr>
        <w:t>内容返回</w:t>
      </w:r>
      <w:r w:rsidRPr="00D158B4">
        <w:rPr>
          <w:rFonts w:ascii="Times New Roman" w:hAnsi="Times New Roman" w:cs="Times New Roman" w:hint="eastAsia"/>
          <w:sz w:val="24"/>
          <w:szCs w:val="24"/>
        </w:rPr>
        <w:t>后</w:t>
      </w:r>
      <w:r w:rsidR="00C573CD" w:rsidRPr="00D158B4">
        <w:rPr>
          <w:rFonts w:ascii="Times New Roman" w:hAnsi="Times New Roman" w:cs="Times New Roman" w:hint="eastAsia"/>
          <w:sz w:val="24"/>
          <w:szCs w:val="24"/>
        </w:rPr>
        <w:t>，</w:t>
      </w:r>
      <w:r w:rsidRPr="00D158B4">
        <w:rPr>
          <w:rFonts w:ascii="Times New Roman" w:hAnsi="Times New Roman" w:cs="Times New Roman" w:hint="eastAsia"/>
          <w:sz w:val="24"/>
          <w:szCs w:val="24"/>
        </w:rPr>
        <w:t>相关条目</w:t>
      </w:r>
      <w:r w:rsidR="00C573CD" w:rsidRPr="00D158B4">
        <w:rPr>
          <w:rFonts w:ascii="Times New Roman" w:hAnsi="Times New Roman" w:cs="Times New Roman" w:hint="eastAsia"/>
          <w:sz w:val="24"/>
          <w:szCs w:val="24"/>
        </w:rPr>
        <w:t>将从</w:t>
      </w:r>
      <w:r w:rsidR="00C573CD" w:rsidRPr="00D158B4">
        <w:rPr>
          <w:rFonts w:ascii="Times New Roman" w:hAnsi="Times New Roman" w:cs="Times New Roman" w:hint="eastAsia"/>
          <w:sz w:val="24"/>
          <w:szCs w:val="24"/>
        </w:rPr>
        <w:t>PIT</w:t>
      </w:r>
      <w:r w:rsidR="00C573CD" w:rsidRPr="00D158B4">
        <w:rPr>
          <w:rFonts w:ascii="Times New Roman" w:hAnsi="Times New Roman" w:cs="Times New Roman" w:hint="eastAsia"/>
          <w:sz w:val="24"/>
          <w:szCs w:val="24"/>
        </w:rPr>
        <w:t>表中</w:t>
      </w:r>
      <w:r w:rsidRPr="00D158B4">
        <w:rPr>
          <w:rFonts w:ascii="Times New Roman" w:hAnsi="Times New Roman" w:cs="Times New Roman" w:hint="eastAsia"/>
          <w:sz w:val="24"/>
          <w:szCs w:val="24"/>
        </w:rPr>
        <w:t>删除。因此</w:t>
      </w:r>
      <w:r w:rsidR="00C573CD" w:rsidRPr="00D158B4">
        <w:rPr>
          <w:rFonts w:ascii="Times New Roman" w:hAnsi="Times New Roman" w:cs="Times New Roman" w:hint="eastAsia"/>
          <w:sz w:val="24"/>
          <w:szCs w:val="24"/>
        </w:rPr>
        <w:t>，</w:t>
      </w:r>
      <w:r w:rsidRPr="00D158B4">
        <w:rPr>
          <w:rFonts w:ascii="Times New Roman" w:hAnsi="Times New Roman" w:cs="Times New Roman" w:hint="eastAsia"/>
          <w:sz w:val="24"/>
          <w:szCs w:val="24"/>
        </w:rPr>
        <w:t>对于每一个节点，</w:t>
      </w:r>
      <w:r w:rsidRPr="00D158B4">
        <w:rPr>
          <w:rFonts w:ascii="Times New Roman" w:hAnsi="Times New Roman" w:cs="Times New Roman" w:hint="eastAsia"/>
          <w:sz w:val="24"/>
          <w:szCs w:val="24"/>
        </w:rPr>
        <w:t>PIT</w:t>
      </w:r>
      <w:r w:rsidRPr="00D158B4">
        <w:rPr>
          <w:rFonts w:ascii="Times New Roman" w:hAnsi="Times New Roman" w:cs="Times New Roman" w:hint="eastAsia"/>
          <w:sz w:val="24"/>
          <w:szCs w:val="24"/>
        </w:rPr>
        <w:t>表中条目</w:t>
      </w:r>
      <w:r w:rsidR="00C573CD" w:rsidRPr="00D158B4">
        <w:rPr>
          <w:rFonts w:ascii="Times New Roman" w:hAnsi="Times New Roman" w:cs="Times New Roman" w:hint="eastAsia"/>
          <w:sz w:val="24"/>
          <w:szCs w:val="24"/>
        </w:rPr>
        <w:t>的数量可以</w:t>
      </w:r>
      <w:r w:rsidR="00FC59EF" w:rsidRPr="00D158B4">
        <w:rPr>
          <w:rFonts w:ascii="Times New Roman" w:hAnsi="Times New Roman" w:cs="Times New Roman" w:hint="eastAsia"/>
          <w:sz w:val="24"/>
          <w:szCs w:val="24"/>
        </w:rPr>
        <w:t>作为</w:t>
      </w:r>
      <w:r w:rsidR="00C573CD" w:rsidRPr="00D158B4">
        <w:rPr>
          <w:rFonts w:ascii="Times New Roman" w:hAnsi="Times New Roman" w:cs="Times New Roman" w:hint="eastAsia"/>
          <w:sz w:val="24"/>
          <w:szCs w:val="24"/>
        </w:rPr>
        <w:t>衡量节点的负载程度</w:t>
      </w:r>
      <w:r w:rsidR="00FC59EF" w:rsidRPr="00D158B4">
        <w:rPr>
          <w:rFonts w:ascii="Times New Roman" w:hAnsi="Times New Roman" w:cs="Times New Roman" w:hint="eastAsia"/>
          <w:sz w:val="24"/>
          <w:szCs w:val="24"/>
        </w:rPr>
        <w:t>的参数之一</w:t>
      </w:r>
      <w:r w:rsidR="00C573CD" w:rsidRPr="00D158B4">
        <w:rPr>
          <w:rFonts w:ascii="Times New Roman" w:hAnsi="Times New Roman" w:cs="Times New Roman" w:hint="eastAsia"/>
          <w:sz w:val="24"/>
          <w:szCs w:val="24"/>
        </w:rPr>
        <w:t>。</w:t>
      </w:r>
      <w:r w:rsidR="00FC59EF" w:rsidRPr="00D158B4">
        <w:rPr>
          <w:rFonts w:ascii="Times New Roman" w:hAnsi="Times New Roman" w:cs="Times New Roman" w:hint="eastAsia"/>
          <w:sz w:val="24"/>
          <w:szCs w:val="24"/>
        </w:rPr>
        <w:t>在</w:t>
      </w:r>
      <w:r w:rsidR="0065163F" w:rsidRPr="00D158B4">
        <w:rPr>
          <w:rFonts w:ascii="Times New Roman" w:hAnsi="Times New Roman" w:cs="Times New Roman" w:hint="eastAsia"/>
          <w:sz w:val="24"/>
          <w:szCs w:val="24"/>
        </w:rPr>
        <w:t>衡量</w:t>
      </w:r>
      <w:r w:rsidR="00A65A64" w:rsidRPr="00D158B4">
        <w:rPr>
          <w:rFonts w:ascii="Times New Roman" w:hAnsi="Times New Roman" w:cs="Times New Roman" w:hint="eastAsia"/>
          <w:sz w:val="24"/>
          <w:szCs w:val="24"/>
        </w:rPr>
        <w:t>节点及网络</w:t>
      </w:r>
      <w:r w:rsidR="0065163F" w:rsidRPr="00D158B4">
        <w:rPr>
          <w:rFonts w:ascii="Times New Roman" w:hAnsi="Times New Roman" w:cs="Times New Roman" w:hint="eastAsia"/>
          <w:sz w:val="24"/>
          <w:szCs w:val="24"/>
        </w:rPr>
        <w:t>负载程度时</w:t>
      </w:r>
      <w:r w:rsidR="00FC59EF" w:rsidRPr="00D158B4">
        <w:rPr>
          <w:rFonts w:ascii="Times New Roman" w:hAnsi="Times New Roman" w:cs="Times New Roman" w:hint="eastAsia"/>
          <w:sz w:val="24"/>
          <w:szCs w:val="24"/>
        </w:rPr>
        <w:t>，</w:t>
      </w:r>
      <w:r w:rsidR="00FC59EF" w:rsidRPr="00D158B4">
        <w:rPr>
          <w:rFonts w:ascii="Times New Roman" w:hAnsi="Times New Roman" w:cs="Times New Roman" w:hint="eastAsia"/>
          <w:sz w:val="24"/>
          <w:szCs w:val="24"/>
        </w:rPr>
        <w:lastRenderedPageBreak/>
        <w:t>引入</w:t>
      </w:r>
      <w:r w:rsidR="00A65A64" w:rsidRPr="00D158B4">
        <w:rPr>
          <w:rFonts w:ascii="Times New Roman" w:hAnsi="Times New Roman" w:cs="Times New Roman" w:hint="eastAsia"/>
          <w:sz w:val="24"/>
          <w:szCs w:val="24"/>
        </w:rPr>
        <w:t>经典</w:t>
      </w:r>
      <w:r w:rsidR="00FC59EF" w:rsidRPr="00D158B4">
        <w:rPr>
          <w:rFonts w:ascii="Times New Roman" w:hAnsi="Times New Roman" w:cs="Times New Roman" w:hint="eastAsia"/>
          <w:sz w:val="24"/>
          <w:szCs w:val="24"/>
        </w:rPr>
        <w:t>物理学中势能</w:t>
      </w:r>
      <w:r w:rsidR="00A65A64" w:rsidRPr="00D158B4">
        <w:rPr>
          <w:rFonts w:ascii="Times New Roman" w:hAnsi="Times New Roman" w:cs="Times New Roman" w:hint="eastAsia"/>
          <w:sz w:val="24"/>
          <w:szCs w:val="24"/>
        </w:rPr>
        <w:t>的</w:t>
      </w:r>
      <w:r w:rsidR="00FC59EF" w:rsidRPr="00D158B4">
        <w:rPr>
          <w:rFonts w:ascii="Times New Roman" w:hAnsi="Times New Roman" w:cs="Times New Roman" w:hint="eastAsia"/>
          <w:sz w:val="24"/>
          <w:szCs w:val="24"/>
        </w:rPr>
        <w:t>概念</w:t>
      </w:r>
      <w:r w:rsidR="00A65A64" w:rsidRPr="00D158B4">
        <w:rPr>
          <w:rFonts w:ascii="Times New Roman" w:hAnsi="Times New Roman" w:cs="Times New Roman" w:hint="eastAsia"/>
          <w:sz w:val="24"/>
          <w:szCs w:val="24"/>
        </w:rPr>
        <w:t>。</w:t>
      </w:r>
      <w:r w:rsidR="0065163F" w:rsidRPr="00D158B4">
        <w:rPr>
          <w:rFonts w:ascii="Times New Roman" w:hAnsi="Times New Roman" w:cs="Times New Roman" w:hint="eastAsia"/>
          <w:sz w:val="24"/>
          <w:szCs w:val="24"/>
        </w:rPr>
        <w:t>每个节点</w:t>
      </w:r>
      <w:r w:rsidR="00A65A64" w:rsidRPr="00D158B4">
        <w:rPr>
          <w:rFonts w:ascii="Times New Roman" w:hAnsi="Times New Roman" w:cs="Times New Roman" w:hint="eastAsia"/>
          <w:sz w:val="24"/>
          <w:szCs w:val="24"/>
        </w:rPr>
        <w:t>有一个依据其当前负载状态计算得出的</w:t>
      </w:r>
      <w:r w:rsidR="00D158B4" w:rsidRPr="00D158B4">
        <w:rPr>
          <w:rFonts w:ascii="Times New Roman" w:hAnsi="Times New Roman" w:cs="Times New Roman" w:hint="eastAsia"/>
          <w:sz w:val="24"/>
          <w:szCs w:val="24"/>
        </w:rPr>
        <w:t>标量，即</w:t>
      </w:r>
      <w:r w:rsidR="00A65A64" w:rsidRPr="00D158B4">
        <w:rPr>
          <w:rFonts w:ascii="Times New Roman" w:hAnsi="Times New Roman" w:cs="Times New Roman" w:hint="eastAsia"/>
          <w:sz w:val="24"/>
          <w:szCs w:val="24"/>
        </w:rPr>
        <w:t>节点势能。</w:t>
      </w:r>
      <w:r w:rsidR="00D158B4" w:rsidRPr="00D158B4">
        <w:rPr>
          <w:rFonts w:ascii="Times New Roman" w:hAnsi="Times New Roman" w:cs="Times New Roman" w:hint="eastAsia"/>
          <w:sz w:val="24"/>
          <w:szCs w:val="24"/>
        </w:rPr>
        <w:t>在网络中，每个</w:t>
      </w:r>
      <w:r w:rsidR="00A65A64" w:rsidRPr="00D158B4">
        <w:rPr>
          <w:rFonts w:ascii="Times New Roman" w:hAnsi="Times New Roman" w:cs="Times New Roman" w:hint="eastAsia"/>
          <w:sz w:val="24"/>
          <w:szCs w:val="24"/>
        </w:rPr>
        <w:t>节点的地理位置和势能值</w:t>
      </w:r>
      <w:r w:rsidR="00D158B4" w:rsidRPr="00D158B4">
        <w:rPr>
          <w:rFonts w:ascii="Times New Roman" w:hAnsi="Times New Roman" w:cs="Times New Roman" w:hint="eastAsia"/>
          <w:sz w:val="24"/>
          <w:szCs w:val="24"/>
        </w:rPr>
        <w:t>共同</w:t>
      </w:r>
      <w:r w:rsidR="00D158B4">
        <w:rPr>
          <w:rFonts w:ascii="Times New Roman" w:hAnsi="Times New Roman" w:cs="Times New Roman" w:hint="eastAsia"/>
          <w:sz w:val="24"/>
          <w:szCs w:val="24"/>
        </w:rPr>
        <w:t>形成一个梯度场，即</w:t>
      </w:r>
      <w:r w:rsidR="00D158B4" w:rsidRPr="00D158B4">
        <w:rPr>
          <w:rFonts w:ascii="Times New Roman" w:hAnsi="Times New Roman" w:cs="Times New Roman" w:hint="eastAsia"/>
          <w:sz w:val="24"/>
          <w:szCs w:val="24"/>
        </w:rPr>
        <w:t>网络的</w:t>
      </w:r>
      <w:r w:rsidR="00D158B4">
        <w:rPr>
          <w:rFonts w:ascii="Times New Roman" w:hAnsi="Times New Roman" w:cs="Times New Roman" w:hint="eastAsia"/>
          <w:sz w:val="24"/>
          <w:szCs w:val="24"/>
        </w:rPr>
        <w:t>势</w:t>
      </w:r>
      <w:r w:rsidR="00D158B4" w:rsidRPr="00D158B4">
        <w:rPr>
          <w:rFonts w:ascii="Times New Roman" w:hAnsi="Times New Roman" w:cs="Times New Roman" w:hint="eastAsia"/>
          <w:sz w:val="24"/>
          <w:szCs w:val="24"/>
        </w:rPr>
        <w:t>场。</w:t>
      </w:r>
      <w:r w:rsidR="00D158B4">
        <w:rPr>
          <w:rFonts w:ascii="Times New Roman" w:hAnsi="Times New Roman" w:cs="Times New Roman" w:hint="eastAsia"/>
          <w:sz w:val="24"/>
          <w:szCs w:val="24"/>
        </w:rPr>
        <w:t>因此路由规划问题转化为数据包沿着某个梯度转发问题。</w:t>
      </w:r>
    </w:p>
    <w:p w14:paraId="144D3C06" w14:textId="780C31A5" w:rsidR="000E5F2E" w:rsidRPr="000E5F2E" w:rsidRDefault="000E5F2E" w:rsidP="000E5F2E">
      <w:pPr>
        <w:spacing w:line="400" w:lineRule="exact"/>
        <w:ind w:firstLineChars="200" w:firstLine="480"/>
        <w:rPr>
          <w:rFonts w:ascii="Times New Roman" w:hAnsi="Times New Roman" w:cs="Times New Roman"/>
          <w:sz w:val="24"/>
          <w:szCs w:val="24"/>
        </w:rPr>
      </w:pPr>
      <w:r w:rsidRPr="000E5F2E">
        <w:rPr>
          <w:rFonts w:ascii="Times New Roman" w:hAnsi="Times New Roman" w:cs="Times New Roman" w:hint="eastAsia"/>
          <w:sz w:val="24"/>
          <w:szCs w:val="24"/>
        </w:rPr>
        <w:t>最后，求解节点势能和网络势场。根据配用电通信网场景的特点和需求，并应用物理学中泊松方程和有限元分析</w:t>
      </w:r>
      <w:r w:rsidR="00785A55" w:rsidRPr="00EA795A">
        <w:rPr>
          <w:rFonts w:ascii="Times New Roman" w:hAnsi="Times New Roman" w:cs="Times New Roman" w:hint="eastAsia"/>
          <w:sz w:val="24"/>
          <w:szCs w:val="24"/>
        </w:rPr>
        <w:t>方</w:t>
      </w:r>
      <w:r w:rsidRPr="000E5F2E">
        <w:rPr>
          <w:rFonts w:ascii="Times New Roman" w:hAnsi="Times New Roman" w:cs="Times New Roman" w:hint="eastAsia"/>
          <w:sz w:val="24"/>
          <w:szCs w:val="24"/>
        </w:rPr>
        <w:t>法，动态、实时地计算每个节点的势能变化，并且节点之间存在相互影响，使得拥塞信息可以扩散。在势场的作用下，数据包的转发从下一跳候选节点中选取势能差值最大的节点，即梯度最大的节点，作为数据包转发的下一跳节点。这样得到的路由规划使得数据包在转发时规避拥塞节点和区域，提高网络性能。</w:t>
      </w:r>
    </w:p>
    <w:p w14:paraId="35706A4C" w14:textId="755DEF47" w:rsidR="00D158B4" w:rsidRPr="00D158B4" w:rsidRDefault="000E5F2E" w:rsidP="000E5F2E">
      <w:pPr>
        <w:spacing w:line="400" w:lineRule="exact"/>
        <w:ind w:firstLineChars="200" w:firstLine="480"/>
        <w:rPr>
          <w:rFonts w:ascii="Times New Roman" w:hAnsi="Times New Roman" w:cs="Times New Roman"/>
          <w:sz w:val="24"/>
          <w:szCs w:val="24"/>
        </w:rPr>
      </w:pPr>
      <w:r w:rsidRPr="000E5F2E">
        <w:rPr>
          <w:rFonts w:ascii="Times New Roman" w:hAnsi="Times New Roman" w:cs="Times New Roman" w:hint="eastAsia"/>
          <w:sz w:val="24"/>
          <w:szCs w:val="24"/>
        </w:rPr>
        <w:t>LAPBR</w:t>
      </w:r>
      <w:r w:rsidRPr="000E5F2E">
        <w:rPr>
          <w:rFonts w:ascii="Times New Roman" w:hAnsi="Times New Roman" w:cs="Times New Roman" w:hint="eastAsia"/>
          <w:sz w:val="24"/>
          <w:szCs w:val="24"/>
        </w:rPr>
        <w:t>的设计基于以下假设：所有节点都</w:t>
      </w:r>
      <w:r w:rsidR="00C34744">
        <w:rPr>
          <w:rFonts w:ascii="Times New Roman" w:hAnsi="Times New Roman" w:cs="Times New Roman" w:hint="eastAsia"/>
          <w:sz w:val="24"/>
          <w:szCs w:val="24"/>
        </w:rPr>
        <w:t>具备</w:t>
      </w:r>
      <w:r w:rsidRPr="000E5F2E">
        <w:rPr>
          <w:rFonts w:ascii="Times New Roman" w:hAnsi="Times New Roman" w:cs="Times New Roman" w:hint="eastAsia"/>
          <w:sz w:val="24"/>
          <w:szCs w:val="24"/>
        </w:rPr>
        <w:t>计算模块，具有数据存储、计算和处理能力；所有节点之间通过简单的信息交换与其通信范围内的其他节点交换位置信息、请求数量信息；网络中存在不同层次和功能的节点</w:t>
      </w:r>
      <w:r w:rsidR="00E2335C">
        <w:rPr>
          <w:rFonts w:ascii="Times New Roman" w:hAnsi="Times New Roman" w:cs="Times New Roman" w:hint="eastAsia"/>
          <w:sz w:val="24"/>
          <w:szCs w:val="24"/>
        </w:rPr>
        <w:t>，节点的初始势能以及变化速度与节点的类型有关</w:t>
      </w:r>
      <w:r w:rsidRPr="000E5F2E">
        <w:rPr>
          <w:rFonts w:ascii="Times New Roman" w:hAnsi="Times New Roman" w:cs="Times New Roman" w:hint="eastAsia"/>
          <w:sz w:val="24"/>
          <w:szCs w:val="24"/>
        </w:rPr>
        <w:t>。</w:t>
      </w:r>
    </w:p>
    <w:p w14:paraId="10FAAB07" w14:textId="6EA313DE" w:rsidR="00DB5618" w:rsidRPr="00E26031" w:rsidRDefault="00404699" w:rsidP="00732857">
      <w:pPr>
        <w:pStyle w:val="2"/>
        <w:rPr>
          <w:rFonts w:ascii="Times New Roman" w:eastAsia="黑体" w:hAnsi="Times New Roman" w:cs="Times New Roman"/>
          <w:b w:val="0"/>
          <w:sz w:val="28"/>
          <w:szCs w:val="28"/>
        </w:rPr>
      </w:pPr>
      <w:bookmarkStart w:id="58" w:name="_Toc881669"/>
      <w:r w:rsidRPr="00E26031">
        <w:rPr>
          <w:rFonts w:ascii="Times New Roman" w:eastAsia="黑体" w:hAnsi="Times New Roman" w:cs="Times New Roman"/>
          <w:b w:val="0"/>
          <w:sz w:val="28"/>
          <w:szCs w:val="28"/>
        </w:rPr>
        <w:t>3</w:t>
      </w:r>
      <w:r w:rsidR="00732857" w:rsidRPr="00E26031">
        <w:rPr>
          <w:rFonts w:ascii="Times New Roman" w:eastAsia="黑体" w:hAnsi="Times New Roman" w:cs="Times New Roman"/>
          <w:b w:val="0"/>
          <w:sz w:val="28"/>
          <w:szCs w:val="28"/>
        </w:rPr>
        <w:t xml:space="preserve">.2 </w:t>
      </w:r>
      <w:r w:rsidR="00DB5618" w:rsidRPr="00E26031">
        <w:rPr>
          <w:rFonts w:ascii="Times New Roman" w:eastAsia="黑体" w:hAnsi="Times New Roman" w:cs="Times New Roman"/>
          <w:b w:val="0"/>
          <w:sz w:val="28"/>
          <w:szCs w:val="28"/>
        </w:rPr>
        <w:t>路由构造</w:t>
      </w:r>
      <w:bookmarkEnd w:id="58"/>
    </w:p>
    <w:p w14:paraId="07EE7665" w14:textId="1001D346" w:rsidR="000F796E" w:rsidRPr="00E26031" w:rsidRDefault="000F796E" w:rsidP="000F796E">
      <w:pPr>
        <w:pStyle w:val="3"/>
        <w:rPr>
          <w:rFonts w:ascii="Times New Roman" w:eastAsia="黑体" w:hAnsi="Times New Roman" w:cs="Times New Roman"/>
          <w:b w:val="0"/>
          <w:sz w:val="24"/>
          <w:szCs w:val="24"/>
        </w:rPr>
      </w:pPr>
      <w:bookmarkStart w:id="59" w:name="_Toc881670"/>
      <w:r w:rsidRPr="00E26031">
        <w:rPr>
          <w:rFonts w:ascii="Times New Roman" w:eastAsia="黑体" w:hAnsi="Times New Roman" w:cs="Times New Roman"/>
          <w:b w:val="0"/>
          <w:sz w:val="24"/>
          <w:szCs w:val="24"/>
        </w:rPr>
        <w:t>3.2.1</w:t>
      </w:r>
      <w:r w:rsidR="00EC2A35">
        <w:rPr>
          <w:rFonts w:ascii="Times New Roman" w:eastAsia="黑体" w:hAnsi="Times New Roman" w:cs="Times New Roman" w:hint="eastAsia"/>
          <w:b w:val="0"/>
          <w:sz w:val="24"/>
          <w:szCs w:val="24"/>
        </w:rPr>
        <w:t>节点的结构与功能</w:t>
      </w:r>
      <w:bookmarkEnd w:id="59"/>
    </w:p>
    <w:p w14:paraId="3A913AE1" w14:textId="1F78DFB2" w:rsidR="00722B92" w:rsidRDefault="000F796E" w:rsidP="006348E5">
      <w:pPr>
        <w:spacing w:line="400" w:lineRule="exact"/>
        <w:ind w:firstLineChars="200" w:firstLine="480"/>
        <w:rPr>
          <w:rFonts w:ascii="Times New Roman" w:hAnsi="Times New Roman" w:cs="Times New Roman"/>
          <w:sz w:val="24"/>
          <w:szCs w:val="24"/>
        </w:rPr>
      </w:pPr>
      <w:bookmarkStart w:id="60" w:name="_Hlk532410694"/>
      <w:r>
        <w:rPr>
          <w:rFonts w:ascii="Times New Roman" w:hAnsi="Times New Roman" w:cs="Times New Roman" w:hint="eastAsia"/>
          <w:sz w:val="24"/>
          <w:szCs w:val="24"/>
        </w:rPr>
        <w:t>在以内容为中心的网络中，每个节点中包含三种数据结构，</w:t>
      </w:r>
      <w:bookmarkStart w:id="61" w:name="_Hlk639912"/>
      <w:r>
        <w:rPr>
          <w:rFonts w:ascii="Times New Roman" w:hAnsi="Times New Roman" w:cs="Times New Roman" w:hint="eastAsia"/>
          <w:sz w:val="24"/>
          <w:szCs w:val="24"/>
        </w:rPr>
        <w:t>待定兴趣表（</w:t>
      </w:r>
      <w:r>
        <w:rPr>
          <w:rFonts w:ascii="Times New Roman" w:hAnsi="Times New Roman" w:cs="Times New Roman" w:hint="eastAsia"/>
          <w:sz w:val="24"/>
          <w:szCs w:val="24"/>
        </w:rPr>
        <w:t>PIT</w:t>
      </w:r>
      <w:r>
        <w:rPr>
          <w:rFonts w:ascii="Times New Roman" w:hAnsi="Times New Roman" w:cs="Times New Roman" w:hint="eastAsia"/>
          <w:sz w:val="24"/>
          <w:szCs w:val="24"/>
        </w:rPr>
        <w:t>）</w:t>
      </w:r>
      <w:r w:rsidR="00D12067">
        <w:rPr>
          <w:rFonts w:ascii="Times New Roman" w:hAnsi="Times New Roman" w:cs="Times New Roman" w:hint="eastAsia"/>
          <w:sz w:val="24"/>
          <w:szCs w:val="24"/>
        </w:rPr>
        <w:t>、</w:t>
      </w:r>
      <w:r>
        <w:rPr>
          <w:rFonts w:ascii="Times New Roman" w:hAnsi="Times New Roman" w:cs="Times New Roman" w:hint="eastAsia"/>
          <w:sz w:val="24"/>
          <w:szCs w:val="24"/>
        </w:rPr>
        <w:t>内容存储</w:t>
      </w:r>
      <w:r w:rsidR="00D12067">
        <w:rPr>
          <w:rFonts w:ascii="Times New Roman" w:hAnsi="Times New Roman" w:cs="Times New Roman" w:hint="eastAsia"/>
          <w:sz w:val="24"/>
          <w:szCs w:val="24"/>
        </w:rPr>
        <w:t>结构</w:t>
      </w:r>
      <w:r>
        <w:rPr>
          <w:rFonts w:ascii="Times New Roman" w:hAnsi="Times New Roman" w:cs="Times New Roman" w:hint="eastAsia"/>
          <w:sz w:val="24"/>
          <w:szCs w:val="24"/>
        </w:rPr>
        <w:t>（</w:t>
      </w:r>
      <w:r>
        <w:rPr>
          <w:rFonts w:ascii="Times New Roman" w:hAnsi="Times New Roman" w:cs="Times New Roman"/>
          <w:sz w:val="24"/>
          <w:szCs w:val="24"/>
        </w:rPr>
        <w:t>CS</w:t>
      </w:r>
      <w:r>
        <w:rPr>
          <w:rFonts w:ascii="Times New Roman" w:hAnsi="Times New Roman" w:cs="Times New Roman" w:hint="eastAsia"/>
          <w:sz w:val="24"/>
          <w:szCs w:val="24"/>
        </w:rPr>
        <w:t>）</w:t>
      </w:r>
      <w:r w:rsidR="00D12067">
        <w:rPr>
          <w:rFonts w:ascii="Times New Roman" w:hAnsi="Times New Roman" w:cs="Times New Roman" w:hint="eastAsia"/>
          <w:sz w:val="24"/>
          <w:szCs w:val="24"/>
        </w:rPr>
        <w:t>和转发信息表（</w:t>
      </w:r>
      <w:r w:rsidR="00D12067">
        <w:rPr>
          <w:rFonts w:ascii="Times New Roman" w:hAnsi="Times New Roman" w:cs="Times New Roman" w:hint="eastAsia"/>
          <w:sz w:val="24"/>
          <w:szCs w:val="24"/>
        </w:rPr>
        <w:t>FIB</w:t>
      </w:r>
      <w:r w:rsidR="00D12067">
        <w:rPr>
          <w:rFonts w:ascii="Times New Roman" w:hAnsi="Times New Roman" w:cs="Times New Roman" w:hint="eastAsia"/>
          <w:sz w:val="24"/>
          <w:szCs w:val="24"/>
        </w:rPr>
        <w:t>）</w:t>
      </w:r>
      <w:bookmarkEnd w:id="61"/>
      <w:r w:rsidR="00D12067">
        <w:rPr>
          <w:rFonts w:ascii="Times New Roman" w:hAnsi="Times New Roman" w:cs="Times New Roman" w:hint="eastAsia"/>
          <w:sz w:val="24"/>
          <w:szCs w:val="24"/>
        </w:rPr>
        <w:t>。</w:t>
      </w:r>
      <w:r w:rsidR="00D12067">
        <w:rPr>
          <w:rFonts w:ascii="Times New Roman" w:hAnsi="Times New Roman" w:cs="Times New Roman" w:hint="eastAsia"/>
          <w:sz w:val="24"/>
          <w:szCs w:val="24"/>
        </w:rPr>
        <w:t>PIT</w:t>
      </w:r>
      <w:r w:rsidR="00D12067">
        <w:rPr>
          <w:rFonts w:ascii="Times New Roman" w:hAnsi="Times New Roman" w:cs="Times New Roman" w:hint="eastAsia"/>
          <w:sz w:val="24"/>
          <w:szCs w:val="24"/>
        </w:rPr>
        <w:t>用来记录节点所接收到的请求信息，帮助请求的内容返回到请求节点；</w:t>
      </w:r>
      <w:r w:rsidR="00D12067">
        <w:rPr>
          <w:rFonts w:ascii="Times New Roman" w:hAnsi="Times New Roman" w:cs="Times New Roman" w:hint="eastAsia"/>
          <w:sz w:val="24"/>
          <w:szCs w:val="24"/>
        </w:rPr>
        <w:t>CS</w:t>
      </w:r>
      <w:r w:rsidR="00D12067">
        <w:rPr>
          <w:rFonts w:ascii="Times New Roman" w:hAnsi="Times New Roman" w:cs="Times New Roman" w:hint="eastAsia"/>
          <w:sz w:val="24"/>
          <w:szCs w:val="24"/>
        </w:rPr>
        <w:t>是路由器的缓冲存储器；</w:t>
      </w:r>
      <w:r w:rsidR="00D12067">
        <w:rPr>
          <w:rFonts w:ascii="Times New Roman" w:hAnsi="Times New Roman" w:cs="Times New Roman" w:hint="eastAsia"/>
          <w:sz w:val="24"/>
          <w:szCs w:val="24"/>
        </w:rPr>
        <w:t>FIB</w:t>
      </w:r>
      <w:r w:rsidR="00D12067">
        <w:rPr>
          <w:rFonts w:ascii="Times New Roman" w:hAnsi="Times New Roman" w:cs="Times New Roman" w:hint="eastAsia"/>
          <w:sz w:val="24"/>
          <w:szCs w:val="24"/>
        </w:rPr>
        <w:t>将请求数据包发送到目的地</w:t>
      </w:r>
      <w:r w:rsidR="003369B3">
        <w:rPr>
          <w:rFonts w:ascii="Times New Roman" w:hAnsi="Times New Roman" w:cs="Times New Roman" w:hint="eastAsia"/>
          <w:sz w:val="24"/>
          <w:szCs w:val="24"/>
        </w:rPr>
        <w:t>。信息传输的过程如图</w:t>
      </w:r>
      <w:r w:rsidR="003369B3">
        <w:rPr>
          <w:rFonts w:ascii="Times New Roman" w:hAnsi="Times New Roman" w:cs="Times New Roman" w:hint="eastAsia"/>
          <w:sz w:val="24"/>
          <w:szCs w:val="24"/>
        </w:rPr>
        <w:t>3-</w:t>
      </w:r>
      <w:r w:rsidR="003369B3">
        <w:rPr>
          <w:rFonts w:ascii="Times New Roman" w:hAnsi="Times New Roman" w:cs="Times New Roman"/>
          <w:sz w:val="24"/>
          <w:szCs w:val="24"/>
        </w:rPr>
        <w:t>3</w:t>
      </w:r>
      <w:r w:rsidR="00EC2A35">
        <w:rPr>
          <w:rFonts w:ascii="Times New Roman" w:hAnsi="Times New Roman" w:cs="Times New Roman" w:hint="eastAsia"/>
          <w:sz w:val="24"/>
          <w:szCs w:val="24"/>
        </w:rPr>
        <w:t>左侧</w:t>
      </w:r>
      <w:r w:rsidR="003369B3">
        <w:rPr>
          <w:rFonts w:ascii="Times New Roman" w:hAnsi="Times New Roman" w:cs="Times New Roman" w:hint="eastAsia"/>
          <w:sz w:val="24"/>
          <w:szCs w:val="24"/>
        </w:rPr>
        <w:t>所示。</w:t>
      </w:r>
      <w:r w:rsidR="006348E5">
        <w:rPr>
          <w:rFonts w:ascii="Times New Roman" w:hAnsi="Times New Roman" w:cs="Times New Roman" w:hint="eastAsia"/>
          <w:sz w:val="24"/>
          <w:szCs w:val="24"/>
        </w:rPr>
        <w:t>为了追踪数据包，</w:t>
      </w:r>
      <w:r w:rsidR="00EC2A35">
        <w:rPr>
          <w:rFonts w:ascii="Times New Roman" w:hAnsi="Times New Roman" w:cs="Times New Roman" w:hint="eastAsia"/>
          <w:sz w:val="24"/>
          <w:szCs w:val="24"/>
        </w:rPr>
        <w:t>用红色虚线表示</w:t>
      </w:r>
      <w:r w:rsidR="00EC2A35">
        <w:rPr>
          <w:rFonts w:ascii="Times New Roman" w:hAnsi="Times New Roman" w:cs="Times New Roman" w:hint="eastAsia"/>
          <w:sz w:val="24"/>
          <w:szCs w:val="24"/>
        </w:rPr>
        <w:t>Interest</w:t>
      </w:r>
      <w:r w:rsidR="00EC2A35">
        <w:rPr>
          <w:rFonts w:ascii="Times New Roman" w:hAnsi="Times New Roman" w:cs="Times New Roman" w:hint="eastAsia"/>
          <w:sz w:val="24"/>
          <w:szCs w:val="24"/>
        </w:rPr>
        <w:t>包的</w:t>
      </w:r>
      <w:r w:rsidR="00FC231D">
        <w:rPr>
          <w:rFonts w:ascii="Times New Roman" w:hAnsi="Times New Roman" w:cs="Times New Roman" w:hint="eastAsia"/>
          <w:sz w:val="24"/>
          <w:szCs w:val="24"/>
        </w:rPr>
        <w:t>路径</w:t>
      </w:r>
      <w:r w:rsidR="00EC2A35">
        <w:rPr>
          <w:rFonts w:ascii="Times New Roman" w:hAnsi="Times New Roman" w:cs="Times New Roman" w:hint="eastAsia"/>
          <w:sz w:val="24"/>
          <w:szCs w:val="24"/>
        </w:rPr>
        <w:t>，用绿色虚线表示</w:t>
      </w:r>
      <w:r w:rsidR="00EC2A35">
        <w:rPr>
          <w:rFonts w:ascii="Times New Roman" w:hAnsi="Times New Roman" w:cs="Times New Roman" w:hint="eastAsia"/>
          <w:sz w:val="24"/>
          <w:szCs w:val="24"/>
        </w:rPr>
        <w:t>Data</w:t>
      </w:r>
      <w:r w:rsidR="00EC2A35">
        <w:rPr>
          <w:rFonts w:ascii="Times New Roman" w:hAnsi="Times New Roman" w:cs="Times New Roman" w:hint="eastAsia"/>
          <w:sz w:val="24"/>
          <w:szCs w:val="24"/>
        </w:rPr>
        <w:t>包的</w:t>
      </w:r>
      <w:r w:rsidR="00FC231D">
        <w:rPr>
          <w:rFonts w:ascii="Times New Roman" w:hAnsi="Times New Roman" w:cs="Times New Roman" w:hint="eastAsia"/>
          <w:sz w:val="24"/>
          <w:szCs w:val="24"/>
        </w:rPr>
        <w:t>路径</w:t>
      </w:r>
      <w:r w:rsidR="00EC2A35">
        <w:rPr>
          <w:rFonts w:ascii="Times New Roman" w:hAnsi="Times New Roman" w:cs="Times New Roman" w:hint="eastAsia"/>
          <w:sz w:val="24"/>
          <w:szCs w:val="24"/>
        </w:rPr>
        <w:t>。假定</w:t>
      </w:r>
      <w:r w:rsidR="006348E5">
        <w:rPr>
          <w:rFonts w:ascii="Times New Roman" w:hAnsi="Times New Roman" w:cs="Times New Roman" w:hint="eastAsia"/>
          <w:sz w:val="24"/>
          <w:szCs w:val="24"/>
        </w:rPr>
        <w:t>处于网络边缘的用户设备</w:t>
      </w:r>
      <w:r w:rsidR="00216746">
        <w:rPr>
          <w:rFonts w:ascii="Times New Roman" w:hAnsi="Times New Roman" w:cs="Times New Roman" w:hint="eastAsia"/>
          <w:sz w:val="24"/>
          <w:szCs w:val="24"/>
        </w:rPr>
        <w:t>是数据的请求节点</w:t>
      </w:r>
      <w:r w:rsidR="006348E5">
        <w:rPr>
          <w:rFonts w:ascii="Times New Roman" w:hAnsi="Times New Roman" w:cs="Times New Roman" w:hint="eastAsia"/>
          <w:sz w:val="24"/>
          <w:szCs w:val="24"/>
        </w:rPr>
        <w:t>，</w:t>
      </w:r>
      <w:r w:rsidR="00EC2A35">
        <w:rPr>
          <w:rFonts w:ascii="Times New Roman" w:hAnsi="Times New Roman" w:cs="Times New Roman" w:hint="eastAsia"/>
          <w:sz w:val="24"/>
          <w:szCs w:val="24"/>
        </w:rPr>
        <w:t>即由它发出</w:t>
      </w:r>
      <w:r w:rsidR="00EC2A35">
        <w:rPr>
          <w:rFonts w:ascii="Times New Roman" w:hAnsi="Times New Roman" w:cs="Times New Roman" w:hint="eastAsia"/>
          <w:sz w:val="24"/>
          <w:szCs w:val="24"/>
        </w:rPr>
        <w:t>Interest</w:t>
      </w:r>
      <w:r w:rsidR="00EC2A35">
        <w:rPr>
          <w:rFonts w:ascii="Times New Roman" w:hAnsi="Times New Roman" w:cs="Times New Roman" w:hint="eastAsia"/>
          <w:sz w:val="24"/>
          <w:szCs w:val="24"/>
        </w:rPr>
        <w:t>包，途经具有换从功能的路由器，直至找到要请求的内容。找到请求的内容后，该内容原路返回到请求节点，一次数据传输完毕。</w:t>
      </w:r>
      <w:r w:rsidR="00216746">
        <w:rPr>
          <w:rFonts w:ascii="Times New Roman" w:hAnsi="Times New Roman" w:cs="Times New Roman" w:hint="eastAsia"/>
          <w:sz w:val="24"/>
          <w:szCs w:val="24"/>
        </w:rPr>
        <w:t>放大网络中的一个</w:t>
      </w:r>
      <w:r w:rsidR="00EC2A35">
        <w:rPr>
          <w:rFonts w:ascii="Times New Roman" w:hAnsi="Times New Roman" w:cs="Times New Roman" w:hint="eastAsia"/>
          <w:sz w:val="24"/>
          <w:szCs w:val="24"/>
        </w:rPr>
        <w:t>路由</w:t>
      </w:r>
      <w:r w:rsidR="00216746">
        <w:rPr>
          <w:rFonts w:ascii="Times New Roman" w:hAnsi="Times New Roman" w:cs="Times New Roman" w:hint="eastAsia"/>
          <w:sz w:val="24"/>
          <w:szCs w:val="24"/>
        </w:rPr>
        <w:t>节点的数据结构，</w:t>
      </w:r>
      <w:r w:rsidR="00EC2A35">
        <w:rPr>
          <w:rFonts w:ascii="Times New Roman" w:hAnsi="Times New Roman" w:cs="Times New Roman" w:hint="eastAsia"/>
          <w:sz w:val="24"/>
          <w:szCs w:val="24"/>
        </w:rPr>
        <w:t>如图</w:t>
      </w:r>
      <w:r w:rsidR="00EC2A35">
        <w:rPr>
          <w:rFonts w:ascii="Times New Roman" w:hAnsi="Times New Roman" w:cs="Times New Roman" w:hint="eastAsia"/>
          <w:sz w:val="24"/>
          <w:szCs w:val="24"/>
        </w:rPr>
        <w:t>3-</w:t>
      </w:r>
      <w:r w:rsidR="00EC2A35">
        <w:rPr>
          <w:rFonts w:ascii="Times New Roman" w:hAnsi="Times New Roman" w:cs="Times New Roman"/>
          <w:sz w:val="24"/>
          <w:szCs w:val="24"/>
        </w:rPr>
        <w:t>3</w:t>
      </w:r>
      <w:r w:rsidR="00EC2A35">
        <w:rPr>
          <w:rFonts w:ascii="Times New Roman" w:hAnsi="Times New Roman" w:cs="Times New Roman" w:hint="eastAsia"/>
          <w:sz w:val="24"/>
          <w:szCs w:val="24"/>
        </w:rPr>
        <w:t>右侧所示</w:t>
      </w:r>
      <w:r w:rsidR="00722B92">
        <w:rPr>
          <w:rFonts w:ascii="Times New Roman" w:hAnsi="Times New Roman" w:cs="Times New Roman" w:hint="eastAsia"/>
          <w:sz w:val="24"/>
          <w:szCs w:val="24"/>
        </w:rPr>
        <w:t>，展示了</w:t>
      </w:r>
      <w:r w:rsidR="00722B92">
        <w:rPr>
          <w:rFonts w:ascii="Times New Roman" w:hAnsi="Times New Roman" w:cs="Times New Roman" w:hint="eastAsia"/>
          <w:sz w:val="24"/>
          <w:szCs w:val="24"/>
        </w:rPr>
        <w:t>Interest</w:t>
      </w:r>
      <w:r w:rsidR="00722B92">
        <w:rPr>
          <w:rFonts w:ascii="Times New Roman" w:hAnsi="Times New Roman" w:cs="Times New Roman" w:hint="eastAsia"/>
          <w:sz w:val="24"/>
          <w:szCs w:val="24"/>
        </w:rPr>
        <w:t>包和</w:t>
      </w:r>
      <w:r w:rsidR="00722B92">
        <w:rPr>
          <w:rFonts w:ascii="Times New Roman" w:hAnsi="Times New Roman" w:cs="Times New Roman" w:hint="eastAsia"/>
          <w:sz w:val="24"/>
          <w:szCs w:val="24"/>
        </w:rPr>
        <w:t>Data</w:t>
      </w:r>
      <w:r w:rsidR="00722B92">
        <w:rPr>
          <w:rFonts w:ascii="Times New Roman" w:hAnsi="Times New Roman" w:cs="Times New Roman" w:hint="eastAsia"/>
          <w:sz w:val="24"/>
          <w:szCs w:val="24"/>
        </w:rPr>
        <w:t>包在节点中的查询过程</w:t>
      </w:r>
      <w:r w:rsidR="00EC2A35">
        <w:rPr>
          <w:rFonts w:ascii="Times New Roman" w:hAnsi="Times New Roman" w:cs="Times New Roman" w:hint="eastAsia"/>
          <w:sz w:val="24"/>
          <w:szCs w:val="24"/>
        </w:rPr>
        <w:t>。</w:t>
      </w:r>
    </w:p>
    <w:bookmarkEnd w:id="60"/>
    <w:p w14:paraId="39629957" w14:textId="176D24FA" w:rsidR="003369B3" w:rsidRDefault="007C7B18" w:rsidP="006348E5">
      <w:pPr>
        <w:jc w:val="center"/>
        <w:rPr>
          <w:rFonts w:ascii="Times New Roman" w:hAnsi="Times New Roman" w:cs="Times New Roman"/>
          <w:sz w:val="24"/>
          <w:szCs w:val="24"/>
        </w:rPr>
      </w:pPr>
      <w:r>
        <w:rPr>
          <w:noProof/>
        </w:rPr>
        <w:lastRenderedPageBreak/>
        <w:drawing>
          <wp:inline distT="0" distB="0" distL="0" distR="0" wp14:anchorId="59B4799F" wp14:editId="08D2D3B3">
            <wp:extent cx="5134503" cy="306000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4503" cy="3060000"/>
                    </a:xfrm>
                    <a:prstGeom prst="rect">
                      <a:avLst/>
                    </a:prstGeom>
                    <a:noFill/>
                    <a:ln>
                      <a:noFill/>
                    </a:ln>
                  </pic:spPr>
                </pic:pic>
              </a:graphicData>
            </a:graphic>
          </wp:inline>
        </w:drawing>
      </w:r>
    </w:p>
    <w:p w14:paraId="64E4EB42" w14:textId="71C3FD6F" w:rsidR="00722B92" w:rsidRDefault="00722B92" w:rsidP="00722B92">
      <w:pPr>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3</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以内容为中心的配用的通信网节点结构</w:t>
      </w:r>
    </w:p>
    <w:p w14:paraId="7B7FE7A2" w14:textId="1AB8022B" w:rsidR="00732857" w:rsidRPr="00E26031" w:rsidRDefault="00DB5618" w:rsidP="00DB5618">
      <w:pPr>
        <w:pStyle w:val="3"/>
        <w:rPr>
          <w:rFonts w:ascii="Times New Roman" w:eastAsia="黑体" w:hAnsi="Times New Roman" w:cs="Times New Roman"/>
          <w:b w:val="0"/>
          <w:sz w:val="24"/>
          <w:szCs w:val="24"/>
        </w:rPr>
      </w:pPr>
      <w:bookmarkStart w:id="62" w:name="_Toc881671"/>
      <w:r w:rsidRPr="00E26031">
        <w:rPr>
          <w:rFonts w:ascii="Times New Roman" w:eastAsia="黑体" w:hAnsi="Times New Roman" w:cs="Times New Roman"/>
          <w:b w:val="0"/>
          <w:sz w:val="24"/>
          <w:szCs w:val="24"/>
        </w:rPr>
        <w:t>3.2.</w:t>
      </w:r>
      <w:r w:rsidR="000F796E">
        <w:rPr>
          <w:rFonts w:ascii="Times New Roman" w:eastAsia="黑体" w:hAnsi="Times New Roman" w:cs="Times New Roman"/>
          <w:b w:val="0"/>
          <w:sz w:val="24"/>
          <w:szCs w:val="24"/>
        </w:rPr>
        <w:t>2</w:t>
      </w:r>
      <w:r w:rsidR="00A559D5">
        <w:rPr>
          <w:rFonts w:ascii="Times New Roman" w:eastAsia="黑体" w:hAnsi="Times New Roman" w:cs="Times New Roman"/>
          <w:b w:val="0"/>
          <w:sz w:val="24"/>
          <w:szCs w:val="24"/>
        </w:rPr>
        <w:t xml:space="preserve"> </w:t>
      </w:r>
      <w:r w:rsidR="0077709F">
        <w:rPr>
          <w:rFonts w:ascii="Times New Roman" w:eastAsia="黑体" w:hAnsi="Times New Roman" w:cs="Times New Roman" w:hint="eastAsia"/>
          <w:b w:val="0"/>
          <w:sz w:val="24"/>
          <w:szCs w:val="24"/>
        </w:rPr>
        <w:t>势场的</w:t>
      </w:r>
      <w:r w:rsidR="004261D1">
        <w:rPr>
          <w:rFonts w:ascii="Times New Roman" w:eastAsia="黑体" w:hAnsi="Times New Roman" w:cs="Times New Roman" w:hint="eastAsia"/>
          <w:b w:val="0"/>
          <w:sz w:val="24"/>
          <w:szCs w:val="24"/>
        </w:rPr>
        <w:t>构建</w:t>
      </w:r>
      <w:bookmarkEnd w:id="62"/>
    </w:p>
    <w:p w14:paraId="17A97D77" w14:textId="34B79C88" w:rsidR="004A4BBA" w:rsidRDefault="004261D1" w:rsidP="00112773">
      <w:pPr>
        <w:spacing w:line="400" w:lineRule="exact"/>
        <w:ind w:firstLineChars="200" w:firstLine="480"/>
        <w:rPr>
          <w:rFonts w:ascii="Times New Roman" w:hAnsi="Times New Roman" w:cs="Times New Roman"/>
          <w:sz w:val="24"/>
          <w:szCs w:val="24"/>
        </w:rPr>
      </w:pPr>
      <w:r w:rsidRPr="00EA795A">
        <w:rPr>
          <w:rFonts w:ascii="Times New Roman" w:hAnsi="Times New Roman" w:cs="Times New Roman" w:hint="eastAsia"/>
          <w:sz w:val="24"/>
          <w:szCs w:val="24"/>
        </w:rPr>
        <w:t>本文将整个网络抽象为一个无向图</w:t>
      </w:r>
      <m:oMath>
        <m:r>
          <w:rPr>
            <w:rFonts w:ascii="Cambria Math" w:hAnsi="Cambria Math" w:cs="Times New Roman"/>
            <w:sz w:val="24"/>
            <w:szCs w:val="24"/>
          </w:rPr>
          <m:t>G</m:t>
        </m:r>
      </m:oMath>
      <w:r w:rsidR="00757092" w:rsidRPr="00EA795A">
        <w:rPr>
          <w:rFonts w:ascii="Times New Roman" w:hAnsi="Times New Roman" w:cs="Times New Roman" w:hint="eastAsia"/>
          <w:sz w:val="24"/>
          <w:szCs w:val="24"/>
        </w:rPr>
        <w:t>，</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oMath>
      <w:r w:rsidR="00757092" w:rsidRPr="00EA795A">
        <w:rPr>
          <w:rFonts w:ascii="Times New Roman" w:hAnsi="Times New Roman" w:cs="Times New Roman" w:hint="eastAsia"/>
          <w:sz w:val="24"/>
          <w:szCs w:val="24"/>
        </w:rPr>
        <w:t>,</w:t>
      </w:r>
      <w:r w:rsidR="00757092" w:rsidRPr="00EA795A">
        <w:rPr>
          <w:rFonts w:ascii="Times New Roman" w:hAnsi="Times New Roman" w:cs="Times New Roman" w:hint="eastAsia"/>
          <w:sz w:val="24"/>
          <w:szCs w:val="24"/>
        </w:rPr>
        <w:t>其中</w:t>
      </w:r>
      <m:oMath>
        <m:r>
          <w:rPr>
            <w:rFonts w:ascii="Cambria Math" w:hAnsi="Cambria Math" w:cs="Times New Roman"/>
            <w:sz w:val="24"/>
            <w:szCs w:val="24"/>
          </w:rPr>
          <m:t>V</m:t>
        </m:r>
      </m:oMath>
      <w:r w:rsidR="00757092" w:rsidRPr="00EA795A">
        <w:rPr>
          <w:rFonts w:ascii="Times New Roman" w:hAnsi="Times New Roman" w:cs="Times New Roman" w:hint="eastAsia"/>
          <w:sz w:val="24"/>
          <w:szCs w:val="24"/>
        </w:rPr>
        <w:t>是网络中所有的集合</w:t>
      </w:r>
      <w:r w:rsidR="00757092" w:rsidRPr="00EA795A">
        <w:rPr>
          <w:rFonts w:ascii="Times New Roman" w:hAnsi="Times New Roman" w:cs="Times New Roman" w:hint="eastAsia"/>
          <w:sz w:val="24"/>
          <w:szCs w:val="24"/>
        </w:rPr>
        <w:t>,</w:t>
      </w:r>
      <m:oMath>
        <m:r>
          <w:rPr>
            <w:rFonts w:ascii="Cambria Math" w:hAnsi="Cambria Math" w:cs="Times New Roman"/>
            <w:sz w:val="24"/>
            <w:szCs w:val="24"/>
          </w:rPr>
          <m:t>L</m:t>
        </m:r>
      </m:oMath>
      <w:r w:rsidR="00757092" w:rsidRPr="00EA795A">
        <w:rPr>
          <w:rFonts w:ascii="Times New Roman" w:hAnsi="Times New Roman" w:cs="Times New Roman" w:hint="eastAsia"/>
          <w:sz w:val="24"/>
          <w:szCs w:val="24"/>
        </w:rPr>
        <w:t>是节点之间链路的集合。</w:t>
      </w:r>
      <w:r w:rsidR="00112773" w:rsidRPr="00EA795A">
        <w:rPr>
          <w:rFonts w:ascii="Times New Roman" w:hAnsi="Times New Roman" w:cs="Times New Roman" w:hint="eastAsia"/>
          <w:sz w:val="24"/>
          <w:szCs w:val="24"/>
        </w:rPr>
        <w:t>对于网络中任何一个节点</w:t>
      </w:r>
      <m:oMath>
        <m:r>
          <w:rPr>
            <w:rFonts w:ascii="Cambria Math" w:hAnsi="Cambria Math" w:cs="Times New Roman"/>
            <w:sz w:val="24"/>
            <w:szCs w:val="24"/>
          </w:rPr>
          <m:t>v</m:t>
        </m:r>
      </m:oMath>
      <w:r w:rsidR="00112773" w:rsidRPr="00EA795A">
        <w:rPr>
          <w:rFonts w:ascii="Times New Roman" w:hAnsi="Times New Roman" w:cs="Times New Roman" w:hint="eastAsia"/>
          <w:sz w:val="24"/>
          <w:szCs w:val="24"/>
        </w:rPr>
        <w:t>，</w:t>
      </w:r>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V</m:t>
        </m:r>
      </m:oMath>
      <w:r w:rsidR="00112773" w:rsidRPr="0077709F">
        <w:rPr>
          <w:rFonts w:ascii="Times New Roman" w:hAnsi="Times New Roman" w:cs="Times New Roman" w:hint="eastAsia"/>
          <w:sz w:val="24"/>
          <w:szCs w:val="24"/>
        </w:rPr>
        <w:t>，</w:t>
      </w:r>
      <w:r w:rsidR="004A4BBA" w:rsidRPr="0077709F">
        <w:rPr>
          <w:rFonts w:ascii="Times New Roman" w:hAnsi="Times New Roman" w:cs="Times New Roman" w:hint="eastAsia"/>
          <w:sz w:val="24"/>
          <w:szCs w:val="24"/>
        </w:rPr>
        <w:t>定义</w:t>
      </w:r>
      <w:r w:rsidR="004A4BBA">
        <w:rPr>
          <w:rFonts w:ascii="Times New Roman" w:hAnsi="Times New Roman" w:cs="Times New Roman" w:hint="eastAsia"/>
          <w:sz w:val="24"/>
          <w:szCs w:val="24"/>
        </w:rPr>
        <w:t>它</w:t>
      </w:r>
      <w:r w:rsidR="004A4BBA" w:rsidRPr="0077709F">
        <w:rPr>
          <w:rFonts w:ascii="Times New Roman" w:hAnsi="Times New Roman" w:cs="Times New Roman" w:hint="eastAsia"/>
          <w:sz w:val="24"/>
          <w:szCs w:val="24"/>
        </w:rPr>
        <w:t>的势能为</w:t>
      </w:r>
      <m:oMath>
        <m:r>
          <w:rPr>
            <w:rFonts w:ascii="Cambria Math" w:hAnsi="Cambria Math" w:cs="Times New Roman"/>
            <w:sz w:val="24"/>
            <w:szCs w:val="24"/>
          </w:rPr>
          <m:t>ϕ</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sidR="004A4BBA" w:rsidRPr="0077709F">
        <w:rPr>
          <w:rFonts w:ascii="Times New Roman" w:hAnsi="Times New Roman" w:cs="Times New Roman" w:hint="eastAsia"/>
          <w:sz w:val="24"/>
          <w:szCs w:val="24"/>
        </w:rPr>
        <w:t>。</w:t>
      </w:r>
      <w:r w:rsidR="004A4BBA">
        <w:rPr>
          <w:rFonts w:ascii="Times New Roman" w:hAnsi="Times New Roman" w:cs="Times New Roman" w:hint="eastAsia"/>
          <w:sz w:val="24"/>
          <w:szCs w:val="24"/>
        </w:rPr>
        <w:t>对于</w:t>
      </w:r>
      <w:r w:rsidR="0084152D">
        <w:rPr>
          <w:rFonts w:ascii="Times New Roman" w:hAnsi="Times New Roman" w:cs="Times New Roman" w:hint="eastAsia"/>
          <w:sz w:val="24"/>
          <w:szCs w:val="24"/>
        </w:rPr>
        <w:t>多种类型的</w:t>
      </w:r>
      <w:r w:rsidR="004A4BBA">
        <w:rPr>
          <w:rFonts w:ascii="Times New Roman" w:hAnsi="Times New Roman" w:cs="Times New Roman" w:hint="eastAsia"/>
          <w:sz w:val="24"/>
          <w:szCs w:val="24"/>
        </w:rPr>
        <w:t>节点，用</w:t>
      </w:r>
      <m:oMath>
        <m:r>
          <w:rPr>
            <w:rFonts w:ascii="Cambria Math" w:hAnsi="Cambria Math" w:cs="Times New Roman"/>
            <w:sz w:val="24"/>
            <w:szCs w:val="24"/>
          </w:rPr>
          <m:t>CN</m:t>
        </m:r>
      </m:oMath>
      <w:r w:rsidR="004A4BBA">
        <w:rPr>
          <w:rFonts w:ascii="Times New Roman" w:hAnsi="Times New Roman" w:cs="Times New Roman" w:hint="eastAsia"/>
          <w:sz w:val="24"/>
          <w:szCs w:val="24"/>
        </w:rPr>
        <w:t>代表</w:t>
      </w:r>
      <w:r w:rsidR="00361424">
        <w:rPr>
          <w:rFonts w:ascii="Times New Roman" w:hAnsi="Times New Roman" w:cs="Times New Roman" w:hint="eastAsia"/>
          <w:sz w:val="24"/>
          <w:szCs w:val="24"/>
        </w:rPr>
        <w:t>云层</w:t>
      </w:r>
      <w:r w:rsidR="000F3338">
        <w:rPr>
          <w:rFonts w:ascii="Times New Roman" w:hAnsi="Times New Roman" w:cs="Times New Roman" w:hint="eastAsia"/>
          <w:sz w:val="24"/>
          <w:szCs w:val="24"/>
        </w:rPr>
        <w:t>的发电站</w:t>
      </w:r>
      <w:r w:rsidR="004A4BBA">
        <w:rPr>
          <w:rFonts w:ascii="Times New Roman" w:hAnsi="Times New Roman" w:cs="Times New Roman" w:hint="eastAsia"/>
          <w:sz w:val="24"/>
          <w:szCs w:val="24"/>
        </w:rPr>
        <w:t>节点，</w:t>
      </w:r>
      <m:oMath>
        <m:r>
          <w:rPr>
            <w:rFonts w:ascii="Cambria Math" w:hAnsi="Cambria Math" w:cs="Times New Roman"/>
            <w:sz w:val="24"/>
            <w:szCs w:val="24"/>
          </w:rPr>
          <m:t>FN</m:t>
        </m:r>
      </m:oMath>
      <w:r w:rsidR="004A4BBA">
        <w:rPr>
          <w:rFonts w:ascii="Times New Roman" w:hAnsi="Times New Roman" w:cs="Times New Roman" w:hint="eastAsia"/>
          <w:sz w:val="24"/>
          <w:szCs w:val="24"/>
        </w:rPr>
        <w:t>代表</w:t>
      </w:r>
      <w:r w:rsidR="00361424">
        <w:rPr>
          <w:rFonts w:ascii="Times New Roman" w:hAnsi="Times New Roman" w:cs="Times New Roman" w:hint="eastAsia"/>
          <w:sz w:val="24"/>
          <w:szCs w:val="24"/>
        </w:rPr>
        <w:t>雾层</w:t>
      </w:r>
      <w:r w:rsidR="000F3338">
        <w:rPr>
          <w:rFonts w:ascii="Times New Roman" w:hAnsi="Times New Roman" w:cs="Times New Roman" w:hint="eastAsia"/>
          <w:sz w:val="24"/>
          <w:szCs w:val="24"/>
        </w:rPr>
        <w:t>的</w:t>
      </w:r>
      <w:r w:rsidR="00AE5D59">
        <w:rPr>
          <w:rFonts w:ascii="Times New Roman" w:hAnsi="Times New Roman" w:cs="Times New Roman" w:hint="eastAsia"/>
          <w:sz w:val="24"/>
          <w:szCs w:val="24"/>
        </w:rPr>
        <w:t>变压站和变压器</w:t>
      </w:r>
      <w:r w:rsidR="004A4BBA">
        <w:rPr>
          <w:rFonts w:ascii="Times New Roman" w:hAnsi="Times New Roman" w:cs="Times New Roman" w:hint="eastAsia"/>
          <w:sz w:val="24"/>
          <w:szCs w:val="24"/>
        </w:rPr>
        <w:t>节点，</w:t>
      </w:r>
      <m:oMath>
        <m:r>
          <w:rPr>
            <w:rFonts w:ascii="Cambria Math" w:hAnsi="Cambria Math" w:cs="Times New Roman" w:hint="eastAsia"/>
            <w:sz w:val="24"/>
            <w:szCs w:val="24"/>
          </w:rPr>
          <m:t>D</m:t>
        </m:r>
        <m:r>
          <w:rPr>
            <w:rFonts w:ascii="Cambria Math" w:hAnsi="Cambria Math" w:cs="Times New Roman"/>
            <w:sz w:val="24"/>
            <w:szCs w:val="24"/>
          </w:rPr>
          <m:t>N</m:t>
        </m:r>
      </m:oMath>
      <w:r w:rsidR="004A4BBA">
        <w:rPr>
          <w:rFonts w:ascii="Times New Roman" w:hAnsi="Times New Roman" w:cs="Times New Roman" w:hint="eastAsia"/>
          <w:sz w:val="24"/>
          <w:szCs w:val="24"/>
        </w:rPr>
        <w:t>代表</w:t>
      </w:r>
      <w:r w:rsidR="008461D0">
        <w:rPr>
          <w:rFonts w:ascii="Times New Roman" w:hAnsi="Times New Roman" w:cs="Times New Roman" w:hint="eastAsia"/>
          <w:sz w:val="24"/>
          <w:szCs w:val="24"/>
        </w:rPr>
        <w:t>终端层的</w:t>
      </w:r>
      <w:r w:rsidR="004A4BBA">
        <w:rPr>
          <w:rFonts w:ascii="Times New Roman" w:hAnsi="Times New Roman" w:cs="Times New Roman" w:hint="eastAsia"/>
          <w:sz w:val="24"/>
          <w:szCs w:val="24"/>
        </w:rPr>
        <w:t>边缘设备节点。此外，对于</w:t>
      </w:r>
      <w:r w:rsidR="004A4BBA" w:rsidRPr="00EA795A">
        <w:rPr>
          <w:rFonts w:ascii="Times New Roman" w:hAnsi="Times New Roman" w:cs="Times New Roman" w:hint="eastAsia"/>
          <w:sz w:val="24"/>
          <w:szCs w:val="24"/>
        </w:rPr>
        <w:t>节点</w:t>
      </w:r>
      <m:oMath>
        <m:r>
          <w:rPr>
            <w:rFonts w:ascii="Cambria Math" w:hAnsi="Cambria Math" w:cs="Times New Roman"/>
            <w:sz w:val="24"/>
            <w:szCs w:val="24"/>
          </w:rPr>
          <m:t>v</m:t>
        </m:r>
      </m:oMath>
      <w:r w:rsidR="004A4BBA">
        <w:rPr>
          <w:rFonts w:ascii="Times New Roman" w:hAnsi="Times New Roman" w:cs="Times New Roman" w:hint="eastAsia"/>
          <w:sz w:val="24"/>
          <w:szCs w:val="24"/>
        </w:rPr>
        <w:t>，它的</w:t>
      </w:r>
      <w:r w:rsidR="00112773" w:rsidRPr="0077709F">
        <w:rPr>
          <w:rFonts w:ascii="Times New Roman" w:hAnsi="Times New Roman" w:cs="Times New Roman" w:hint="eastAsia"/>
          <w:sz w:val="24"/>
          <w:szCs w:val="24"/>
        </w:rPr>
        <w:t>邻居节点集合</w:t>
      </w:r>
      <m:oMath>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v</m:t>
            </m:r>
          </m:e>
        </m:d>
      </m:oMath>
      <w:r w:rsidR="00112773" w:rsidRPr="0077709F">
        <w:rPr>
          <w:rFonts w:ascii="Times New Roman" w:hAnsi="Times New Roman" w:cs="Times New Roman" w:hint="eastAsia"/>
          <w:sz w:val="24"/>
          <w:szCs w:val="24"/>
        </w:rPr>
        <w:t>定义为网络中在其通信范围</w:t>
      </w:r>
      <m:oMath>
        <m:r>
          <w:rPr>
            <w:rFonts w:ascii="Cambria Math" w:hAnsi="Cambria Math" w:cs="Times New Roman" w:hint="eastAsia"/>
            <w:sz w:val="24"/>
            <w:szCs w:val="24"/>
          </w:rPr>
          <m:t>r</m:t>
        </m:r>
      </m:oMath>
      <w:r w:rsidR="00112773" w:rsidRPr="0077709F">
        <w:rPr>
          <w:rFonts w:ascii="Times New Roman" w:hAnsi="Times New Roman" w:cs="Times New Roman" w:hint="eastAsia"/>
          <w:sz w:val="24"/>
          <w:szCs w:val="24"/>
        </w:rPr>
        <w:t>内的其他节点的集合</w:t>
      </w:r>
      <w:r w:rsidR="0077709F" w:rsidRPr="0077709F">
        <w:rPr>
          <w:rFonts w:ascii="Times New Roman" w:hAnsi="Times New Roman" w:cs="Times New Roman" w:hint="eastAsia"/>
          <w:sz w:val="24"/>
          <w:szCs w:val="24"/>
        </w:rPr>
        <w:t>。定义</w:t>
      </w:r>
      <m:oMath>
        <m:d>
          <m:dPr>
            <m:begChr m:val="|"/>
            <m:endChr m:val="|"/>
            <m:ctrlPr>
              <w:rPr>
                <w:rFonts w:ascii="Cambria Math" w:hAnsi="Cambria Math" w:cs="Times New Roman"/>
                <w:sz w:val="24"/>
                <w:szCs w:val="24"/>
              </w:rPr>
            </m:ctrlPr>
          </m:dPr>
          <m:e>
            <m:r>
              <w:rPr>
                <w:rFonts w:ascii="Cambria Math" w:hAnsi="Cambria Math" w:cs="Times New Roman"/>
                <w:sz w:val="24"/>
                <w:szCs w:val="24"/>
              </w:rPr>
              <m:t>N</m:t>
            </m:r>
            <m:d>
              <m:dPr>
                <m:ctrlPr>
                  <w:rPr>
                    <w:rFonts w:ascii="Cambria Math" w:hAnsi="Cambria Math" w:cs="Times New Roman"/>
                    <w:sz w:val="24"/>
                    <w:szCs w:val="24"/>
                  </w:rPr>
                </m:ctrlPr>
              </m:dPr>
              <m:e>
                <m:r>
                  <w:rPr>
                    <w:rFonts w:ascii="Cambria Math" w:hAnsi="Cambria Math" w:cs="Times New Roman"/>
                    <w:sz w:val="24"/>
                    <w:szCs w:val="24"/>
                  </w:rPr>
                  <m:t>v</m:t>
                </m:r>
              </m:e>
            </m:d>
          </m:e>
        </m:d>
        <m:r>
          <m:rPr>
            <m:sty m:val="p"/>
          </m:rPr>
          <w:rPr>
            <w:rFonts w:ascii="Cambria Math" w:hAnsi="Cambria Math" w:cs="Times New Roman"/>
            <w:sz w:val="24"/>
            <w:szCs w:val="24"/>
          </w:rPr>
          <m:t>=</m:t>
        </m:r>
        <m:r>
          <w:rPr>
            <w:rFonts w:ascii="Cambria Math" w:hAnsi="Cambria Math" w:cs="Times New Roman"/>
            <w:sz w:val="24"/>
            <w:szCs w:val="24"/>
          </w:rPr>
          <m:t>m</m:t>
        </m:r>
      </m:oMath>
      <w:r w:rsidR="0077709F" w:rsidRPr="0077709F">
        <w:rPr>
          <w:rFonts w:ascii="Times New Roman" w:hAnsi="Times New Roman" w:cs="Times New Roman" w:hint="eastAsia"/>
          <w:sz w:val="24"/>
          <w:szCs w:val="24"/>
        </w:rPr>
        <w:t>，即</w:t>
      </w:r>
      <w:r w:rsidR="0077709F" w:rsidRPr="00EA795A">
        <w:rPr>
          <w:rFonts w:ascii="Times New Roman" w:hAnsi="Times New Roman" w:cs="Times New Roman" w:hint="eastAsia"/>
          <w:sz w:val="24"/>
          <w:szCs w:val="24"/>
        </w:rPr>
        <w:t>节点</w:t>
      </w:r>
      <m:oMath>
        <m:r>
          <w:rPr>
            <w:rFonts w:ascii="Cambria Math" w:hAnsi="Cambria Math" w:cs="Times New Roman"/>
            <w:sz w:val="24"/>
            <w:szCs w:val="24"/>
          </w:rPr>
          <m:t>v</m:t>
        </m:r>
      </m:oMath>
      <w:r w:rsidR="0077709F" w:rsidRPr="0077709F">
        <w:rPr>
          <w:rFonts w:ascii="Times New Roman" w:hAnsi="Times New Roman" w:cs="Times New Roman" w:hint="eastAsia"/>
          <w:sz w:val="24"/>
          <w:szCs w:val="24"/>
        </w:rPr>
        <w:t>的邻居节点数量为</w:t>
      </w:r>
      <m:oMath>
        <m:r>
          <w:rPr>
            <w:rFonts w:ascii="Cambria Math" w:hAnsi="Cambria Math" w:cs="Times New Roman"/>
            <w:sz w:val="24"/>
            <w:szCs w:val="24"/>
          </w:rPr>
          <m:t>m</m:t>
        </m:r>
      </m:oMath>
      <w:r w:rsidR="0077709F" w:rsidRPr="0077709F">
        <w:rPr>
          <w:rFonts w:ascii="Times New Roman" w:hAnsi="Times New Roman" w:cs="Times New Roman" w:hint="eastAsia"/>
          <w:sz w:val="24"/>
          <w:szCs w:val="24"/>
        </w:rPr>
        <w:t>个</w:t>
      </w:r>
      <w:r w:rsidR="00112773" w:rsidRPr="0077709F">
        <w:rPr>
          <w:rFonts w:ascii="Times New Roman" w:hAnsi="Times New Roman" w:cs="Times New Roman" w:hint="eastAsia"/>
          <w:sz w:val="24"/>
          <w:szCs w:val="24"/>
        </w:rPr>
        <w:t>。</w:t>
      </w:r>
    </w:p>
    <w:p w14:paraId="74DA0949" w14:textId="1754D615" w:rsidR="004A4BBA" w:rsidRDefault="00D42486" w:rsidP="0011277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在网络中</w:t>
      </w:r>
      <w:r w:rsidR="004A4BBA">
        <w:rPr>
          <w:rFonts w:ascii="Times New Roman" w:hAnsi="Times New Roman" w:cs="Times New Roman" w:hint="eastAsia"/>
          <w:sz w:val="24"/>
          <w:szCs w:val="24"/>
        </w:rPr>
        <w:t>除了</w:t>
      </w:r>
      <w:r w:rsidR="004A4BBA">
        <w:rPr>
          <w:rFonts w:ascii="Times New Roman" w:hAnsi="Times New Roman" w:cs="Times New Roman" w:hint="eastAsia"/>
          <w:sz w:val="24"/>
          <w:szCs w:val="24"/>
        </w:rPr>
        <w:t>Interest</w:t>
      </w:r>
      <w:r w:rsidR="004A4BBA">
        <w:rPr>
          <w:rFonts w:ascii="Times New Roman" w:hAnsi="Times New Roman" w:cs="Times New Roman" w:hint="eastAsia"/>
          <w:sz w:val="24"/>
          <w:szCs w:val="24"/>
        </w:rPr>
        <w:t>包和</w:t>
      </w:r>
      <w:r w:rsidR="004A4BBA">
        <w:rPr>
          <w:rFonts w:ascii="Times New Roman" w:hAnsi="Times New Roman" w:cs="Times New Roman" w:hint="eastAsia"/>
          <w:sz w:val="24"/>
          <w:szCs w:val="24"/>
        </w:rPr>
        <w:t>Data</w:t>
      </w:r>
      <w:r w:rsidR="004A4BBA">
        <w:rPr>
          <w:rFonts w:ascii="Times New Roman" w:hAnsi="Times New Roman" w:cs="Times New Roman" w:hint="eastAsia"/>
          <w:sz w:val="24"/>
          <w:szCs w:val="24"/>
        </w:rPr>
        <w:t>包，节点之间还需要使用</w:t>
      </w:r>
      <w:r>
        <w:rPr>
          <w:rFonts w:ascii="Times New Roman" w:hAnsi="Times New Roman" w:cs="Times New Roman" w:hint="eastAsia"/>
          <w:sz w:val="24"/>
          <w:szCs w:val="24"/>
        </w:rPr>
        <w:t>其他</w:t>
      </w:r>
      <w:r w:rsidR="004A4BBA">
        <w:rPr>
          <w:rFonts w:ascii="Times New Roman" w:hAnsi="Times New Roman" w:cs="Times New Roman" w:hint="eastAsia"/>
          <w:sz w:val="24"/>
          <w:szCs w:val="24"/>
        </w:rPr>
        <w:t>数据包，用于相互传递自身状态</w:t>
      </w:r>
      <w:r>
        <w:rPr>
          <w:rFonts w:ascii="Times New Roman" w:hAnsi="Times New Roman" w:cs="Times New Roman" w:hint="eastAsia"/>
          <w:sz w:val="24"/>
          <w:szCs w:val="24"/>
        </w:rPr>
        <w:t>来构建势场</w:t>
      </w:r>
      <w:r w:rsidR="004A4BBA">
        <w:rPr>
          <w:rFonts w:ascii="Times New Roman" w:hAnsi="Times New Roman" w:cs="Times New Roman" w:hint="eastAsia"/>
          <w:sz w:val="24"/>
          <w:szCs w:val="24"/>
        </w:rPr>
        <w:t>。我们</w:t>
      </w:r>
      <w:r>
        <w:rPr>
          <w:rFonts w:ascii="Times New Roman" w:hAnsi="Times New Roman" w:cs="Times New Roman" w:hint="eastAsia"/>
          <w:sz w:val="24"/>
          <w:szCs w:val="24"/>
        </w:rPr>
        <w:t>定义节点</w:t>
      </w:r>
      <w:r w:rsidR="003769FB">
        <w:rPr>
          <w:rFonts w:ascii="Times New Roman" w:hAnsi="Times New Roman" w:cs="Times New Roman" w:hint="eastAsia"/>
          <w:sz w:val="24"/>
          <w:szCs w:val="24"/>
        </w:rPr>
        <w:t>主动发送的</w:t>
      </w:r>
      <w:r w:rsidR="004A4BBA">
        <w:rPr>
          <w:rFonts w:ascii="Times New Roman" w:hAnsi="Times New Roman" w:cs="Times New Roman" w:hint="eastAsia"/>
          <w:sz w:val="24"/>
          <w:szCs w:val="24"/>
        </w:rPr>
        <w:t>数据包为</w:t>
      </w:r>
      <w:r w:rsidR="004A4BBA">
        <w:rPr>
          <w:rFonts w:ascii="Times New Roman" w:hAnsi="Times New Roman" w:cs="Times New Roman" w:hint="eastAsia"/>
          <w:sz w:val="24"/>
          <w:szCs w:val="24"/>
        </w:rPr>
        <w:t>Info</w:t>
      </w:r>
      <w:r w:rsidR="004A4BBA">
        <w:rPr>
          <w:rFonts w:ascii="Times New Roman" w:hAnsi="Times New Roman" w:cs="Times New Roman" w:hint="eastAsia"/>
          <w:sz w:val="24"/>
          <w:szCs w:val="24"/>
        </w:rPr>
        <w:t>包，主要采用广播的通讯模式与</w:t>
      </w:r>
      <w:r w:rsidR="003769FB">
        <w:rPr>
          <w:rFonts w:ascii="Times New Roman" w:hAnsi="Times New Roman" w:cs="Times New Roman" w:hint="eastAsia"/>
          <w:sz w:val="24"/>
          <w:szCs w:val="24"/>
        </w:rPr>
        <w:t>邻居</w:t>
      </w:r>
      <w:r w:rsidR="004A4BBA">
        <w:rPr>
          <w:rFonts w:ascii="Times New Roman" w:hAnsi="Times New Roman" w:cs="Times New Roman" w:hint="eastAsia"/>
          <w:sz w:val="24"/>
          <w:szCs w:val="24"/>
        </w:rPr>
        <w:t>节点交换信息。</w:t>
      </w:r>
      <w:r w:rsidR="004A4BBA">
        <w:rPr>
          <w:rFonts w:ascii="Times New Roman" w:hAnsi="Times New Roman" w:cs="Times New Roman" w:hint="eastAsia"/>
          <w:sz w:val="24"/>
          <w:szCs w:val="24"/>
        </w:rPr>
        <w:t>Info</w:t>
      </w:r>
      <w:r w:rsidR="004A4BBA">
        <w:rPr>
          <w:rFonts w:ascii="Times New Roman" w:hAnsi="Times New Roman" w:cs="Times New Roman" w:hint="eastAsia"/>
          <w:sz w:val="24"/>
          <w:szCs w:val="24"/>
        </w:rPr>
        <w:t>包中包含</w:t>
      </w:r>
      <w:r w:rsidR="003769FB">
        <w:rPr>
          <w:rFonts w:ascii="Times New Roman" w:hAnsi="Times New Roman" w:cs="Times New Roman" w:hint="eastAsia"/>
          <w:sz w:val="24"/>
          <w:szCs w:val="24"/>
        </w:rPr>
        <w:t>数据包</w:t>
      </w:r>
      <w:r w:rsidR="000D42A9">
        <w:rPr>
          <w:rFonts w:ascii="Times New Roman" w:hAnsi="Times New Roman" w:cs="Times New Roman" w:hint="eastAsia"/>
          <w:sz w:val="24"/>
          <w:szCs w:val="24"/>
        </w:rPr>
        <w:t>自身的</w:t>
      </w:r>
      <w:r w:rsidR="000D42A9">
        <w:rPr>
          <w:rFonts w:ascii="Times New Roman" w:hAnsi="Times New Roman" w:cs="Times New Roman" w:hint="eastAsia"/>
          <w:sz w:val="24"/>
          <w:szCs w:val="24"/>
        </w:rPr>
        <w:t xml:space="preserve"> Info</w:t>
      </w:r>
      <w:r w:rsidR="000D42A9">
        <w:rPr>
          <w:rFonts w:ascii="Times New Roman" w:hAnsi="Times New Roman" w:cs="Times New Roman"/>
          <w:sz w:val="24"/>
          <w:szCs w:val="24"/>
        </w:rPr>
        <w:t xml:space="preserve"> </w:t>
      </w:r>
      <w:r w:rsidR="003769FB">
        <w:rPr>
          <w:rFonts w:ascii="Times New Roman" w:hAnsi="Times New Roman" w:cs="Times New Roman" w:hint="eastAsia"/>
          <w:sz w:val="24"/>
          <w:szCs w:val="24"/>
        </w:rPr>
        <w:t>ID</w:t>
      </w:r>
      <w:r w:rsidR="003769FB">
        <w:rPr>
          <w:rFonts w:ascii="Times New Roman" w:hAnsi="Times New Roman" w:cs="Times New Roman" w:hint="eastAsia"/>
          <w:sz w:val="24"/>
          <w:szCs w:val="24"/>
        </w:rPr>
        <w:t>、发送节点</w:t>
      </w:r>
      <w:r w:rsidR="004A4BBA">
        <w:rPr>
          <w:rFonts w:ascii="Times New Roman" w:hAnsi="Times New Roman" w:cs="Times New Roman" w:hint="eastAsia"/>
          <w:sz w:val="24"/>
          <w:szCs w:val="24"/>
        </w:rPr>
        <w:t>ID</w:t>
      </w:r>
      <w:r w:rsidR="004A4BBA">
        <w:rPr>
          <w:rFonts w:ascii="Times New Roman" w:hAnsi="Times New Roman" w:cs="Times New Roman" w:hint="eastAsia"/>
          <w:sz w:val="24"/>
          <w:szCs w:val="24"/>
        </w:rPr>
        <w:t>和</w:t>
      </w:r>
      <w:r w:rsidR="003769FB">
        <w:rPr>
          <w:rFonts w:ascii="Times New Roman" w:hAnsi="Times New Roman" w:cs="Times New Roman" w:hint="eastAsia"/>
          <w:sz w:val="24"/>
          <w:szCs w:val="24"/>
        </w:rPr>
        <w:t>发送节点的势能值。邻居节点收到</w:t>
      </w:r>
      <w:r w:rsidR="003769FB">
        <w:rPr>
          <w:rFonts w:ascii="Times New Roman" w:hAnsi="Times New Roman" w:cs="Times New Roman" w:hint="eastAsia"/>
          <w:sz w:val="24"/>
          <w:szCs w:val="24"/>
        </w:rPr>
        <w:t>Info</w:t>
      </w:r>
      <w:r w:rsidR="003769FB">
        <w:rPr>
          <w:rFonts w:ascii="Times New Roman" w:hAnsi="Times New Roman" w:cs="Times New Roman" w:hint="eastAsia"/>
          <w:sz w:val="24"/>
          <w:szCs w:val="24"/>
        </w:rPr>
        <w:t>包后需要返回</w:t>
      </w:r>
      <w:r w:rsidR="000D42A9">
        <w:rPr>
          <w:rFonts w:ascii="Times New Roman" w:hAnsi="Times New Roman" w:cs="Times New Roman" w:hint="eastAsia"/>
          <w:sz w:val="24"/>
          <w:szCs w:val="24"/>
        </w:rPr>
        <w:t>相应的</w:t>
      </w:r>
      <w:r w:rsidR="003769FB">
        <w:rPr>
          <w:rFonts w:ascii="Times New Roman" w:hAnsi="Times New Roman" w:cs="Times New Roman" w:hint="eastAsia"/>
          <w:sz w:val="24"/>
          <w:szCs w:val="24"/>
        </w:rPr>
        <w:t>Echo</w:t>
      </w:r>
      <w:r w:rsidR="003769FB">
        <w:rPr>
          <w:rFonts w:ascii="Times New Roman" w:hAnsi="Times New Roman" w:cs="Times New Roman" w:hint="eastAsia"/>
          <w:sz w:val="24"/>
          <w:szCs w:val="24"/>
        </w:rPr>
        <w:t>包，用于确认收到信息，以及交换自身信息。</w:t>
      </w:r>
      <w:r w:rsidR="003769FB">
        <w:rPr>
          <w:rFonts w:ascii="Times New Roman" w:hAnsi="Times New Roman" w:cs="Times New Roman" w:hint="eastAsia"/>
          <w:sz w:val="24"/>
          <w:szCs w:val="24"/>
        </w:rPr>
        <w:t>Echo</w:t>
      </w:r>
      <w:r w:rsidR="003769FB">
        <w:rPr>
          <w:rFonts w:ascii="Times New Roman" w:hAnsi="Times New Roman" w:cs="Times New Roman" w:hint="eastAsia"/>
          <w:sz w:val="24"/>
          <w:szCs w:val="24"/>
        </w:rPr>
        <w:t>包中包含数据包</w:t>
      </w:r>
      <w:r w:rsidR="000D42A9">
        <w:rPr>
          <w:rFonts w:ascii="Times New Roman" w:hAnsi="Times New Roman" w:cs="Times New Roman" w:hint="eastAsia"/>
          <w:sz w:val="24"/>
          <w:szCs w:val="24"/>
        </w:rPr>
        <w:t>自身的</w:t>
      </w:r>
      <w:r w:rsidR="000D42A9">
        <w:rPr>
          <w:rFonts w:ascii="Times New Roman" w:hAnsi="Times New Roman" w:cs="Times New Roman" w:hint="eastAsia"/>
          <w:sz w:val="24"/>
          <w:szCs w:val="24"/>
        </w:rPr>
        <w:t>Echo</w:t>
      </w:r>
      <w:r w:rsidR="000D42A9">
        <w:rPr>
          <w:rFonts w:ascii="Times New Roman" w:hAnsi="Times New Roman" w:cs="Times New Roman"/>
          <w:sz w:val="24"/>
          <w:szCs w:val="24"/>
        </w:rPr>
        <w:t xml:space="preserve"> </w:t>
      </w:r>
      <w:r w:rsidR="003769FB">
        <w:rPr>
          <w:rFonts w:ascii="Times New Roman" w:hAnsi="Times New Roman" w:cs="Times New Roman" w:hint="eastAsia"/>
          <w:sz w:val="24"/>
          <w:szCs w:val="24"/>
        </w:rPr>
        <w:t>ID</w:t>
      </w:r>
      <w:r w:rsidR="003769FB">
        <w:rPr>
          <w:rFonts w:ascii="Times New Roman" w:hAnsi="Times New Roman" w:cs="Times New Roman" w:hint="eastAsia"/>
          <w:sz w:val="24"/>
          <w:szCs w:val="24"/>
        </w:rPr>
        <w:t>、</w:t>
      </w:r>
      <w:r w:rsidR="000D42A9">
        <w:rPr>
          <w:rFonts w:ascii="Times New Roman" w:hAnsi="Times New Roman" w:cs="Times New Roman" w:hint="eastAsia"/>
          <w:sz w:val="24"/>
          <w:szCs w:val="24"/>
        </w:rPr>
        <w:t>回应相应</w:t>
      </w:r>
      <w:r w:rsidR="000D42A9">
        <w:rPr>
          <w:rFonts w:ascii="Times New Roman" w:hAnsi="Times New Roman" w:cs="Times New Roman" w:hint="eastAsia"/>
          <w:sz w:val="24"/>
          <w:szCs w:val="24"/>
        </w:rPr>
        <w:t>Info</w:t>
      </w:r>
      <w:r w:rsidR="000D42A9">
        <w:rPr>
          <w:rFonts w:ascii="Times New Roman" w:hAnsi="Times New Roman" w:cs="Times New Roman" w:hint="eastAsia"/>
          <w:sz w:val="24"/>
          <w:szCs w:val="24"/>
        </w:rPr>
        <w:t>包的</w:t>
      </w:r>
      <w:r w:rsidR="000D42A9">
        <w:rPr>
          <w:rFonts w:ascii="Times New Roman" w:hAnsi="Times New Roman" w:cs="Times New Roman" w:hint="eastAsia"/>
          <w:sz w:val="24"/>
          <w:szCs w:val="24"/>
        </w:rPr>
        <w:t>Info</w:t>
      </w:r>
      <w:r w:rsidR="000D42A9">
        <w:rPr>
          <w:rFonts w:ascii="Times New Roman" w:hAnsi="Times New Roman" w:cs="Times New Roman"/>
          <w:sz w:val="24"/>
          <w:szCs w:val="24"/>
        </w:rPr>
        <w:t xml:space="preserve"> </w:t>
      </w:r>
      <w:r w:rsidR="000D42A9">
        <w:rPr>
          <w:rFonts w:ascii="Times New Roman" w:hAnsi="Times New Roman" w:cs="Times New Roman" w:hint="eastAsia"/>
          <w:sz w:val="24"/>
          <w:szCs w:val="24"/>
        </w:rPr>
        <w:t>ID</w:t>
      </w:r>
      <w:r w:rsidR="000D42A9">
        <w:rPr>
          <w:rFonts w:ascii="Times New Roman" w:hAnsi="Times New Roman" w:cs="Times New Roman" w:hint="eastAsia"/>
          <w:sz w:val="24"/>
          <w:szCs w:val="24"/>
        </w:rPr>
        <w:t>、</w:t>
      </w:r>
      <w:r w:rsidR="006B4722">
        <w:rPr>
          <w:rFonts w:ascii="Times New Roman" w:hAnsi="Times New Roman" w:cs="Times New Roman" w:hint="eastAsia"/>
          <w:sz w:val="24"/>
          <w:szCs w:val="24"/>
        </w:rPr>
        <w:t>接收节点</w:t>
      </w:r>
      <w:r w:rsidR="006B4722">
        <w:rPr>
          <w:rFonts w:ascii="Times New Roman" w:hAnsi="Times New Roman" w:cs="Times New Roman" w:hint="eastAsia"/>
          <w:sz w:val="24"/>
          <w:szCs w:val="24"/>
        </w:rPr>
        <w:t>ID</w:t>
      </w:r>
      <w:r w:rsidR="006B4722">
        <w:rPr>
          <w:rFonts w:ascii="Times New Roman" w:hAnsi="Times New Roman" w:cs="Times New Roman" w:hint="eastAsia"/>
          <w:sz w:val="24"/>
          <w:szCs w:val="24"/>
        </w:rPr>
        <w:t>和接收节点的势能值。</w:t>
      </w:r>
      <w:r w:rsidR="003F328F">
        <w:rPr>
          <w:rFonts w:ascii="Times New Roman" w:hAnsi="Times New Roman" w:cs="Times New Roman" w:hint="eastAsia"/>
          <w:sz w:val="24"/>
          <w:szCs w:val="24"/>
        </w:rPr>
        <w:t>Info</w:t>
      </w:r>
      <w:r w:rsidR="003F328F">
        <w:rPr>
          <w:rFonts w:ascii="Times New Roman" w:hAnsi="Times New Roman" w:cs="Times New Roman" w:hint="eastAsia"/>
          <w:sz w:val="24"/>
          <w:szCs w:val="24"/>
        </w:rPr>
        <w:t>包和</w:t>
      </w:r>
      <w:r w:rsidR="003F328F">
        <w:rPr>
          <w:rFonts w:ascii="Times New Roman" w:hAnsi="Times New Roman" w:cs="Times New Roman" w:hint="eastAsia"/>
          <w:sz w:val="24"/>
          <w:szCs w:val="24"/>
        </w:rPr>
        <w:t>Echo</w:t>
      </w:r>
      <w:r w:rsidR="003F328F">
        <w:rPr>
          <w:rFonts w:ascii="Times New Roman" w:hAnsi="Times New Roman" w:cs="Times New Roman" w:hint="eastAsia"/>
          <w:sz w:val="24"/>
          <w:szCs w:val="24"/>
        </w:rPr>
        <w:t>包的消息格式如图</w:t>
      </w:r>
      <w:r w:rsidR="003F328F">
        <w:rPr>
          <w:rFonts w:ascii="Times New Roman" w:hAnsi="Times New Roman" w:cs="Times New Roman" w:hint="eastAsia"/>
          <w:sz w:val="24"/>
          <w:szCs w:val="24"/>
        </w:rPr>
        <w:t>3-</w:t>
      </w:r>
      <w:r w:rsidR="0046657E">
        <w:rPr>
          <w:rFonts w:ascii="Times New Roman" w:hAnsi="Times New Roman" w:cs="Times New Roman"/>
          <w:sz w:val="24"/>
          <w:szCs w:val="24"/>
        </w:rPr>
        <w:t>4</w:t>
      </w:r>
      <w:r w:rsidR="003F328F">
        <w:rPr>
          <w:rFonts w:ascii="Times New Roman" w:hAnsi="Times New Roman" w:cs="Times New Roman" w:hint="eastAsia"/>
          <w:sz w:val="24"/>
          <w:szCs w:val="24"/>
        </w:rPr>
        <w:t>所示。</w:t>
      </w:r>
    </w:p>
    <w:p w14:paraId="6BB6460E" w14:textId="60F264A1" w:rsidR="003F328F" w:rsidRDefault="000D42A9" w:rsidP="0046657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7AFA0" wp14:editId="3811AFA6">
            <wp:extent cx="2379621" cy="176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9621" cy="1764000"/>
                    </a:xfrm>
                    <a:prstGeom prst="rect">
                      <a:avLst/>
                    </a:prstGeom>
                    <a:noFill/>
                    <a:ln>
                      <a:noFill/>
                    </a:ln>
                  </pic:spPr>
                </pic:pic>
              </a:graphicData>
            </a:graphic>
          </wp:inline>
        </w:drawing>
      </w:r>
    </w:p>
    <w:p w14:paraId="205C7181" w14:textId="4310025B" w:rsidR="0046657E" w:rsidRDefault="0046657E" w:rsidP="0046657E">
      <w:pPr>
        <w:jc w:val="center"/>
        <w:rPr>
          <w:rFonts w:ascii="Times New Roman" w:hAnsi="Times New Roman" w:cs="Times New Roman"/>
          <w:sz w:val="24"/>
          <w:szCs w:val="24"/>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4</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消息格式</w:t>
      </w:r>
    </w:p>
    <w:p w14:paraId="3E3D8651" w14:textId="5997D9F5" w:rsidR="00951F3D" w:rsidRPr="00951F3D" w:rsidRDefault="0077709F" w:rsidP="00112773">
      <w:pPr>
        <w:spacing w:line="400" w:lineRule="exact"/>
        <w:ind w:firstLineChars="200" w:firstLine="480"/>
        <w:rPr>
          <w:rFonts w:ascii="Times New Roman" w:hAnsi="Times New Roman" w:cs="Times New Roman"/>
          <w:sz w:val="24"/>
          <w:szCs w:val="24"/>
        </w:rPr>
      </w:pPr>
      <w:r w:rsidRPr="0077709F">
        <w:rPr>
          <w:rFonts w:ascii="Times New Roman" w:hAnsi="Times New Roman" w:cs="Times New Roman" w:hint="eastAsia"/>
          <w:sz w:val="24"/>
          <w:szCs w:val="24"/>
        </w:rPr>
        <w:t>物理学</w:t>
      </w:r>
      <w:r>
        <w:rPr>
          <w:rFonts w:ascii="Times New Roman" w:hAnsi="Times New Roman" w:cs="Times New Roman" w:hint="eastAsia"/>
          <w:sz w:val="24"/>
          <w:szCs w:val="24"/>
        </w:rPr>
        <w:t>中常用的</w:t>
      </w:r>
      <w:r w:rsidR="00B45837">
        <w:rPr>
          <w:rFonts w:ascii="Times New Roman" w:hAnsi="Times New Roman" w:cs="Times New Roman" w:hint="eastAsia"/>
          <w:sz w:val="24"/>
          <w:szCs w:val="24"/>
        </w:rPr>
        <w:t>势场的偏微分方程是</w:t>
      </w:r>
      <w:r>
        <w:rPr>
          <w:rFonts w:ascii="Times New Roman" w:hAnsi="Times New Roman" w:cs="Times New Roman" w:hint="eastAsia"/>
          <w:sz w:val="24"/>
          <w:szCs w:val="24"/>
        </w:rPr>
        <w:t>泊松方程，</w:t>
      </w:r>
      <w:r w:rsidR="00951F3D">
        <w:rPr>
          <w:rFonts w:ascii="Times New Roman" w:hAnsi="Times New Roman" w:cs="Times New Roman" w:hint="eastAsia"/>
          <w:sz w:val="24"/>
          <w:szCs w:val="24"/>
        </w:rPr>
        <w:t>它</w:t>
      </w:r>
      <w:r w:rsidR="00EB742D">
        <w:rPr>
          <w:rFonts w:ascii="Times New Roman" w:hAnsi="Times New Roman" w:cs="Times New Roman" w:hint="eastAsia"/>
          <w:sz w:val="24"/>
          <w:szCs w:val="24"/>
        </w:rPr>
        <w:t>可以</w:t>
      </w:r>
      <w:r w:rsidR="00951F3D">
        <w:rPr>
          <w:rFonts w:ascii="Times New Roman" w:hAnsi="Times New Roman" w:cs="Times New Roman" w:hint="eastAsia"/>
          <w:sz w:val="24"/>
          <w:szCs w:val="24"/>
        </w:rPr>
        <w:t>用来</w:t>
      </w:r>
      <w:r w:rsidR="00EB742D">
        <w:rPr>
          <w:rFonts w:ascii="Times New Roman" w:hAnsi="Times New Roman" w:cs="Times New Roman" w:hint="eastAsia"/>
          <w:sz w:val="24"/>
          <w:szCs w:val="24"/>
        </w:rPr>
        <w:t>描述</w:t>
      </w:r>
      <w:r w:rsidR="00B45837">
        <w:rPr>
          <w:rFonts w:ascii="Times New Roman" w:hAnsi="Times New Roman" w:cs="Times New Roman" w:hint="eastAsia"/>
          <w:sz w:val="24"/>
          <w:szCs w:val="24"/>
        </w:rPr>
        <w:t>某个</w:t>
      </w:r>
      <w:r w:rsidR="00EB742D">
        <w:rPr>
          <w:rFonts w:ascii="Times New Roman" w:hAnsi="Times New Roman" w:cs="Times New Roman" w:hint="eastAsia"/>
          <w:sz w:val="24"/>
          <w:szCs w:val="24"/>
        </w:rPr>
        <w:t>给</w:t>
      </w:r>
      <w:r w:rsidR="00B45837">
        <w:rPr>
          <w:rFonts w:ascii="Times New Roman" w:hAnsi="Times New Roman" w:cs="Times New Roman" w:hint="eastAsia"/>
          <w:sz w:val="24"/>
          <w:szCs w:val="24"/>
        </w:rPr>
        <w:t>定</w:t>
      </w:r>
      <w:r w:rsidR="00EB742D">
        <w:rPr>
          <w:rFonts w:ascii="Times New Roman" w:hAnsi="Times New Roman" w:cs="Times New Roman" w:hint="eastAsia"/>
          <w:sz w:val="24"/>
          <w:szCs w:val="24"/>
        </w:rPr>
        <w:t>电荷或质量密度分布</w:t>
      </w:r>
      <w:r w:rsidR="00B45837">
        <w:rPr>
          <w:rFonts w:ascii="Times New Roman" w:hAnsi="Times New Roman" w:cs="Times New Roman" w:hint="eastAsia"/>
          <w:sz w:val="24"/>
          <w:szCs w:val="24"/>
        </w:rPr>
        <w:t>所</w:t>
      </w:r>
      <w:r w:rsidR="00EB742D">
        <w:rPr>
          <w:rFonts w:ascii="Times New Roman" w:hAnsi="Times New Roman" w:cs="Times New Roman" w:hint="eastAsia"/>
          <w:sz w:val="24"/>
          <w:szCs w:val="24"/>
        </w:rPr>
        <w:t>引起的</w:t>
      </w:r>
      <w:r w:rsidR="00D327C8">
        <w:rPr>
          <w:rFonts w:ascii="Times New Roman" w:hAnsi="Times New Roman" w:cs="Times New Roman" w:hint="eastAsia"/>
          <w:sz w:val="24"/>
          <w:szCs w:val="24"/>
        </w:rPr>
        <w:t>静电场或者重力场</w:t>
      </w:r>
      <w:r w:rsidR="00B45837">
        <w:rPr>
          <w:rFonts w:ascii="Times New Roman" w:hAnsi="Times New Roman" w:cs="Times New Roman" w:hint="eastAsia"/>
          <w:sz w:val="24"/>
          <w:szCs w:val="24"/>
        </w:rPr>
        <w:t>。</w:t>
      </w:r>
      <w:r w:rsidR="00D327C8">
        <w:rPr>
          <w:rFonts w:ascii="Times New Roman" w:hAnsi="Times New Roman" w:cs="Times New Roman" w:hint="eastAsia"/>
          <w:sz w:val="24"/>
          <w:szCs w:val="24"/>
        </w:rPr>
        <w:t>本文的算法用物理学中的势能问题和网络中的路由问题作类比</w:t>
      </w:r>
      <w:r w:rsidR="002B7ABF">
        <w:rPr>
          <w:rFonts w:ascii="Times New Roman" w:hAnsi="Times New Roman" w:cs="Times New Roman" w:hint="eastAsia"/>
          <w:sz w:val="24"/>
          <w:szCs w:val="24"/>
        </w:rPr>
        <w:t>，目的是找到一种有效而且稳定的解决方案</w:t>
      </w:r>
      <w:r w:rsidR="00D327C8">
        <w:rPr>
          <w:rFonts w:ascii="Times New Roman" w:hAnsi="Times New Roman" w:cs="Times New Roman" w:hint="eastAsia"/>
          <w:sz w:val="24"/>
          <w:szCs w:val="24"/>
        </w:rPr>
        <w:t>。</w:t>
      </w:r>
      <w:r w:rsidR="00951F3D">
        <w:rPr>
          <w:rFonts w:ascii="Times New Roman" w:hAnsi="Times New Roman" w:cs="Times New Roman" w:hint="eastAsia"/>
          <w:sz w:val="24"/>
          <w:szCs w:val="24"/>
        </w:rPr>
        <w:t>在传统的泊松方程中，</w:t>
      </w:r>
      <m:oMath>
        <m:r>
          <w:rPr>
            <w:rFonts w:ascii="Cambria Math" w:hAnsi="Cambria Math" w:cs="Times New Roman"/>
            <w:sz w:val="24"/>
            <w:szCs w:val="24"/>
          </w:rPr>
          <m:t>ϕ</m:t>
        </m:r>
      </m:oMath>
      <w:r w:rsidR="00951F3D" w:rsidRPr="00EA795A">
        <w:rPr>
          <w:rFonts w:ascii="Times New Roman" w:hAnsi="Times New Roman" w:cs="Times New Roman" w:hint="eastAsia"/>
          <w:sz w:val="24"/>
          <w:szCs w:val="24"/>
        </w:rPr>
        <w:t>代表势能，</w:t>
      </w:r>
      <m:oMath>
        <m:r>
          <w:rPr>
            <w:rFonts w:ascii="Cambria Math" w:hAnsi="Cambria Math" w:cs="Times New Roman"/>
            <w:sz w:val="24"/>
            <w:szCs w:val="24"/>
          </w:rPr>
          <m:t>ε</m:t>
        </m:r>
      </m:oMath>
      <w:r w:rsidR="00951F3D" w:rsidRPr="00EA795A">
        <w:rPr>
          <w:rFonts w:ascii="Times New Roman" w:hAnsi="Times New Roman" w:cs="Times New Roman" w:hint="eastAsia"/>
          <w:sz w:val="24"/>
          <w:szCs w:val="24"/>
        </w:rPr>
        <w:t>代表介电常数，</w:t>
      </w:r>
      <m:oMath>
        <m:r>
          <w:rPr>
            <w:rFonts w:ascii="Cambria Math" w:hAnsi="Cambria Math" w:cs="Times New Roman"/>
            <w:sz w:val="24"/>
            <w:szCs w:val="24"/>
          </w:rPr>
          <m:t>ρ</m:t>
        </m:r>
      </m:oMath>
      <w:r w:rsidR="00951F3D" w:rsidRPr="00EA795A">
        <w:rPr>
          <w:rFonts w:ascii="Times New Roman" w:hAnsi="Times New Roman" w:cs="Times New Roman" w:hint="eastAsia"/>
          <w:sz w:val="24"/>
          <w:szCs w:val="24"/>
        </w:rPr>
        <w:t>代表电荷密度</w:t>
      </w:r>
      <w:r w:rsidR="00645E40">
        <w:rPr>
          <w:rFonts w:ascii="Times New Roman" w:hAnsi="Times New Roman" w:cs="Times New Roman" w:hint="eastAsia"/>
          <w:sz w:val="24"/>
          <w:szCs w:val="24"/>
        </w:rPr>
        <w:t>。</w:t>
      </w:r>
    </w:p>
    <w:p w14:paraId="2E1B14EB" w14:textId="2F4C44E8" w:rsidR="00951F3D" w:rsidRPr="00951F3D" w:rsidRDefault="008728F1" w:rsidP="00D255EF">
      <w:pPr>
        <w:wordWrap w:val="0"/>
        <w:spacing w:line="400" w:lineRule="exact"/>
        <w:ind w:firstLineChars="200" w:firstLine="480"/>
        <w:jc w:val="right"/>
        <w:rPr>
          <w:rFonts w:ascii="Times New Roman" w:hAnsi="Times New Roman" w:cs="Times New Roman"/>
          <w:sz w:val="24"/>
          <w:szCs w:val="24"/>
        </w:rPr>
      </w:pPr>
      <m:oMath>
        <m:sSup>
          <m:sSupPr>
            <m:ctrlPr>
              <w:rPr>
                <w:rFonts w:ascii="Cambria Math" w:eastAsia="MS Mincho" w:hAnsi="Cambria Math" w:cs="Times New Roman"/>
                <w:spacing w:val="-1"/>
                <w:kern w:val="0"/>
                <w:sz w:val="24"/>
                <w:szCs w:val="24"/>
                <w:lang w:eastAsia="en-US"/>
              </w:rPr>
            </m:ctrlPr>
          </m:sSupPr>
          <m:e>
            <m:r>
              <w:rPr>
                <w:rFonts w:ascii="Cambria Math" w:eastAsia="MS Mincho" w:hAnsi="Cambria Math" w:cs="Times New Roman"/>
                <w:spacing w:val="-1"/>
                <w:kern w:val="0"/>
                <w:sz w:val="24"/>
                <w:szCs w:val="24"/>
              </w:rPr>
              <m:t>∇</m:t>
            </m:r>
          </m:e>
          <m:sup>
            <m:r>
              <m:rPr>
                <m:sty m:val="p"/>
              </m:rPr>
              <w:rPr>
                <w:rFonts w:ascii="Cambria Math" w:eastAsia="MS Mincho" w:hAnsi="Cambria Math" w:cs="Times New Roman"/>
                <w:spacing w:val="-1"/>
                <w:kern w:val="0"/>
                <w:sz w:val="24"/>
                <w:szCs w:val="24"/>
              </w:rPr>
              <m:t>2</m:t>
            </m:r>
          </m:sup>
        </m:sSup>
        <m:r>
          <w:rPr>
            <w:rFonts w:ascii="Cambria Math" w:eastAsia="MS Mincho" w:hAnsi="Cambria Math" w:cs="Times New Roman"/>
            <w:spacing w:val="-1"/>
            <w:kern w:val="0"/>
            <w:sz w:val="24"/>
            <w:szCs w:val="24"/>
          </w:rPr>
          <m:t>ϕ</m:t>
        </m:r>
        <m:r>
          <m:rPr>
            <m:sty m:val="p"/>
          </m:rPr>
          <w:rPr>
            <w:rFonts w:ascii="Cambria Math" w:eastAsia="MS Mincho" w:hAnsi="Cambria Math" w:cs="Times New Roman"/>
            <w:spacing w:val="-1"/>
            <w:kern w:val="0"/>
            <w:sz w:val="24"/>
            <w:szCs w:val="24"/>
          </w:rPr>
          <m:t>=-</m:t>
        </m:r>
        <m:r>
          <w:rPr>
            <w:rFonts w:ascii="Cambria Math" w:eastAsia="MS Mincho" w:hAnsi="Cambria Math" w:cs="Times New Roman"/>
            <w:spacing w:val="-1"/>
            <w:kern w:val="0"/>
            <w:sz w:val="24"/>
            <w:szCs w:val="24"/>
          </w:rPr>
          <m:t>ρ</m:t>
        </m:r>
        <m:r>
          <m:rPr>
            <m:sty m:val="p"/>
          </m:rPr>
          <w:rPr>
            <w:rFonts w:ascii="Cambria Math" w:eastAsia="MS Mincho" w:hAnsi="Cambria Math" w:cs="Times New Roman"/>
            <w:spacing w:val="-1"/>
            <w:kern w:val="0"/>
            <w:sz w:val="24"/>
            <w:szCs w:val="24"/>
          </w:rPr>
          <m:t>/</m:t>
        </m:r>
        <m:r>
          <w:rPr>
            <w:rFonts w:ascii="Cambria Math" w:eastAsia="MS Mincho" w:hAnsi="Cambria Math" w:cs="Times New Roman"/>
            <w:spacing w:val="-1"/>
            <w:kern w:val="0"/>
            <w:sz w:val="24"/>
            <w:szCs w:val="24"/>
          </w:rPr>
          <m:t>ε</m:t>
        </m:r>
      </m:oMath>
      <w:r w:rsidR="00D255EF">
        <w:rPr>
          <w:rFonts w:ascii="Times New Roman" w:hAnsi="Times New Roman" w:cs="Times New Roman" w:hint="eastAsia"/>
          <w:spacing w:val="-1"/>
          <w:kern w:val="0"/>
          <w:sz w:val="24"/>
          <w:szCs w:val="24"/>
        </w:rPr>
        <w:t xml:space="preserve"> </w:t>
      </w:r>
      <w:r w:rsidR="00D255EF">
        <w:rPr>
          <w:rFonts w:ascii="Times New Roman" w:hAnsi="Times New Roman" w:cs="Times New Roman"/>
          <w:spacing w:val="-1"/>
          <w:kern w:val="0"/>
          <w:sz w:val="24"/>
          <w:szCs w:val="24"/>
        </w:rPr>
        <w:t xml:space="preserve">                       </w:t>
      </w:r>
      <w:r w:rsidR="00D255EF">
        <w:rPr>
          <w:rFonts w:ascii="Times New Roman" w:hAnsi="Times New Roman" w:cs="Times New Roman" w:hint="eastAsia"/>
          <w:spacing w:val="-1"/>
          <w:kern w:val="0"/>
          <w:sz w:val="24"/>
          <w:szCs w:val="24"/>
        </w:rPr>
        <w:t>（</w:t>
      </w:r>
      <w:r w:rsidR="00D255EF">
        <w:rPr>
          <w:rFonts w:ascii="Times New Roman" w:hAnsi="Times New Roman" w:cs="Times New Roman" w:hint="eastAsia"/>
          <w:spacing w:val="-1"/>
          <w:kern w:val="0"/>
          <w:sz w:val="24"/>
          <w:szCs w:val="24"/>
        </w:rPr>
        <w:t>3-</w:t>
      </w:r>
      <w:r w:rsidR="00D255EF">
        <w:rPr>
          <w:rFonts w:ascii="Times New Roman" w:hAnsi="Times New Roman" w:cs="Times New Roman"/>
          <w:spacing w:val="-1"/>
          <w:kern w:val="0"/>
          <w:sz w:val="24"/>
          <w:szCs w:val="24"/>
        </w:rPr>
        <w:t>1</w:t>
      </w:r>
      <w:r w:rsidR="00D255EF">
        <w:rPr>
          <w:rFonts w:ascii="Times New Roman" w:hAnsi="Times New Roman" w:cs="Times New Roman" w:hint="eastAsia"/>
          <w:spacing w:val="-1"/>
          <w:kern w:val="0"/>
          <w:sz w:val="24"/>
          <w:szCs w:val="24"/>
        </w:rPr>
        <w:t>）</w:t>
      </w:r>
    </w:p>
    <w:p w14:paraId="2035D46B" w14:textId="60F71967" w:rsidR="00112773" w:rsidRPr="00951F3D" w:rsidRDefault="00951F3D" w:rsidP="00951F3D">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结合本文应用场景的需求和特点</w:t>
      </w:r>
      <w:r w:rsidR="00B45837">
        <w:rPr>
          <w:rFonts w:ascii="Times New Roman" w:hAnsi="Times New Roman" w:cs="Times New Roman" w:hint="eastAsia"/>
          <w:sz w:val="24"/>
          <w:szCs w:val="24"/>
        </w:rPr>
        <w:t>，</w:t>
      </w:r>
      <w:r>
        <w:rPr>
          <w:rFonts w:ascii="Times New Roman" w:hAnsi="Times New Roman" w:cs="Times New Roman" w:hint="eastAsia"/>
          <w:sz w:val="24"/>
          <w:szCs w:val="24"/>
        </w:rPr>
        <w:t>泊松方程改</w:t>
      </w:r>
      <w:r w:rsidRPr="00951F3D">
        <w:rPr>
          <w:rFonts w:ascii="Times New Roman" w:hAnsi="Times New Roman" w:cs="Times New Roman" w:hint="eastAsia"/>
          <w:sz w:val="24"/>
          <w:szCs w:val="24"/>
        </w:rPr>
        <w:t>进为：</w:t>
      </w:r>
    </w:p>
    <w:p w14:paraId="74D86D12" w14:textId="2C624CEF" w:rsidR="00951F3D" w:rsidRPr="00951F3D" w:rsidRDefault="008728F1" w:rsidP="00AD020A">
      <w:pPr>
        <w:wordWrap w:val="0"/>
        <w:spacing w:line="400" w:lineRule="exact"/>
        <w:ind w:firstLineChars="200" w:firstLine="480"/>
        <w:jc w:val="right"/>
        <w:rPr>
          <w:rFonts w:ascii="Times New Roman" w:hAnsi="Times New Roman" w:cs="Times New Roman"/>
          <w:sz w:val="24"/>
          <w:szCs w:val="24"/>
        </w:rPr>
      </w:pPr>
      <m:oMath>
        <m:sSup>
          <m:sSupPr>
            <m:ctrlPr>
              <w:rPr>
                <w:rFonts w:ascii="Cambria Math" w:eastAsia="MS Mincho" w:hAnsi="Cambria Math"/>
                <w:spacing w:val="-1"/>
                <w:kern w:val="0"/>
                <w:sz w:val="24"/>
                <w:szCs w:val="24"/>
                <w:lang w:eastAsia="en-US"/>
              </w:rPr>
            </m:ctrlPr>
          </m:sSupPr>
          <m:e>
            <m:r>
              <w:rPr>
                <w:rFonts w:ascii="Cambria Math" w:eastAsia="MS Mincho" w:hAnsi="Cambria Math"/>
                <w:spacing w:val="-1"/>
                <w:kern w:val="0"/>
                <w:sz w:val="24"/>
                <w:szCs w:val="24"/>
              </w:rPr>
              <m:t>∇</m:t>
            </m:r>
          </m:e>
          <m:sup>
            <m:r>
              <m:rPr>
                <m:sty m:val="p"/>
              </m:rPr>
              <w:rPr>
                <w:rFonts w:ascii="Cambria Math" w:eastAsia="MS Mincho" w:hAnsi="Cambria Math"/>
                <w:spacing w:val="-1"/>
                <w:kern w:val="0"/>
                <w:sz w:val="24"/>
                <w:szCs w:val="24"/>
              </w:rPr>
              <m:t>2</m:t>
            </m:r>
          </m:sup>
        </m:sSup>
        <m:r>
          <w:rPr>
            <w:rFonts w:ascii="Cambria Math" w:eastAsia="MS Mincho" w:hAnsi="Cambria Math"/>
            <w:spacing w:val="-1"/>
            <w:kern w:val="0"/>
            <w:sz w:val="24"/>
            <w:szCs w:val="24"/>
          </w:rPr>
          <m:t>ϕ</m:t>
        </m:r>
        <m:r>
          <m:rPr>
            <m:sty m:val="p"/>
          </m:rPr>
          <w:rPr>
            <w:rFonts w:ascii="Cambria Math" w:eastAsia="MS Mincho" w:hAnsi="Cambria Math"/>
            <w:spacing w:val="-1"/>
            <w:kern w:val="0"/>
            <w:sz w:val="24"/>
            <w:szCs w:val="24"/>
          </w:rPr>
          <m:t>(</m:t>
        </m:r>
        <m:r>
          <w:rPr>
            <w:rFonts w:ascii="Cambria Math" w:eastAsia="MS Mincho" w:hAnsi="Cambria Math"/>
            <w:spacing w:val="-1"/>
            <w:kern w:val="0"/>
            <w:sz w:val="24"/>
            <w:szCs w:val="24"/>
          </w:rPr>
          <m:t>v</m:t>
        </m:r>
        <m:r>
          <m:rPr>
            <m:sty m:val="p"/>
          </m:rPr>
          <w:rPr>
            <w:rFonts w:ascii="Cambria Math" w:eastAsia="MS Mincho" w:hAnsi="Cambria Math"/>
            <w:spacing w:val="-1"/>
            <w:kern w:val="0"/>
            <w:sz w:val="24"/>
            <w:szCs w:val="24"/>
          </w:rPr>
          <m:t>)</m:t>
        </m:r>
        <m:r>
          <m:rPr>
            <m:sty m:val="p"/>
          </m:rPr>
          <w:rPr>
            <w:rFonts w:ascii="Cambria Math" w:eastAsia="MS Mincho" w:hAnsi="Cambria Math" w:hint="eastAsia"/>
            <w:spacing w:val="-1"/>
            <w:kern w:val="0"/>
            <w:sz w:val="24"/>
            <w:szCs w:val="24"/>
          </w:rPr>
          <m:t>=</m:t>
        </m:r>
        <m:r>
          <m:rPr>
            <m:sty m:val="p"/>
          </m:rPr>
          <w:rPr>
            <w:rFonts w:ascii="Cambria Math" w:eastAsia="MS Mincho" w:hAnsi="Cambria Math" w:hint="eastAsia"/>
            <w:spacing w:val="-1"/>
            <w:kern w:val="0"/>
            <w:sz w:val="24"/>
            <w:szCs w:val="24"/>
          </w:rPr>
          <m:t>-</m:t>
        </m:r>
        <m:r>
          <w:rPr>
            <w:rFonts w:ascii="Cambria Math" w:eastAsia="MS Mincho" w:hAnsi="Cambria Math"/>
            <w:spacing w:val="-1"/>
            <w:kern w:val="0"/>
            <w:sz w:val="24"/>
            <w:szCs w:val="24"/>
          </w:rPr>
          <m:t>ρ</m:t>
        </m:r>
        <m:r>
          <m:rPr>
            <m:sty m:val="p"/>
          </m:rPr>
          <w:rPr>
            <w:rFonts w:ascii="Cambria Math" w:eastAsia="MS Mincho" w:hAnsi="Cambria Math"/>
            <w:spacing w:val="-1"/>
            <w:kern w:val="0"/>
            <w:sz w:val="24"/>
            <w:szCs w:val="24"/>
          </w:rPr>
          <m:t>(</m:t>
        </m:r>
        <m:r>
          <w:rPr>
            <w:rFonts w:ascii="Cambria Math" w:eastAsia="MS Mincho" w:hAnsi="Cambria Math"/>
            <w:spacing w:val="-1"/>
            <w:kern w:val="0"/>
            <w:sz w:val="24"/>
            <w:szCs w:val="24"/>
          </w:rPr>
          <m:t>v</m:t>
        </m:r>
        <m:r>
          <m:rPr>
            <m:sty m:val="p"/>
          </m:rPr>
          <w:rPr>
            <w:rFonts w:ascii="Cambria Math" w:eastAsia="MS Mincho" w:hAnsi="Cambria Math"/>
            <w:spacing w:val="-1"/>
            <w:kern w:val="0"/>
            <w:sz w:val="24"/>
            <w:szCs w:val="24"/>
          </w:rPr>
          <m:t>)/</m:t>
        </m:r>
        <m:r>
          <w:rPr>
            <w:rFonts w:ascii="Cambria Math" w:eastAsia="MS Mincho" w:hAnsi="Cambria Math"/>
            <w:spacing w:val="-1"/>
            <w:kern w:val="0"/>
            <w:sz w:val="24"/>
            <w:szCs w:val="24"/>
          </w:rPr>
          <m:t>ε</m:t>
        </m:r>
      </m:oMath>
      <w:r w:rsidR="00AD020A">
        <w:rPr>
          <w:rFonts w:ascii="Times New Roman" w:hAnsi="Times New Roman" w:cs="Times New Roman" w:hint="eastAsia"/>
          <w:spacing w:val="-1"/>
          <w:kern w:val="0"/>
          <w:sz w:val="24"/>
          <w:szCs w:val="24"/>
        </w:rPr>
        <w:t xml:space="preserve"> </w:t>
      </w:r>
      <w:r w:rsidR="00AD020A">
        <w:rPr>
          <w:rFonts w:ascii="Times New Roman" w:hAnsi="Times New Roman" w:cs="Times New Roman"/>
          <w:spacing w:val="-1"/>
          <w:kern w:val="0"/>
          <w:sz w:val="24"/>
          <w:szCs w:val="24"/>
        </w:rPr>
        <w:t xml:space="preserve">                    </w:t>
      </w:r>
      <w:r w:rsidR="00AD020A">
        <w:rPr>
          <w:rFonts w:ascii="Times New Roman" w:hAnsi="Times New Roman" w:cs="Times New Roman" w:hint="eastAsia"/>
          <w:spacing w:val="-1"/>
          <w:kern w:val="0"/>
          <w:sz w:val="24"/>
          <w:szCs w:val="24"/>
        </w:rPr>
        <w:t>（</w:t>
      </w:r>
      <w:r w:rsidR="00AD020A">
        <w:rPr>
          <w:rFonts w:ascii="Times New Roman" w:hAnsi="Times New Roman" w:cs="Times New Roman" w:hint="eastAsia"/>
          <w:spacing w:val="-1"/>
          <w:kern w:val="0"/>
          <w:sz w:val="24"/>
          <w:szCs w:val="24"/>
        </w:rPr>
        <w:t>3-</w:t>
      </w:r>
      <w:r w:rsidR="00AD020A">
        <w:rPr>
          <w:rFonts w:ascii="Times New Roman" w:hAnsi="Times New Roman" w:cs="Times New Roman"/>
          <w:spacing w:val="-1"/>
          <w:kern w:val="0"/>
          <w:sz w:val="24"/>
          <w:szCs w:val="24"/>
        </w:rPr>
        <w:t>2</w:t>
      </w:r>
      <w:r w:rsidR="00AD020A">
        <w:rPr>
          <w:rFonts w:ascii="Times New Roman" w:hAnsi="Times New Roman" w:cs="Times New Roman" w:hint="eastAsia"/>
          <w:spacing w:val="-1"/>
          <w:kern w:val="0"/>
          <w:sz w:val="24"/>
          <w:szCs w:val="24"/>
        </w:rPr>
        <w:t>）</w:t>
      </w:r>
    </w:p>
    <w:p w14:paraId="78BD8884" w14:textId="7F7FA2CD" w:rsidR="008102D5" w:rsidRPr="006B256F" w:rsidRDefault="00951F3D" w:rsidP="006B256F">
      <w:pPr>
        <w:spacing w:line="400" w:lineRule="exact"/>
        <w:ind w:firstLineChars="200" w:firstLine="480"/>
        <w:rPr>
          <w:rFonts w:ascii="Times New Roman" w:hAnsi="Times New Roman" w:cs="Times New Roman"/>
          <w:sz w:val="24"/>
          <w:szCs w:val="24"/>
        </w:rPr>
      </w:pPr>
      <w:r w:rsidRPr="006B256F">
        <w:rPr>
          <w:rFonts w:ascii="Times New Roman" w:hAnsi="Times New Roman" w:cs="Times New Roman" w:hint="eastAsia"/>
          <w:sz w:val="24"/>
          <w:szCs w:val="24"/>
        </w:rPr>
        <w:t>其中，</w:t>
      </w:r>
      <w:r>
        <w:rPr>
          <w:rFonts w:ascii="Times New Roman" w:hAnsi="Times New Roman" w:cs="Times New Roman" w:hint="eastAsia"/>
          <w:sz w:val="24"/>
          <w:szCs w:val="24"/>
        </w:rPr>
        <w:t>对于每一个网络中的</w:t>
      </w:r>
      <w:r w:rsidRPr="006B256F">
        <w:rPr>
          <w:rFonts w:ascii="Times New Roman" w:hAnsi="Times New Roman" w:cs="Times New Roman" w:hint="eastAsia"/>
          <w:sz w:val="24"/>
          <w:szCs w:val="24"/>
        </w:rPr>
        <w:t>节点</w:t>
      </w:r>
      <m:oMath>
        <m:r>
          <w:rPr>
            <w:rFonts w:ascii="Cambria Math" w:hAnsi="Cambria Math" w:cs="Times New Roman"/>
            <w:sz w:val="24"/>
            <w:szCs w:val="24"/>
          </w:rPr>
          <m:t>v</m:t>
        </m:r>
      </m:oMath>
      <w:r>
        <w:rPr>
          <w:rFonts w:ascii="Times New Roman" w:hAnsi="Times New Roman" w:cs="Times New Roman" w:hint="eastAsia"/>
          <w:sz w:val="24"/>
          <w:szCs w:val="24"/>
        </w:rPr>
        <w:t>，</w:t>
      </w:r>
      <m:oMath>
        <m:r>
          <w:rPr>
            <w:rFonts w:ascii="Cambria Math" w:hAnsi="Cambria Math" w:cs="Times New Roman"/>
            <w:sz w:val="24"/>
            <w:szCs w:val="24"/>
          </w:rPr>
          <m:t>ϕ</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sidRPr="006B256F">
        <w:rPr>
          <w:rFonts w:ascii="Times New Roman" w:hAnsi="Times New Roman" w:cs="Times New Roman" w:hint="eastAsia"/>
          <w:sz w:val="24"/>
          <w:szCs w:val="24"/>
        </w:rPr>
        <w:t>代表它的</w:t>
      </w:r>
      <w:r>
        <w:rPr>
          <w:rFonts w:ascii="Times New Roman" w:hAnsi="Times New Roman" w:cs="Times New Roman" w:hint="eastAsia"/>
          <w:sz w:val="24"/>
          <w:szCs w:val="24"/>
        </w:rPr>
        <w:t>势能，</w:t>
      </w:r>
      <m:oMath>
        <m:r>
          <w:rPr>
            <w:rFonts w:ascii="Cambria Math" w:hAnsi="Cambria Math" w:cs="Times New Roman"/>
            <w:sz w:val="24"/>
            <w:szCs w:val="24"/>
          </w:rPr>
          <m:t>ρ</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sidRPr="006B256F">
        <w:rPr>
          <w:rFonts w:ascii="Times New Roman" w:hAnsi="Times New Roman" w:cs="Times New Roman" w:hint="eastAsia"/>
          <w:sz w:val="24"/>
          <w:szCs w:val="24"/>
        </w:rPr>
        <w:t>是节点</w:t>
      </w:r>
      <m:oMath>
        <m:r>
          <w:rPr>
            <w:rFonts w:ascii="Cambria Math" w:hAnsi="Cambria Math" w:cs="Times New Roman"/>
            <w:sz w:val="24"/>
            <w:szCs w:val="24"/>
          </w:rPr>
          <m:t>v</m:t>
        </m:r>
      </m:oMath>
      <w:r>
        <w:rPr>
          <w:rFonts w:ascii="Times New Roman" w:hAnsi="Times New Roman" w:cs="Times New Roman" w:hint="eastAsia"/>
          <w:sz w:val="24"/>
          <w:szCs w:val="24"/>
        </w:rPr>
        <w:t>的</w:t>
      </w:r>
      <w:r>
        <w:rPr>
          <w:rFonts w:ascii="Times New Roman" w:hAnsi="Times New Roman" w:cs="Times New Roman" w:hint="eastAsia"/>
          <w:sz w:val="24"/>
          <w:szCs w:val="24"/>
        </w:rPr>
        <w:t>PIT</w:t>
      </w:r>
      <w:r>
        <w:rPr>
          <w:rFonts w:ascii="Times New Roman" w:hAnsi="Times New Roman" w:cs="Times New Roman" w:hint="eastAsia"/>
          <w:sz w:val="24"/>
          <w:szCs w:val="24"/>
        </w:rPr>
        <w:t>表中</w:t>
      </w:r>
      <w:r w:rsidR="00D255EF">
        <w:rPr>
          <w:rFonts w:ascii="Times New Roman" w:hAnsi="Times New Roman" w:cs="Times New Roman" w:hint="eastAsia"/>
          <w:sz w:val="24"/>
          <w:szCs w:val="24"/>
        </w:rPr>
        <w:t>请求</w:t>
      </w:r>
      <w:r>
        <w:rPr>
          <w:rFonts w:ascii="Times New Roman" w:hAnsi="Times New Roman" w:cs="Times New Roman" w:hint="eastAsia"/>
          <w:sz w:val="24"/>
          <w:szCs w:val="24"/>
        </w:rPr>
        <w:t>条目的数量，</w:t>
      </w:r>
      <m:oMath>
        <m:r>
          <w:rPr>
            <w:rFonts w:ascii="Cambria Math" w:hAnsi="Cambria Math" w:cs="Times New Roman"/>
            <w:sz w:val="24"/>
            <w:szCs w:val="24"/>
          </w:rPr>
          <m:t>ε</m:t>
        </m:r>
      </m:oMath>
      <w:r w:rsidRPr="006B256F">
        <w:rPr>
          <w:rFonts w:ascii="Times New Roman" w:hAnsi="Times New Roman" w:cs="Times New Roman" w:hint="eastAsia"/>
          <w:sz w:val="24"/>
          <w:szCs w:val="24"/>
        </w:rPr>
        <w:t>代表</w:t>
      </w:r>
      <w:r w:rsidR="00D255EF" w:rsidRPr="006B256F">
        <w:rPr>
          <w:rFonts w:ascii="Times New Roman" w:hAnsi="Times New Roman" w:cs="Times New Roman" w:hint="eastAsia"/>
          <w:sz w:val="24"/>
          <w:szCs w:val="24"/>
        </w:rPr>
        <w:t>现有请求对节点势能影响的权重值。我们引入节点的位置信息，定义节点</w:t>
      </w:r>
      <m:oMath>
        <m:r>
          <w:rPr>
            <w:rFonts w:ascii="Cambria Math" w:hAnsi="Cambria Math" w:cs="Times New Roman"/>
            <w:sz w:val="24"/>
            <w:szCs w:val="24"/>
          </w:rPr>
          <m:t>v</m:t>
        </m:r>
      </m:oMath>
      <w:r w:rsidR="00D255EF" w:rsidRPr="008102D5">
        <w:rPr>
          <w:rFonts w:ascii="Times New Roman" w:hAnsi="Times New Roman" w:cs="Times New Roman" w:hint="eastAsia"/>
          <w:sz w:val="24"/>
          <w:szCs w:val="24"/>
        </w:rPr>
        <w:t>在网络区域内的坐标信息为</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oMath>
      <w:r w:rsidR="00D255EF" w:rsidRPr="006B256F">
        <w:rPr>
          <w:rFonts w:ascii="Times New Roman" w:hAnsi="Times New Roman" w:cs="Times New Roman" w:hint="eastAsia"/>
          <w:sz w:val="24"/>
          <w:szCs w:val="24"/>
        </w:rPr>
        <w:t>，进一步推导公式</w:t>
      </w:r>
      <w:r w:rsidR="00D255EF" w:rsidRPr="006B256F">
        <w:rPr>
          <w:rFonts w:ascii="Times New Roman" w:hAnsi="Times New Roman" w:cs="Times New Roman" w:hint="eastAsia"/>
          <w:sz w:val="24"/>
          <w:szCs w:val="24"/>
        </w:rPr>
        <w:t>3-</w:t>
      </w:r>
      <w:r w:rsidR="00D255EF" w:rsidRPr="006B256F">
        <w:rPr>
          <w:rFonts w:ascii="Times New Roman" w:hAnsi="Times New Roman" w:cs="Times New Roman"/>
          <w:sz w:val="24"/>
          <w:szCs w:val="24"/>
        </w:rPr>
        <w:t>2</w:t>
      </w:r>
      <w:r w:rsidR="00D255EF" w:rsidRPr="006B256F">
        <w:rPr>
          <w:rFonts w:ascii="Times New Roman" w:hAnsi="Times New Roman" w:cs="Times New Roman" w:hint="eastAsia"/>
          <w:sz w:val="24"/>
          <w:szCs w:val="24"/>
        </w:rPr>
        <w:t>得到公式</w:t>
      </w:r>
      <w:r w:rsidR="00D255EF" w:rsidRPr="006B256F">
        <w:rPr>
          <w:rFonts w:ascii="Times New Roman" w:hAnsi="Times New Roman" w:cs="Times New Roman" w:hint="eastAsia"/>
          <w:sz w:val="24"/>
          <w:szCs w:val="24"/>
        </w:rPr>
        <w:t>3-</w:t>
      </w:r>
      <w:r w:rsidR="00D255EF" w:rsidRPr="006B256F">
        <w:rPr>
          <w:rFonts w:ascii="Times New Roman" w:hAnsi="Times New Roman" w:cs="Times New Roman"/>
          <w:sz w:val="24"/>
          <w:szCs w:val="24"/>
        </w:rPr>
        <w:t>3</w:t>
      </w:r>
      <w:r w:rsidR="008102D5" w:rsidRPr="006B256F">
        <w:rPr>
          <w:rFonts w:ascii="Times New Roman" w:hAnsi="Times New Roman" w:cs="Times New Roman" w:hint="eastAsia"/>
          <w:sz w:val="24"/>
          <w:szCs w:val="24"/>
        </w:rPr>
        <w:t>和公式</w:t>
      </w:r>
      <w:r w:rsidR="008102D5" w:rsidRPr="006B256F">
        <w:rPr>
          <w:rFonts w:ascii="Times New Roman" w:hAnsi="Times New Roman" w:cs="Times New Roman" w:hint="eastAsia"/>
          <w:sz w:val="24"/>
          <w:szCs w:val="24"/>
        </w:rPr>
        <w:t>3-</w:t>
      </w:r>
      <w:r w:rsidR="008102D5" w:rsidRPr="006B256F">
        <w:rPr>
          <w:rFonts w:ascii="Times New Roman" w:hAnsi="Times New Roman" w:cs="Times New Roman"/>
          <w:sz w:val="24"/>
          <w:szCs w:val="24"/>
        </w:rPr>
        <w:t>4</w:t>
      </w:r>
      <w:r w:rsidR="00D255EF" w:rsidRPr="006B256F">
        <w:rPr>
          <w:rFonts w:ascii="Times New Roman" w:hAnsi="Times New Roman" w:cs="Times New Roman" w:hint="eastAsia"/>
          <w:sz w:val="24"/>
          <w:szCs w:val="24"/>
        </w:rPr>
        <w:t>，如下所示：</w:t>
      </w:r>
    </w:p>
    <w:p w14:paraId="74FE7389" w14:textId="66FBA3E2" w:rsidR="00AD020A" w:rsidRPr="008102D5" w:rsidRDefault="008728F1" w:rsidP="00EA795A">
      <w:pPr>
        <w:wordWrap w:val="0"/>
        <w:ind w:firstLineChars="200" w:firstLine="480"/>
        <w:jc w:val="right"/>
        <w:rPr>
          <w:rFonts w:ascii="Times New Roman" w:hAnsi="Times New Roman" w:cs="Times New Roman"/>
          <w:spacing w:val="-1"/>
          <w:kern w:val="0"/>
          <w:sz w:val="24"/>
          <w:szCs w:val="24"/>
        </w:rPr>
      </w:pPr>
      <m:oMath>
        <m:sSup>
          <m:sSupPr>
            <m:ctrlPr>
              <w:rPr>
                <w:rFonts w:ascii="Cambria Math" w:hAnsi="Cambria Math" w:cs="Times New Roman"/>
                <w:spacing w:val="-1"/>
                <w:kern w:val="0"/>
                <w:sz w:val="24"/>
                <w:szCs w:val="24"/>
              </w:rPr>
            </m:ctrlPr>
          </m:sSupPr>
          <m:e>
            <m:r>
              <m:rPr>
                <m:sty m:val="p"/>
              </m:rPr>
              <w:rPr>
                <w:rFonts w:ascii="Cambria Math" w:hAnsi="Cambria Math" w:cs="Times New Roman"/>
                <w:spacing w:val="-1"/>
                <w:kern w:val="0"/>
                <w:sz w:val="24"/>
                <w:szCs w:val="24"/>
              </w:rPr>
              <m:t>∇</m:t>
            </m:r>
          </m:e>
          <m:sup>
            <m:r>
              <w:rPr>
                <w:rFonts w:ascii="Cambria Math" w:hAnsi="Cambria Math" w:cs="Times New Roman"/>
                <w:spacing w:val="-1"/>
                <w:kern w:val="0"/>
                <w:sz w:val="24"/>
                <w:szCs w:val="24"/>
              </w:rPr>
              <m:t>2</m:t>
            </m:r>
          </m:sup>
        </m:sSup>
        <m:r>
          <w:rPr>
            <w:rFonts w:ascii="Cambria Math" w:hAnsi="Cambria Math" w:cs="Times New Roman"/>
            <w:spacing w:val="-1"/>
            <w:kern w:val="0"/>
            <w:sz w:val="24"/>
            <w:szCs w:val="24"/>
          </w:rPr>
          <m:t>ϕ</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v</m:t>
            </m:r>
          </m:e>
        </m:d>
        <m:r>
          <w:rPr>
            <w:rFonts w:ascii="Cambria Math" w:hAnsi="Cambria Math" w:cs="Times New Roman"/>
            <w:spacing w:val="-1"/>
            <w:kern w:val="0"/>
            <w:sz w:val="24"/>
            <w:szCs w:val="24"/>
          </w:rPr>
          <m:t>=∇∙</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∇ϕ</m:t>
            </m:r>
            <m:d>
              <m:dPr>
                <m:ctrlPr>
                  <w:rPr>
                    <w:rFonts w:ascii="Cambria Math" w:hAnsi="Cambria Math" w:cs="Times New Roman"/>
                    <w:i/>
                    <w:spacing w:val="-1"/>
                    <w:kern w:val="0"/>
                    <w:sz w:val="24"/>
                    <w:szCs w:val="24"/>
                  </w:rPr>
                </m:ctrlPr>
              </m:dPr>
              <m:e>
                <m:r>
                  <w:rPr>
                    <w:rFonts w:ascii="Cambria Math" w:hAnsi="Cambria Math" w:cs="Times New Roman"/>
                    <w:spacing w:val="-1"/>
                    <w:kern w:val="0"/>
                    <w:sz w:val="24"/>
                    <w:szCs w:val="24"/>
                  </w:rPr>
                  <m:t>v</m:t>
                </m:r>
              </m:e>
            </m:d>
          </m:e>
        </m:d>
        <m:r>
          <w:rPr>
            <w:rFonts w:ascii="Cambria Math" w:hAnsi="Cambria Math" w:cs="Times New Roman" w:hint="eastAsia"/>
            <w:spacing w:val="-1"/>
            <w:kern w:val="0"/>
            <w:sz w:val="24"/>
            <w:szCs w:val="24"/>
          </w:rPr>
          <m:t>=</m:t>
        </m:r>
        <m:f>
          <m:fPr>
            <m:ctrlPr>
              <w:rPr>
                <w:rFonts w:ascii="Cambria Math" w:hAnsi="Cambria Math" w:cs="Times New Roman"/>
                <w:i/>
                <w:spacing w:val="-1"/>
                <w:kern w:val="0"/>
                <w:sz w:val="24"/>
                <w:szCs w:val="24"/>
              </w:rPr>
            </m:ctrlPr>
          </m:fPr>
          <m:num>
            <m:r>
              <w:rPr>
                <w:rFonts w:ascii="Cambria Math" w:hAnsi="Cambria Math" w:cs="Times New Roman"/>
                <w:spacing w:val="-1"/>
                <w:kern w:val="0"/>
                <w:sz w:val="24"/>
                <w:szCs w:val="24"/>
              </w:rPr>
              <m:t>(∂^2 ϕ(v))/(∂x^2 )+(∂^2 ϕ(v))</m:t>
            </m:r>
          </m:num>
          <m:den>
            <m:r>
              <w:rPr>
                <w:rFonts w:ascii="Cambria Math" w:hAnsi="Cambria Math" w:cs="Times New Roman"/>
                <w:spacing w:val="-1"/>
                <w:kern w:val="0"/>
                <w:sz w:val="24"/>
                <w:szCs w:val="24"/>
              </w:rPr>
              <m:t>(∂y^2 )</m:t>
            </m:r>
          </m:den>
        </m:f>
      </m:oMath>
      <w:r w:rsidR="00AD020A">
        <w:rPr>
          <w:rFonts w:ascii="Times New Roman" w:hAnsi="Times New Roman" w:cs="Times New Roman" w:hint="eastAsia"/>
          <w:spacing w:val="-1"/>
          <w:kern w:val="0"/>
          <w:sz w:val="24"/>
          <w:szCs w:val="24"/>
        </w:rPr>
        <w:t xml:space="preserve">  </w:t>
      </w:r>
      <w:r w:rsidR="00AD020A">
        <w:rPr>
          <w:rFonts w:ascii="Times New Roman" w:hAnsi="Times New Roman" w:cs="Times New Roman"/>
          <w:spacing w:val="-1"/>
          <w:kern w:val="0"/>
          <w:sz w:val="24"/>
          <w:szCs w:val="24"/>
        </w:rPr>
        <w:t xml:space="preserve">     </w:t>
      </w:r>
      <w:r w:rsidR="00AD020A">
        <w:rPr>
          <w:rFonts w:ascii="Times New Roman" w:hAnsi="Times New Roman" w:cs="Times New Roman" w:hint="eastAsia"/>
          <w:spacing w:val="-1"/>
          <w:kern w:val="0"/>
          <w:sz w:val="24"/>
          <w:szCs w:val="24"/>
        </w:rPr>
        <w:t>（</w:t>
      </w:r>
      <w:r w:rsidR="00AD020A">
        <w:rPr>
          <w:rFonts w:ascii="Times New Roman" w:hAnsi="Times New Roman" w:cs="Times New Roman" w:hint="eastAsia"/>
          <w:spacing w:val="-1"/>
          <w:kern w:val="0"/>
          <w:sz w:val="24"/>
          <w:szCs w:val="24"/>
        </w:rPr>
        <w:t>3-3</w:t>
      </w:r>
      <w:r w:rsidR="00AD020A">
        <w:rPr>
          <w:rFonts w:ascii="Times New Roman" w:hAnsi="Times New Roman" w:cs="Times New Roman" w:hint="eastAsia"/>
          <w:spacing w:val="-1"/>
          <w:kern w:val="0"/>
          <w:sz w:val="24"/>
          <w:szCs w:val="24"/>
        </w:rPr>
        <w:t>）</w:t>
      </w:r>
    </w:p>
    <w:p w14:paraId="4597E86B" w14:textId="5CF18A74" w:rsidR="00AD020A" w:rsidRPr="00BF32DE" w:rsidRDefault="008728F1" w:rsidP="00BF32DE">
      <w:pPr>
        <w:wordWrap w:val="0"/>
        <w:ind w:firstLineChars="200" w:firstLine="480"/>
        <w:jc w:val="right"/>
        <w:rPr>
          <w:rFonts w:ascii="Times New Roman" w:hAnsi="Times New Roman" w:cs="Times New Roman"/>
          <w:sz w:val="24"/>
          <w:szCs w:val="24"/>
        </w:rPr>
      </w:pPr>
      <m:oMath>
        <m:d>
          <m:dPr>
            <m:begChr m:val="{"/>
            <m:endChr m:val=""/>
            <m:ctrlPr>
              <w:rPr>
                <w:rFonts w:ascii="Cambria Math" w:eastAsia="MS Mincho" w:hAnsi="Cambria Math"/>
                <w:sz w:val="24"/>
                <w:szCs w:val="24"/>
                <w:lang w:eastAsia="en-US"/>
              </w:rPr>
            </m:ctrlPr>
          </m:dPr>
          <m:e>
            <m:eqArr>
              <m:eqArrPr>
                <m:ctrlPr>
                  <w:rPr>
                    <w:rFonts w:ascii="Cambria Math" w:eastAsia="MS Mincho" w:hAnsi="Cambria Math"/>
                    <w:sz w:val="24"/>
                    <w:szCs w:val="24"/>
                    <w:lang w:eastAsia="en-US"/>
                  </w:rPr>
                </m:ctrlPr>
              </m:eqArrPr>
              <m:e>
                <m:r>
                  <m:rPr>
                    <m:sty m:val="p"/>
                  </m:rPr>
                  <w:rPr>
                    <w:rFonts w:ascii="Cambria Math" w:eastAsia="MS Mincho" w:hAnsi="Cambria Math"/>
                    <w:spacing w:val="-1"/>
                    <w:kern w:val="0"/>
                    <w:sz w:val="24"/>
                    <w:szCs w:val="24"/>
                  </w:rPr>
                  <m:t>0&lt;</m:t>
                </m:r>
                <m:rad>
                  <m:radPr>
                    <m:degHide m:val="1"/>
                    <m:ctrlPr>
                      <w:rPr>
                        <w:rFonts w:ascii="Cambria Math" w:eastAsia="MS Mincho" w:hAnsi="Cambria Math"/>
                        <w:spacing w:val="-1"/>
                        <w:kern w:val="0"/>
                        <w:sz w:val="24"/>
                        <w:szCs w:val="24"/>
                        <w:lang w:eastAsia="en-US"/>
                      </w:rPr>
                    </m:ctrlPr>
                  </m:radPr>
                  <m:deg/>
                  <m:e>
                    <m:sSup>
                      <m:sSupPr>
                        <m:ctrlPr>
                          <w:rPr>
                            <w:rFonts w:ascii="Cambria Math" w:eastAsia="MS Mincho" w:hAnsi="Cambria Math"/>
                            <w:spacing w:val="-1"/>
                            <w:kern w:val="0"/>
                            <w:sz w:val="24"/>
                            <w:szCs w:val="24"/>
                            <w:lang w:eastAsia="en-US"/>
                          </w:rPr>
                        </m:ctrlPr>
                      </m:sSupPr>
                      <m:e>
                        <m:r>
                          <w:rPr>
                            <w:rFonts w:ascii="Cambria Math" w:eastAsia="MS Mincho" w:hAnsi="Cambria Math"/>
                            <w:spacing w:val="-1"/>
                            <w:kern w:val="0"/>
                            <w:sz w:val="24"/>
                            <w:szCs w:val="24"/>
                          </w:rPr>
                          <m:t>x</m:t>
                        </m:r>
                      </m:e>
                      <m:sup>
                        <m:r>
                          <m:rPr>
                            <m:sty m:val="p"/>
                          </m:rPr>
                          <w:rPr>
                            <w:rFonts w:ascii="Cambria Math" w:eastAsia="MS Mincho" w:hAnsi="Cambria Math"/>
                            <w:spacing w:val="-1"/>
                            <w:kern w:val="0"/>
                            <w:sz w:val="24"/>
                            <w:szCs w:val="24"/>
                          </w:rPr>
                          <m:t>2</m:t>
                        </m:r>
                      </m:sup>
                    </m:sSup>
                    <m:r>
                      <m:rPr>
                        <m:sty m:val="p"/>
                      </m:rPr>
                      <w:rPr>
                        <w:rFonts w:ascii="Cambria Math" w:eastAsia="MS Mincho" w:hAnsi="Cambria Math" w:hint="eastAsia"/>
                        <w:spacing w:val="-1"/>
                        <w:kern w:val="0"/>
                        <w:sz w:val="24"/>
                        <w:szCs w:val="24"/>
                      </w:rPr>
                      <m:t>+</m:t>
                    </m:r>
                    <m:sSup>
                      <m:sSupPr>
                        <m:ctrlPr>
                          <w:rPr>
                            <w:rFonts w:ascii="Cambria Math" w:eastAsia="MS Mincho" w:hAnsi="Cambria Math"/>
                            <w:spacing w:val="-1"/>
                            <w:kern w:val="0"/>
                            <w:sz w:val="24"/>
                            <w:szCs w:val="24"/>
                            <w:lang w:eastAsia="en-US"/>
                          </w:rPr>
                        </m:ctrlPr>
                      </m:sSupPr>
                      <m:e>
                        <m:r>
                          <w:rPr>
                            <w:rFonts w:ascii="Cambria Math" w:eastAsia="MS Mincho" w:hAnsi="Cambria Math"/>
                            <w:spacing w:val="-1"/>
                            <w:kern w:val="0"/>
                            <w:sz w:val="24"/>
                            <w:szCs w:val="24"/>
                          </w:rPr>
                          <m:t>y</m:t>
                        </m:r>
                      </m:e>
                      <m:sup>
                        <m:r>
                          <m:rPr>
                            <m:sty m:val="p"/>
                          </m:rPr>
                          <w:rPr>
                            <w:rFonts w:ascii="Cambria Math" w:eastAsia="MS Mincho" w:hAnsi="Cambria Math"/>
                            <w:spacing w:val="-1"/>
                            <w:kern w:val="0"/>
                            <w:sz w:val="24"/>
                            <w:szCs w:val="24"/>
                          </w:rPr>
                          <m:t>2</m:t>
                        </m:r>
                      </m:sup>
                    </m:sSup>
                  </m:e>
                </m:rad>
                <m:r>
                  <m:rPr>
                    <m:sty m:val="p"/>
                  </m:rPr>
                  <w:rPr>
                    <w:rFonts w:ascii="Cambria Math" w:eastAsia="MS Mincho" w:hAnsi="Cambria Math"/>
                    <w:spacing w:val="-1"/>
                    <w:kern w:val="0"/>
                    <w:sz w:val="24"/>
                    <w:szCs w:val="24"/>
                  </w:rPr>
                  <m:t>&lt;</m:t>
                </m:r>
                <m:r>
                  <w:rPr>
                    <w:rFonts w:ascii="Cambria Math" w:eastAsia="MS Mincho" w:hAnsi="Cambria Math"/>
                    <w:spacing w:val="-1"/>
                    <w:kern w:val="0"/>
                    <w:sz w:val="24"/>
                    <w:szCs w:val="24"/>
                  </w:rPr>
                  <m:t>r</m:t>
                </m:r>
              </m:e>
              <m:e>
                <m:r>
                  <w:rPr>
                    <w:rFonts w:ascii="Cambria Math" w:eastAsia="MS Mincho" w:hAnsi="Cambria Math"/>
                    <w:spacing w:val="-1"/>
                    <w:kern w:val="0"/>
                    <w:sz w:val="24"/>
                    <w:szCs w:val="24"/>
                  </w:rPr>
                  <m:t>ϕ</m:t>
                </m:r>
                <m:d>
                  <m:dPr>
                    <m:ctrlPr>
                      <w:rPr>
                        <w:rFonts w:ascii="Cambria Math" w:eastAsia="MS Mincho" w:hAnsi="Cambria Math"/>
                        <w:spacing w:val="-1"/>
                        <w:kern w:val="0"/>
                        <w:sz w:val="24"/>
                        <w:szCs w:val="24"/>
                        <w:lang w:eastAsia="en-US"/>
                      </w:rPr>
                    </m:ctrlPr>
                  </m:dPr>
                  <m:e>
                    <m:r>
                      <w:rPr>
                        <w:rFonts w:ascii="Cambria Math" w:eastAsia="MS Mincho" w:hAnsi="Cambria Math"/>
                        <w:spacing w:val="-1"/>
                        <w:kern w:val="0"/>
                        <w:sz w:val="24"/>
                        <w:szCs w:val="24"/>
                      </w:rPr>
                      <m:t>v</m:t>
                    </m:r>
                  </m:e>
                </m:d>
                <m:r>
                  <m:rPr>
                    <m:sty m:val="p"/>
                  </m:rPr>
                  <w:rPr>
                    <w:rFonts w:ascii="Cambria Math" w:eastAsia="MS Mincho" w:hAnsi="Cambria Math" w:hint="eastAsia"/>
                    <w:spacing w:val="-1"/>
                    <w:kern w:val="0"/>
                    <w:sz w:val="24"/>
                    <w:szCs w:val="24"/>
                  </w:rPr>
                  <m:t>&lt;</m:t>
                </m:r>
                <m:r>
                  <m:rPr>
                    <m:sty m:val="p"/>
                  </m:rPr>
                  <w:rPr>
                    <w:rFonts w:ascii="Cambria Math" w:eastAsia="MS Mincho" w:hAnsi="Cambria Math"/>
                    <w:spacing w:val="-1"/>
                    <w:kern w:val="0"/>
                    <w:sz w:val="24"/>
                    <w:szCs w:val="24"/>
                  </w:rPr>
                  <m:t xml:space="preserve">0,   </m:t>
                </m:r>
                <m:r>
                  <w:rPr>
                    <w:rFonts w:ascii="Cambria Math" w:eastAsia="MS Mincho" w:hAnsi="Cambria Math"/>
                    <w:spacing w:val="-1"/>
                    <w:kern w:val="0"/>
                    <w:sz w:val="24"/>
                    <w:szCs w:val="24"/>
                  </w:rPr>
                  <m:t>v</m:t>
                </m:r>
                <m:r>
                  <m:rPr>
                    <m:sty m:val="p"/>
                  </m:rPr>
                  <w:rPr>
                    <w:rFonts w:ascii="Cambria Math" w:eastAsia="MS Mincho" w:hAnsi="Cambria Math"/>
                    <w:spacing w:val="-1"/>
                    <w:kern w:val="0"/>
                    <w:sz w:val="24"/>
                    <w:szCs w:val="24"/>
                  </w:rPr>
                  <m:t>∈</m:t>
                </m:r>
                <m:r>
                  <w:rPr>
                    <w:rFonts w:ascii="Cambria Math" w:eastAsia="MS Mincho" w:hAnsi="Cambria Math"/>
                    <w:spacing w:val="-1"/>
                    <w:kern w:val="0"/>
                    <w:sz w:val="24"/>
                    <w:szCs w:val="24"/>
                  </w:rPr>
                  <m:t>V</m:t>
                </m:r>
              </m:e>
            </m:eqArr>
          </m:e>
        </m:d>
      </m:oMath>
      <w:r w:rsidR="00AD020A">
        <w:rPr>
          <w:rFonts w:ascii="Times New Roman" w:hAnsi="Times New Roman" w:cs="Times New Roman" w:hint="eastAsia"/>
          <w:sz w:val="24"/>
          <w:szCs w:val="24"/>
        </w:rPr>
        <w:t xml:space="preserve"> </w:t>
      </w:r>
      <w:r w:rsidR="00AD020A">
        <w:rPr>
          <w:rFonts w:ascii="Times New Roman" w:hAnsi="Times New Roman" w:cs="Times New Roman"/>
          <w:sz w:val="24"/>
          <w:szCs w:val="24"/>
        </w:rPr>
        <w:t xml:space="preserve">        </w:t>
      </w:r>
      <w:r w:rsidR="003D23C5">
        <w:rPr>
          <w:rFonts w:ascii="Times New Roman" w:hAnsi="Times New Roman" w:cs="Times New Roman"/>
          <w:sz w:val="24"/>
          <w:szCs w:val="24"/>
        </w:rPr>
        <w:t xml:space="preserve"> </w:t>
      </w:r>
      <w:r w:rsidR="00AD020A">
        <w:rPr>
          <w:rFonts w:ascii="Times New Roman" w:hAnsi="Times New Roman" w:cs="Times New Roman"/>
          <w:sz w:val="24"/>
          <w:szCs w:val="24"/>
        </w:rPr>
        <w:t xml:space="preserve">         </w:t>
      </w:r>
      <w:r w:rsidR="00AD020A">
        <w:rPr>
          <w:rFonts w:ascii="Times New Roman" w:hAnsi="Times New Roman" w:cs="Times New Roman" w:hint="eastAsia"/>
          <w:sz w:val="24"/>
          <w:szCs w:val="24"/>
        </w:rPr>
        <w:t>（</w:t>
      </w:r>
      <w:r w:rsidR="00AD020A">
        <w:rPr>
          <w:rFonts w:ascii="Times New Roman" w:hAnsi="Times New Roman" w:cs="Times New Roman" w:hint="eastAsia"/>
          <w:sz w:val="24"/>
          <w:szCs w:val="24"/>
        </w:rPr>
        <w:t>3-4</w:t>
      </w:r>
      <w:r w:rsidR="00AD020A">
        <w:rPr>
          <w:rFonts w:ascii="Times New Roman" w:hAnsi="Times New Roman" w:cs="Times New Roman" w:hint="eastAsia"/>
          <w:sz w:val="24"/>
          <w:szCs w:val="24"/>
        </w:rPr>
        <w:t>）</w:t>
      </w:r>
    </w:p>
    <w:p w14:paraId="0465F8F2" w14:textId="58E54243" w:rsidR="00A559D5" w:rsidRPr="00A559D5" w:rsidRDefault="00AD12B1" w:rsidP="00A559D5">
      <w:pPr>
        <w:pStyle w:val="3"/>
        <w:rPr>
          <w:rFonts w:ascii="Times New Roman" w:eastAsia="黑体" w:hAnsi="Times New Roman" w:cs="Times New Roman"/>
          <w:b w:val="0"/>
          <w:sz w:val="24"/>
          <w:szCs w:val="24"/>
        </w:rPr>
      </w:pPr>
      <w:bookmarkStart w:id="63" w:name="_Toc881672"/>
      <w:r w:rsidRPr="00E26031">
        <w:rPr>
          <w:rFonts w:ascii="Times New Roman" w:eastAsia="黑体" w:hAnsi="Times New Roman" w:cs="Times New Roman"/>
          <w:b w:val="0"/>
          <w:sz w:val="24"/>
          <w:szCs w:val="24"/>
        </w:rPr>
        <w:t>3.2.</w:t>
      </w:r>
      <w:r w:rsidR="000F796E">
        <w:rPr>
          <w:rFonts w:ascii="Times New Roman" w:eastAsia="黑体" w:hAnsi="Times New Roman" w:cs="Times New Roman"/>
          <w:b w:val="0"/>
          <w:sz w:val="24"/>
          <w:szCs w:val="24"/>
        </w:rPr>
        <w:t>3</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势场的求解</w:t>
      </w:r>
      <w:bookmarkEnd w:id="63"/>
    </w:p>
    <w:p w14:paraId="0E8EC0FD" w14:textId="50491818" w:rsidR="008102D5" w:rsidRPr="001A0EE8" w:rsidRDefault="00547597" w:rsidP="001A0EE8">
      <w:pPr>
        <w:spacing w:line="400" w:lineRule="exact"/>
        <w:ind w:firstLineChars="200" w:firstLine="480"/>
        <w:rPr>
          <w:rFonts w:ascii="Times New Roman" w:hAnsi="Times New Roman" w:cs="Times New Roman"/>
          <w:sz w:val="24"/>
          <w:szCs w:val="24"/>
        </w:rPr>
      </w:pPr>
      <w:r w:rsidRPr="001A0EE8">
        <w:rPr>
          <w:rFonts w:ascii="Times New Roman" w:hAnsi="Times New Roman" w:cs="Times New Roman" w:hint="eastAsia"/>
          <w:sz w:val="24"/>
          <w:szCs w:val="24"/>
        </w:rPr>
        <w:t>通过</w:t>
      </w:r>
      <w:r w:rsidRPr="001A0EE8">
        <w:rPr>
          <w:rFonts w:ascii="Times New Roman" w:hAnsi="Times New Roman" w:cs="Times New Roman" w:hint="eastAsia"/>
          <w:sz w:val="24"/>
          <w:szCs w:val="24"/>
        </w:rPr>
        <w:t>3.2.1</w:t>
      </w:r>
      <w:r w:rsidRPr="001A0EE8">
        <w:rPr>
          <w:rFonts w:ascii="Times New Roman" w:hAnsi="Times New Roman" w:cs="Times New Roman" w:hint="eastAsia"/>
          <w:sz w:val="24"/>
          <w:szCs w:val="24"/>
        </w:rPr>
        <w:t>小节中的抽象建模，我们获得了每个节点的势能情况，以及整个网络的势场情况。</w:t>
      </w:r>
      <w:r w:rsidR="00A755A3" w:rsidRPr="001A0EE8">
        <w:rPr>
          <w:rFonts w:ascii="Times New Roman" w:hAnsi="Times New Roman" w:cs="Times New Roman" w:hint="eastAsia"/>
          <w:sz w:val="24"/>
          <w:szCs w:val="24"/>
        </w:rPr>
        <w:t>随着网络中信息的产生和转发，</w:t>
      </w:r>
      <w:r w:rsidR="007B6F03" w:rsidRPr="001A0EE8">
        <w:rPr>
          <w:rFonts w:ascii="Times New Roman" w:hAnsi="Times New Roman" w:cs="Times New Roman" w:hint="eastAsia"/>
          <w:sz w:val="24"/>
          <w:szCs w:val="24"/>
        </w:rPr>
        <w:t>每个</w:t>
      </w:r>
      <w:r w:rsidR="00A755A3" w:rsidRPr="001A0EE8">
        <w:rPr>
          <w:rFonts w:ascii="Times New Roman" w:hAnsi="Times New Roman" w:cs="Times New Roman" w:hint="eastAsia"/>
          <w:sz w:val="24"/>
          <w:szCs w:val="24"/>
        </w:rPr>
        <w:t>节点</w:t>
      </w:r>
      <w:r w:rsidR="007B6F03" w:rsidRPr="001A0EE8">
        <w:rPr>
          <w:rFonts w:ascii="Times New Roman" w:hAnsi="Times New Roman" w:cs="Times New Roman" w:hint="eastAsia"/>
          <w:sz w:val="24"/>
          <w:szCs w:val="24"/>
        </w:rPr>
        <w:t>存储的信息不断变化。根据上一节中对节点势能的定义，</w:t>
      </w:r>
      <w:r w:rsidR="007B6F03" w:rsidRPr="001A0EE8">
        <w:rPr>
          <w:rFonts w:ascii="Times New Roman" w:hAnsi="Times New Roman" w:cs="Times New Roman" w:hint="eastAsia"/>
          <w:sz w:val="24"/>
          <w:szCs w:val="24"/>
        </w:rPr>
        <w:t>PIT</w:t>
      </w:r>
      <w:r w:rsidR="007B6F03" w:rsidRPr="001A0EE8">
        <w:rPr>
          <w:rFonts w:ascii="Times New Roman" w:hAnsi="Times New Roman" w:cs="Times New Roman" w:hint="eastAsia"/>
          <w:sz w:val="24"/>
          <w:szCs w:val="24"/>
        </w:rPr>
        <w:t>中请求条目变化，节点的</w:t>
      </w:r>
      <w:r w:rsidR="00A755A3" w:rsidRPr="001A0EE8">
        <w:rPr>
          <w:rFonts w:ascii="Times New Roman" w:hAnsi="Times New Roman" w:cs="Times New Roman" w:hint="eastAsia"/>
          <w:sz w:val="24"/>
          <w:szCs w:val="24"/>
        </w:rPr>
        <w:t>势能</w:t>
      </w:r>
      <w:r w:rsidR="007B6F03" w:rsidRPr="001A0EE8">
        <w:rPr>
          <w:rFonts w:ascii="Times New Roman" w:hAnsi="Times New Roman" w:cs="Times New Roman" w:hint="eastAsia"/>
          <w:sz w:val="24"/>
          <w:szCs w:val="24"/>
        </w:rPr>
        <w:t>也</w:t>
      </w:r>
      <w:r w:rsidR="00A755A3" w:rsidRPr="001A0EE8">
        <w:rPr>
          <w:rFonts w:ascii="Times New Roman" w:hAnsi="Times New Roman" w:cs="Times New Roman" w:hint="eastAsia"/>
          <w:sz w:val="24"/>
          <w:szCs w:val="24"/>
        </w:rPr>
        <w:t>在</w:t>
      </w:r>
      <w:r w:rsidR="007B6F03" w:rsidRPr="001A0EE8">
        <w:rPr>
          <w:rFonts w:ascii="Times New Roman" w:hAnsi="Times New Roman" w:cs="Times New Roman" w:hint="eastAsia"/>
          <w:sz w:val="24"/>
          <w:szCs w:val="24"/>
        </w:rPr>
        <w:t>随之</w:t>
      </w:r>
      <w:r w:rsidR="00A755A3" w:rsidRPr="001A0EE8">
        <w:rPr>
          <w:rFonts w:ascii="Times New Roman" w:hAnsi="Times New Roman" w:cs="Times New Roman" w:hint="eastAsia"/>
          <w:sz w:val="24"/>
          <w:szCs w:val="24"/>
        </w:rPr>
        <w:t>变化</w:t>
      </w:r>
      <w:r w:rsidR="007B6F03" w:rsidRPr="001A0EE8">
        <w:rPr>
          <w:rFonts w:ascii="Times New Roman" w:hAnsi="Times New Roman" w:cs="Times New Roman" w:hint="eastAsia"/>
          <w:sz w:val="24"/>
          <w:szCs w:val="24"/>
        </w:rPr>
        <w:t>。考虑到配用电通信网中负载均衡的需求和物理学中泊松方程的求解，本文选择使用有限元分析</w:t>
      </w:r>
      <w:r w:rsidR="00785A55" w:rsidRPr="001A0EE8">
        <w:rPr>
          <w:rFonts w:ascii="Times New Roman" w:hAnsi="Times New Roman" w:cs="Times New Roman" w:hint="eastAsia"/>
          <w:sz w:val="24"/>
          <w:szCs w:val="24"/>
        </w:rPr>
        <w:t>方</w:t>
      </w:r>
      <w:r w:rsidR="007B6F03" w:rsidRPr="001A0EE8">
        <w:rPr>
          <w:rFonts w:ascii="Times New Roman" w:hAnsi="Times New Roman" w:cs="Times New Roman" w:hint="eastAsia"/>
          <w:sz w:val="24"/>
          <w:szCs w:val="24"/>
        </w:rPr>
        <w:t>法来计算势能变化，以实现每个节点可以动态、自主的拥塞信息扩散，进而实现整个网络的负载均衡。</w:t>
      </w:r>
    </w:p>
    <w:p w14:paraId="284CB601" w14:textId="6850FFE0" w:rsidR="006D35F0" w:rsidRDefault="007B6F03" w:rsidP="00F461B4">
      <w:pPr>
        <w:spacing w:line="400" w:lineRule="exact"/>
        <w:ind w:firstLineChars="200" w:firstLine="480"/>
        <w:rPr>
          <w:rFonts w:ascii="Times New Roman" w:hAnsi="Times New Roman" w:cs="Times New Roman"/>
          <w:sz w:val="24"/>
          <w:szCs w:val="24"/>
        </w:rPr>
      </w:pPr>
      <w:r w:rsidRPr="001A0EE8">
        <w:rPr>
          <w:rFonts w:ascii="Times New Roman" w:hAnsi="Times New Roman" w:cs="Times New Roman" w:hint="eastAsia"/>
          <w:sz w:val="24"/>
          <w:szCs w:val="24"/>
        </w:rPr>
        <w:t>有限元分析</w:t>
      </w:r>
      <w:r w:rsidR="00785A55" w:rsidRPr="001A0EE8">
        <w:rPr>
          <w:rFonts w:ascii="Times New Roman" w:hAnsi="Times New Roman" w:cs="Times New Roman" w:hint="eastAsia"/>
          <w:sz w:val="24"/>
          <w:szCs w:val="24"/>
        </w:rPr>
        <w:t>方</w:t>
      </w:r>
      <w:r w:rsidRPr="001A0EE8">
        <w:rPr>
          <w:rFonts w:ascii="Times New Roman" w:hAnsi="Times New Roman" w:cs="Times New Roman" w:hint="eastAsia"/>
          <w:sz w:val="24"/>
          <w:szCs w:val="24"/>
        </w:rPr>
        <w:t>法使用数学中的</w:t>
      </w:r>
      <w:r w:rsidR="009F4020">
        <w:rPr>
          <w:rFonts w:ascii="Times New Roman" w:hAnsi="Times New Roman" w:cs="Times New Roman" w:hint="eastAsia"/>
          <w:sz w:val="24"/>
          <w:szCs w:val="24"/>
        </w:rPr>
        <w:t>近似方法对物理学中的真实系统进行模拟</w:t>
      </w:r>
      <w:r w:rsidR="00F461B4">
        <w:rPr>
          <w:rFonts w:ascii="Times New Roman" w:hAnsi="Times New Roman" w:cs="Times New Roman" w:hint="eastAsia"/>
          <w:sz w:val="24"/>
          <w:szCs w:val="24"/>
        </w:rPr>
        <w:t>，</w:t>
      </w:r>
      <w:r w:rsidR="009F4020" w:rsidRPr="009F4020">
        <w:rPr>
          <w:rFonts w:ascii="Times New Roman" w:hAnsi="Times New Roman" w:cs="Times New Roman" w:hint="eastAsia"/>
          <w:sz w:val="24"/>
          <w:szCs w:val="24"/>
        </w:rPr>
        <w:t>利用有限数量的未知量去逼近无限未知量的真实系统</w:t>
      </w:r>
      <w:r w:rsidR="00F461B4">
        <w:rPr>
          <w:rFonts w:ascii="Times New Roman" w:hAnsi="Times New Roman" w:cs="Times New Roman" w:hint="eastAsia"/>
          <w:sz w:val="24"/>
          <w:szCs w:val="24"/>
        </w:rPr>
        <w:t>。它将求解区域看成是由若干个小的互连子区域构成，然后对每一个小的子区域进行求近似解，进而推导出整</w:t>
      </w:r>
      <w:r w:rsidR="00F461B4">
        <w:rPr>
          <w:rFonts w:ascii="Times New Roman" w:hAnsi="Times New Roman" w:cs="Times New Roman" w:hint="eastAsia"/>
          <w:sz w:val="24"/>
          <w:szCs w:val="24"/>
        </w:rPr>
        <w:lastRenderedPageBreak/>
        <w:t>个求解区域的解。</w:t>
      </w:r>
      <w:r w:rsidR="00F461B4" w:rsidRPr="001A0EE8">
        <w:rPr>
          <w:rFonts w:ascii="Times New Roman" w:hAnsi="Times New Roman" w:cs="Times New Roman" w:hint="eastAsia"/>
          <w:sz w:val="24"/>
          <w:szCs w:val="24"/>
        </w:rPr>
        <w:t>有限元分析方法</w:t>
      </w:r>
      <w:r w:rsidR="00F461B4" w:rsidRPr="009F4020">
        <w:rPr>
          <w:rFonts w:ascii="Times New Roman" w:hAnsi="Times New Roman" w:cs="Times New Roman" w:hint="eastAsia"/>
          <w:sz w:val="24"/>
          <w:szCs w:val="24"/>
        </w:rPr>
        <w:t>不仅计算精度高，而且能适应各种复杂形状，因而成为行之有效的工程分析手段。</w:t>
      </w:r>
      <w:r w:rsidR="006D35F0">
        <w:rPr>
          <w:rFonts w:ascii="Times New Roman" w:hAnsi="Times New Roman" w:cs="Times New Roman" w:hint="eastAsia"/>
          <w:sz w:val="24"/>
          <w:szCs w:val="24"/>
        </w:rPr>
        <w:t>在本文</w:t>
      </w:r>
      <w:r w:rsidR="00F461B4">
        <w:rPr>
          <w:rFonts w:ascii="Times New Roman" w:hAnsi="Times New Roman" w:cs="Times New Roman" w:hint="eastAsia"/>
          <w:sz w:val="24"/>
          <w:szCs w:val="24"/>
        </w:rPr>
        <w:t>中，</w:t>
      </w:r>
      <w:r w:rsidR="006D35F0">
        <w:rPr>
          <w:rFonts w:ascii="Times New Roman" w:hAnsi="Times New Roman" w:cs="Times New Roman" w:hint="eastAsia"/>
          <w:sz w:val="24"/>
          <w:szCs w:val="24"/>
        </w:rPr>
        <w:t>结合场景特点和泊松方程，将解决方案区域划分为几个互不重叠的单元。</w:t>
      </w:r>
      <w:r w:rsidR="00F26FE5">
        <w:rPr>
          <w:rFonts w:ascii="Times New Roman" w:hAnsi="Times New Roman" w:cs="Times New Roman" w:hint="eastAsia"/>
          <w:sz w:val="24"/>
          <w:szCs w:val="24"/>
        </w:rPr>
        <w:t>基于</w:t>
      </w:r>
      <w:r w:rsidR="006D35F0">
        <w:rPr>
          <w:rFonts w:ascii="Times New Roman" w:hAnsi="Times New Roman" w:cs="Times New Roman" w:hint="eastAsia"/>
          <w:sz w:val="24"/>
          <w:szCs w:val="24"/>
        </w:rPr>
        <w:t>本文中的二维泊松</w:t>
      </w:r>
      <w:r w:rsidR="009A2568">
        <w:rPr>
          <w:rFonts w:ascii="Times New Roman" w:hAnsi="Times New Roman" w:cs="Times New Roman" w:hint="eastAsia"/>
          <w:sz w:val="24"/>
          <w:szCs w:val="24"/>
        </w:rPr>
        <w:t>方程，</w:t>
      </w:r>
      <w:r w:rsidR="00F26FE5">
        <w:rPr>
          <w:rFonts w:ascii="Times New Roman" w:hAnsi="Times New Roman" w:cs="Times New Roman" w:hint="eastAsia"/>
          <w:sz w:val="24"/>
          <w:szCs w:val="24"/>
        </w:rPr>
        <w:t>可以使用有限元</w:t>
      </w:r>
      <w:r w:rsidR="00F26FE5" w:rsidRPr="001A0EE8">
        <w:rPr>
          <w:rFonts w:ascii="Times New Roman" w:hAnsi="Times New Roman" w:cs="Times New Roman" w:hint="eastAsia"/>
          <w:sz w:val="24"/>
          <w:szCs w:val="24"/>
        </w:rPr>
        <w:t>分析方法</w:t>
      </w:r>
      <w:r w:rsidR="00F26FE5">
        <w:rPr>
          <w:rFonts w:ascii="Times New Roman" w:hAnsi="Times New Roman" w:cs="Times New Roman" w:hint="eastAsia"/>
          <w:sz w:val="24"/>
          <w:szCs w:val="24"/>
        </w:rPr>
        <w:t>将求解区域划分为三角形单元，三角形单元方法也是常用的划分方法之一。</w:t>
      </w:r>
    </w:p>
    <w:p w14:paraId="6523BFC2" w14:textId="41BB3D2B" w:rsidR="008102D5" w:rsidRPr="00EA795A" w:rsidRDefault="006D35F0" w:rsidP="008F525D">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w:t>
      </w:r>
      <w:r w:rsidRPr="00EA795A">
        <w:rPr>
          <w:rFonts w:ascii="Times New Roman" w:hAnsi="Times New Roman" w:cs="Times New Roman"/>
          <w:sz w:val="24"/>
          <w:szCs w:val="24"/>
        </w:rPr>
        <w:t>每一个节点</w:t>
      </w:r>
      <m:oMath>
        <m:r>
          <w:rPr>
            <w:rFonts w:ascii="Cambria Math" w:hAnsi="Cambria Math" w:cs="Times New Roman"/>
            <w:sz w:val="24"/>
            <w:szCs w:val="24"/>
          </w:rPr>
          <m:t>v</m:t>
        </m:r>
      </m:oMath>
      <w:r w:rsidRPr="00EA795A">
        <w:rPr>
          <w:rFonts w:ascii="Times New Roman" w:hAnsi="Times New Roman" w:cs="Times New Roman"/>
          <w:sz w:val="24"/>
          <w:szCs w:val="24"/>
        </w:rPr>
        <w:t>，</w:t>
      </w:r>
      <w:r w:rsidR="00F26FE5" w:rsidRPr="00EA795A">
        <w:rPr>
          <w:rFonts w:ascii="Times New Roman" w:hAnsi="Times New Roman" w:cs="Times New Roman"/>
          <w:sz w:val="24"/>
          <w:szCs w:val="24"/>
        </w:rPr>
        <w:t>它</w:t>
      </w:r>
      <w:r w:rsidR="00064505" w:rsidRPr="00EA795A">
        <w:rPr>
          <w:rFonts w:ascii="Times New Roman" w:hAnsi="Times New Roman" w:cs="Times New Roman"/>
          <w:sz w:val="24"/>
          <w:szCs w:val="24"/>
        </w:rPr>
        <w:t>的</w:t>
      </w:r>
      <m:oMath>
        <m:r>
          <w:rPr>
            <w:rFonts w:ascii="Cambria Math" w:hAnsi="Cambria Math" w:cs="Times New Roman"/>
            <w:sz w:val="24"/>
            <w:szCs w:val="24"/>
          </w:rPr>
          <m:t>m</m:t>
        </m:r>
      </m:oMath>
      <w:r w:rsidR="00F26FE5" w:rsidRPr="00EA795A">
        <w:rPr>
          <w:rFonts w:ascii="Times New Roman" w:hAnsi="Times New Roman" w:cs="Times New Roman"/>
          <w:sz w:val="24"/>
          <w:szCs w:val="24"/>
        </w:rPr>
        <w:t>个邻居节点</w:t>
      </w:r>
      <w:r w:rsidR="00064505" w:rsidRPr="00EA795A">
        <w:rPr>
          <w:rFonts w:ascii="Times New Roman" w:hAnsi="Times New Roman" w:cs="Times New Roman"/>
          <w:sz w:val="24"/>
          <w:szCs w:val="24"/>
        </w:rPr>
        <w:t>共同组成邻居节点集合</w:t>
      </w:r>
      <m:oMath>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oMath>
      <w:r w:rsidR="00F26FE5" w:rsidRPr="00EA795A">
        <w:rPr>
          <w:rFonts w:ascii="Times New Roman" w:hAnsi="Times New Roman" w:cs="Times New Roman"/>
          <w:sz w:val="24"/>
          <w:szCs w:val="24"/>
        </w:rPr>
        <w:t>，</w:t>
      </w:r>
      <w:r w:rsidR="00064505" w:rsidRPr="00EA795A">
        <w:rPr>
          <w:rFonts w:ascii="Times New Roman" w:hAnsi="Times New Roman" w:cs="Times New Roman"/>
          <w:sz w:val="24"/>
          <w:szCs w:val="24"/>
        </w:rPr>
        <w:t>其中包括节点</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sub>
        </m:sSub>
      </m:oMath>
      <w:r w:rsidR="00064505" w:rsidRPr="00EA795A">
        <w:rPr>
          <w:rFonts w:ascii="Times New Roman" w:hAnsi="Times New Roman" w:cs="Times New Roman"/>
          <w:sz w:val="24"/>
          <w:szCs w:val="24"/>
        </w:rPr>
        <w:t>。因为使用三角形单元方法，所以我们定义</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oMath>
      <w:r w:rsidR="00064505" w:rsidRPr="00EA795A">
        <w:rPr>
          <w:rFonts w:ascii="Times New Roman" w:hAnsi="Times New Roman" w:cs="Times New Roman"/>
          <w:sz w:val="24"/>
          <w:szCs w:val="24"/>
        </w:rPr>
        <w:t>是由节点</w:t>
      </w:r>
      <m:oMath>
        <m:r>
          <w:rPr>
            <w:rFonts w:ascii="Cambria Math" w:hAnsi="Cambria Math" w:cs="Times New Roman"/>
            <w:sz w:val="24"/>
            <w:szCs w:val="24"/>
          </w:rPr>
          <m:t>v</m:t>
        </m:r>
      </m:oMath>
      <w:r w:rsidR="00064505" w:rsidRPr="00EA795A">
        <w:rPr>
          <w:rFonts w:ascii="Times New Roman" w:hAnsi="Times New Roman" w:cs="Times New Roman"/>
          <w:sz w:val="24"/>
          <w:szCs w:val="24"/>
        </w:rPr>
        <w:t>和它的两个邻居节点</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r>
          <m:rPr>
            <m:sty m:val="p"/>
          </m:rPr>
          <w:rPr>
            <w:rFonts w:ascii="Cambria Math" w:hAnsi="Cambria Math" w:cs="Times New Roman" w:hint="eastAsia"/>
            <w:sz w:val="24"/>
            <w:szCs w:val="24"/>
          </w:rPr>
          <m:t>和</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oMath>
      <w:r w:rsidR="00064505" w:rsidRPr="00EA795A">
        <w:rPr>
          <w:rFonts w:ascii="Times New Roman" w:hAnsi="Times New Roman" w:cs="Times New Roman" w:hint="eastAsia"/>
          <w:sz w:val="24"/>
          <w:szCs w:val="24"/>
        </w:rPr>
        <w:t>共同组成，其中</w:t>
      </w:r>
      <m:oMath>
        <m:r>
          <m:rPr>
            <m:sty m:val="p"/>
          </m:rPr>
          <w:rPr>
            <w:rFonts w:ascii="Cambria Math" w:hAnsi="Cambria Math" w:cs="Times New Roman"/>
            <w:sz w:val="24"/>
            <w:szCs w:val="24"/>
          </w:rPr>
          <m:t>1≤</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-1</m:t>
        </m:r>
      </m:oMath>
      <w:r w:rsidR="008F525D" w:rsidRPr="00EA795A">
        <w:rPr>
          <w:rFonts w:ascii="Times New Roman" w:hAnsi="Times New Roman" w:cs="Times New Roman" w:hint="eastAsia"/>
          <w:sz w:val="24"/>
          <w:szCs w:val="24"/>
        </w:rPr>
        <w:t>。还有一个比较特殊的由</w:t>
      </w:r>
      <w:r w:rsidR="008F525D" w:rsidRPr="00EA795A">
        <w:rPr>
          <w:rFonts w:ascii="Times New Roman" w:hAnsi="Times New Roman" w:cs="Times New Roman"/>
          <w:sz w:val="24"/>
          <w:szCs w:val="24"/>
        </w:rPr>
        <w:t>节点</w:t>
      </w:r>
      <m:oMath>
        <m:r>
          <w:rPr>
            <w:rFonts w:ascii="Cambria Math" w:hAnsi="Cambria Math" w:cs="Times New Roman"/>
            <w:sz w:val="24"/>
            <w:szCs w:val="24"/>
          </w:rPr>
          <m:t>v</m:t>
        </m:r>
      </m:oMath>
      <w:r w:rsidR="008F525D" w:rsidRPr="00EA795A">
        <w:rPr>
          <w:rFonts w:ascii="Times New Roman" w:hAnsi="Times New Roman" w:cs="Times New Roman"/>
          <w:sz w:val="24"/>
          <w:szCs w:val="24"/>
        </w:rPr>
        <w:t>和它的两个邻居节点</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和</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sub>
        </m:sSub>
      </m:oMath>
      <w:r w:rsidR="008F525D" w:rsidRPr="00EA795A">
        <w:rPr>
          <w:rFonts w:ascii="Times New Roman" w:hAnsi="Times New Roman" w:cs="Times New Roman" w:hint="eastAsia"/>
          <w:sz w:val="24"/>
          <w:szCs w:val="24"/>
        </w:rPr>
        <w:t>共同组成，将它定义为</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m</m:t>
            </m:r>
          </m:sub>
        </m:sSub>
      </m:oMath>
      <w:r w:rsidR="008F525D" w:rsidRPr="00EA795A">
        <w:rPr>
          <w:rFonts w:ascii="Times New Roman" w:hAnsi="Times New Roman" w:cs="Times New Roman" w:hint="eastAsia"/>
          <w:sz w:val="24"/>
          <w:szCs w:val="24"/>
        </w:rPr>
        <w:t>。因此，</w:t>
      </w:r>
      <w:r w:rsidR="008F525D" w:rsidRPr="00EA795A">
        <w:rPr>
          <w:rFonts w:ascii="Times New Roman" w:hAnsi="Times New Roman" w:cs="Times New Roman"/>
          <w:sz w:val="24"/>
          <w:szCs w:val="24"/>
        </w:rPr>
        <w:t>节点</w:t>
      </w:r>
      <m:oMath>
        <m:r>
          <w:rPr>
            <w:rFonts w:ascii="Cambria Math" w:hAnsi="Cambria Math" w:cs="Times New Roman"/>
            <w:sz w:val="24"/>
            <w:szCs w:val="24"/>
          </w:rPr>
          <m:t>v</m:t>
        </m:r>
      </m:oMath>
      <w:r w:rsidR="008F525D" w:rsidRPr="00EA795A">
        <w:rPr>
          <w:rFonts w:ascii="Times New Roman" w:hAnsi="Times New Roman" w:cs="Times New Roman" w:hint="eastAsia"/>
          <w:sz w:val="24"/>
          <w:szCs w:val="24"/>
        </w:rPr>
        <w:t>共形成</w:t>
      </w:r>
      <m:oMath>
        <m:r>
          <w:rPr>
            <w:rFonts w:ascii="Cambria Math" w:hAnsi="Cambria Math" w:cs="Times New Roman"/>
            <w:sz w:val="24"/>
            <w:szCs w:val="24"/>
          </w:rPr>
          <m:t>m</m:t>
        </m:r>
      </m:oMath>
      <w:r w:rsidR="008F525D" w:rsidRPr="00EA795A">
        <w:rPr>
          <w:rFonts w:ascii="Times New Roman" w:hAnsi="Times New Roman" w:cs="Times New Roman"/>
          <w:sz w:val="24"/>
          <w:szCs w:val="24"/>
        </w:rPr>
        <w:t>个</w:t>
      </w:r>
      <w:r w:rsidR="008F525D" w:rsidRPr="00EA795A">
        <w:rPr>
          <w:rFonts w:ascii="Times New Roman" w:hAnsi="Times New Roman" w:cs="Times New Roman" w:hint="eastAsia"/>
          <w:sz w:val="24"/>
          <w:szCs w:val="24"/>
        </w:rPr>
        <w:t>三角形，分别为</w:t>
      </w:r>
      <m:oMath>
        <m:sSub>
          <m:sSubPr>
            <m:ctrlPr>
              <w:rPr>
                <w:rFonts w:ascii="Cambria Math" w:hAnsi="Cambria Math" w:cs="Times New Roman"/>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v</m:t>
            </m:r>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v</m:t>
            </m:r>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v</m:t>
            </m:r>
            <m:r>
              <m:rPr>
                <m:sty m:val="p"/>
              </m:rPr>
              <w:rPr>
                <w:rFonts w:ascii="Cambria Math" w:hAnsi="Cambria Math" w:cs="Times New Roman"/>
                <w:sz w:val="24"/>
                <w:szCs w:val="24"/>
              </w:rPr>
              <m:t>,m</m:t>
            </m:r>
          </m:sub>
        </m:sSub>
      </m:oMath>
      <w:r w:rsidR="00CA3768" w:rsidRPr="00EA795A">
        <w:rPr>
          <w:rFonts w:ascii="Times New Roman" w:hAnsi="Times New Roman" w:cs="Times New Roman" w:hint="eastAsia"/>
          <w:sz w:val="24"/>
          <w:szCs w:val="24"/>
        </w:rPr>
        <w:t>，如</w:t>
      </w:r>
      <w:r w:rsidR="00CA3768" w:rsidRPr="00CA3768">
        <w:rPr>
          <w:rFonts w:ascii="Times New Roman" w:hAnsi="Times New Roman" w:cs="Times New Roman"/>
          <w:sz w:val="24"/>
          <w:szCs w:val="24"/>
        </w:rPr>
        <w:t>图</w:t>
      </w:r>
      <w:r w:rsidR="00CA3768" w:rsidRPr="00CA3768">
        <w:rPr>
          <w:rFonts w:ascii="Times New Roman" w:hAnsi="Times New Roman" w:cs="Times New Roman"/>
          <w:sz w:val="24"/>
          <w:szCs w:val="24"/>
        </w:rPr>
        <w:t>3-</w:t>
      </w:r>
      <w:r w:rsidR="00CC3EF1">
        <w:rPr>
          <w:rFonts w:ascii="Times New Roman" w:hAnsi="Times New Roman" w:cs="Times New Roman"/>
          <w:sz w:val="24"/>
          <w:szCs w:val="24"/>
        </w:rPr>
        <w:t>5</w:t>
      </w:r>
      <w:r w:rsidR="00CA3768" w:rsidRPr="00CA3768">
        <w:rPr>
          <w:rFonts w:ascii="Times New Roman" w:hAnsi="Times New Roman" w:cs="Times New Roman"/>
          <w:sz w:val="24"/>
          <w:szCs w:val="24"/>
        </w:rPr>
        <w:t>所示</w:t>
      </w:r>
      <w:r w:rsidR="008F525D" w:rsidRPr="00EA795A">
        <w:rPr>
          <w:rFonts w:ascii="Times New Roman" w:hAnsi="Times New Roman" w:cs="Times New Roman" w:hint="eastAsia"/>
          <w:sz w:val="24"/>
          <w:szCs w:val="24"/>
        </w:rPr>
        <w:t>。</w:t>
      </w:r>
    </w:p>
    <w:p w14:paraId="02819C8E" w14:textId="65BB63E0" w:rsidR="00CA3768" w:rsidRDefault="00BD75AC" w:rsidP="00CA3768">
      <w:pPr>
        <w:jc w:val="center"/>
      </w:pPr>
      <w:r>
        <w:object w:dxaOrig="7356" w:dyaOrig="4837" w14:anchorId="58ACE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5pt;height:157.85pt" o:ole="">
            <v:imagedata r:id="rId29" o:title=""/>
          </v:shape>
          <o:OLEObject Type="Embed" ProgID="Visio.Drawing.15" ShapeID="_x0000_i1025" DrawAspect="Content" ObjectID="_1611647364" r:id="rId30"/>
        </w:object>
      </w:r>
    </w:p>
    <w:p w14:paraId="147311D7" w14:textId="295FE3C4" w:rsidR="0038024B" w:rsidRPr="0038024B" w:rsidRDefault="0038024B" w:rsidP="0038024B">
      <w:pPr>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sidR="00CC3EF1">
        <w:rPr>
          <w:rFonts w:ascii="Times New Roman" w:eastAsia="楷体" w:hAnsi="Times New Roman" w:cs="Times New Roman"/>
          <w:szCs w:val="21"/>
        </w:rPr>
        <w:t>5</w:t>
      </w:r>
      <w:r w:rsidRPr="00E26031">
        <w:rPr>
          <w:rFonts w:ascii="Times New Roman" w:eastAsia="楷体" w:hAnsi="Times New Roman" w:cs="Times New Roman"/>
          <w:szCs w:val="21"/>
        </w:rPr>
        <w:t xml:space="preserve"> </w:t>
      </w:r>
      <w:r w:rsidR="00645E40">
        <w:rPr>
          <w:rFonts w:ascii="Times New Roman" w:eastAsia="楷体" w:hAnsi="Times New Roman" w:cs="Times New Roman" w:hint="eastAsia"/>
          <w:szCs w:val="21"/>
        </w:rPr>
        <w:t>有限元分析模型</w:t>
      </w:r>
    </w:p>
    <w:p w14:paraId="4ED87A31" w14:textId="22226D77" w:rsidR="008F525D" w:rsidRDefault="00E3245E" w:rsidP="008F525D">
      <w:pPr>
        <w:spacing w:line="400" w:lineRule="exact"/>
        <w:ind w:firstLineChars="200" w:firstLine="480"/>
        <w:rPr>
          <w:rFonts w:ascii="Times New Roman" w:hAnsi="Times New Roman" w:cs="Times New Roman"/>
          <w:sz w:val="24"/>
          <w:szCs w:val="24"/>
        </w:rPr>
      </w:pPr>
      <w:r w:rsidRPr="00E3245E">
        <w:rPr>
          <w:rFonts w:ascii="Times New Roman" w:hAnsi="Times New Roman" w:cs="Times New Roman"/>
          <w:sz w:val="24"/>
          <w:szCs w:val="24"/>
        </w:rPr>
        <w:t>根据二维泊松方程和有限元分析方法，公式</w:t>
      </w:r>
      <w:r w:rsidRPr="00E3245E">
        <w:rPr>
          <w:rFonts w:ascii="Times New Roman" w:hAnsi="Times New Roman" w:cs="Times New Roman"/>
          <w:sz w:val="24"/>
          <w:szCs w:val="24"/>
        </w:rPr>
        <w:t>3-3</w:t>
      </w:r>
      <w:r>
        <w:rPr>
          <w:rFonts w:ascii="Times New Roman" w:hAnsi="Times New Roman" w:cs="Times New Roman" w:hint="eastAsia"/>
          <w:sz w:val="24"/>
          <w:szCs w:val="24"/>
        </w:rPr>
        <w:t>可以推导出</w:t>
      </w:r>
      <w:r w:rsidR="00C72E41">
        <w:rPr>
          <w:rFonts w:ascii="Times New Roman" w:hAnsi="Times New Roman" w:cs="Times New Roman" w:hint="eastAsia"/>
          <w:sz w:val="24"/>
          <w:szCs w:val="24"/>
        </w:rPr>
        <w:t>下列公式。</w:t>
      </w:r>
    </w:p>
    <w:p w14:paraId="6D37CD25" w14:textId="6C16B90B" w:rsidR="008102D5" w:rsidRDefault="00C72E41" w:rsidP="00BD75AC">
      <w:pPr>
        <w:wordWrap w:val="0"/>
        <w:spacing w:line="360" w:lineRule="auto"/>
        <w:jc w:val="right"/>
        <w:rPr>
          <w:rFonts w:ascii="Times New Roman" w:hAnsi="Times New Roman" w:cs="Times New Roman"/>
          <w:sz w:val="24"/>
          <w:szCs w:val="24"/>
        </w:rPr>
      </w:pP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r>
          <m:rPr>
            <m:sty m:val="p"/>
          </m:rPr>
          <w:rPr>
            <w:rFonts w:ascii="Cambria Math" w:hAnsi="Cambria Math" w:cs="Times New Roman"/>
            <w:sz w:val="24"/>
            <w:szCs w:val="24"/>
          </w:rPr>
          <m:t>)</m:t>
        </m:r>
        <m:r>
          <m:rPr>
            <m:sty m:val="p"/>
          </m:rPr>
          <w:rPr>
            <w:rFonts w:ascii="Cambria Math" w:hAnsi="Cambria Math" w:cs="Times New Roman" w:hint="eastAsia"/>
            <w:sz w:val="24"/>
            <w:szCs w:val="24"/>
          </w:rPr>
          <m:t>=</m:t>
        </m:r>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w:rPr>
                    <w:rFonts w:ascii="Cambria Math" w:hAnsi="Cambria Math" w:cs="Times New Roman"/>
                    <w:sz w:val="24"/>
                    <w:szCs w:val="24"/>
                  </w:rPr>
                  <m:t>ε</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t>
                            </m:r>
                          </m:e>
                          <m:sup>
                            <m:r>
                              <m:rPr>
                                <m:sty m:val="p"/>
                              </m:rPr>
                              <w:rPr>
                                <w:rFonts w:ascii="Cambria Math" w:hAnsi="Cambria Math" w:cs="Times New Roman"/>
                                <w:sz w:val="24"/>
                                <w:szCs w:val="24"/>
                              </w:rPr>
                              <m:t>2</m:t>
                            </m:r>
                          </m:sup>
                        </m:sSup>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num>
                      <m:den>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den>
                    </m:f>
                  </m:e>
                </m:d>
                <m:r>
                  <m:rPr>
                    <m:sty m:val="p"/>
                  </m:rPr>
                  <w:rPr>
                    <w:rFonts w:ascii="Cambria Math" w:hAnsi="Cambria Math" w:cs="Times New Roman"/>
                    <w:sz w:val="24"/>
                    <w:szCs w:val="24"/>
                  </w:rPr>
                  <m:t>+</m:t>
                </m:r>
                <m:r>
                  <w:rPr>
                    <w:rFonts w:ascii="Cambria Math" w:hAnsi="Cambria Math" w:cs="Times New Roman"/>
                    <w:sz w:val="24"/>
                    <w:szCs w:val="24"/>
                  </w:rPr>
                  <m:t>ε</m:t>
                </m:r>
                <m:d>
                  <m:dPr>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m:t>
                            </m:r>
                          </m:e>
                          <m:sup>
                            <m:r>
                              <m:rPr>
                                <m:sty m:val="p"/>
                              </m:rPr>
                              <w:rPr>
                                <w:rFonts w:ascii="Cambria Math" w:hAnsi="Cambria Math" w:cs="Times New Roman"/>
                                <w:sz w:val="24"/>
                                <w:szCs w:val="24"/>
                              </w:rPr>
                              <m:t>2</m:t>
                            </m:r>
                          </m:sup>
                        </m:sSup>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num>
                      <m:den>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den>
                    </m:f>
                  </m:e>
                </m:d>
                <m:r>
                  <m:rPr>
                    <m:sty m:val="p"/>
                  </m:rPr>
                  <w:rPr>
                    <w:rFonts w:ascii="Cambria Math" w:hAnsi="Cambria Math" w:cs="Times New Roman"/>
                    <w:sz w:val="24"/>
                    <w:szCs w:val="24"/>
                  </w:rPr>
                  <m:t>+</m:t>
                </m:r>
                <m:f>
                  <m:fPr>
                    <m:type m:val="lin"/>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ρ</m:t>
                    </m:r>
                    <m:r>
                      <m:rPr>
                        <m:sty m:val="p"/>
                      </m:rPr>
                      <w:rPr>
                        <w:rFonts w:ascii="Cambria Math" w:hAnsi="Cambria Math" w:cs="Times New Roman"/>
                        <w:sz w:val="24"/>
                        <w:szCs w:val="24"/>
                      </w:rPr>
                      <m:t>(</m:t>
                    </m:r>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num>
                  <m:den>
                    <m:r>
                      <m:rPr>
                        <m:sty m:val="p"/>
                      </m:rPr>
                      <w:rPr>
                        <w:rFonts w:ascii="Cambria Math" w:hAnsi="Cambria Math" w:cs="Times New Roman"/>
                        <w:sz w:val="24"/>
                        <w:szCs w:val="24"/>
                      </w:rPr>
                      <m:t>ε</m:t>
                    </m:r>
                  </m:den>
                </m:f>
              </m:e>
            </m:d>
            <m:r>
              <w:rPr>
                <w:rFonts w:ascii="Cambria Math" w:hAnsi="Cambria Math" w:cs="Times New Roman"/>
                <w:sz w:val="24"/>
                <w:szCs w:val="24"/>
              </w:rPr>
              <m:t>dxdy</m:t>
            </m:r>
          </m:e>
        </m:nary>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3-4</w:t>
      </w:r>
      <w:r>
        <w:rPr>
          <w:rFonts w:ascii="Times New Roman" w:hAnsi="Times New Roman" w:cs="Times New Roman" w:hint="eastAsia"/>
          <w:sz w:val="24"/>
          <w:szCs w:val="24"/>
        </w:rPr>
        <w:t>)</w:t>
      </w:r>
    </w:p>
    <w:p w14:paraId="36D3D545" w14:textId="7F01954B" w:rsidR="008102D5" w:rsidRPr="00C72E41" w:rsidRDefault="00C72E41" w:rsidP="00BD75AC">
      <w:pPr>
        <w:wordWrap w:val="0"/>
        <w:spacing w:line="360" w:lineRule="auto"/>
        <w:jc w:val="right"/>
        <w:rPr>
          <w:rFonts w:ascii="Times New Roman" w:hAnsi="Times New Roman" w:cs="Times New Roman"/>
          <w:sz w:val="24"/>
          <w:szCs w:val="24"/>
        </w:rPr>
      </w:pPr>
      <m:oMath>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r>
          <m:rPr>
            <m:sty m:val="p"/>
          </m:rPr>
          <w:rPr>
            <w:rFonts w:ascii="Cambria Math" w:hAnsi="Cambria Math" w:cs="Times New Roman"/>
            <w:sz w:val="24"/>
            <w:szCs w:val="24"/>
          </w:rPr>
          <m:t>=</m:t>
        </m:r>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sub>
                  <m:sup>
                    <m:r>
                      <w:rPr>
                        <w:rFonts w:ascii="Cambria Math" w:hAnsi="Cambria Math" w:cs="Times New Roman"/>
                        <w:sz w:val="24"/>
                        <w:szCs w:val="24"/>
                      </w:rPr>
                      <m:t>m</m:t>
                    </m:r>
                    <m:r>
                      <m:rPr>
                        <m:sty m:val="p"/>
                      </m:rPr>
                      <w:rPr>
                        <w:rFonts w:ascii="Cambria Math" w:hAnsi="Cambria Math" w:cs="Times New Roman"/>
                        <w:sz w:val="24"/>
                        <w:szCs w:val="24"/>
                      </w:rPr>
                      <m:t>-1</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v</m:t>
                            </m:r>
                          </m:sub>
                        </m:sSub>
                        <m:d>
                          <m:dPr>
                            <m:ctrlPr>
                              <w:rPr>
                                <w:rFonts w:ascii="Cambria Math" w:hAnsi="Cambria Math" w:cs="Times New Roman"/>
                                <w:sz w:val="24"/>
                                <w:szCs w:val="24"/>
                              </w:rPr>
                            </m:ctrlPr>
                          </m:dPr>
                          <m:e>
                            <m:r>
                              <w:rPr>
                                <w:rFonts w:ascii="Cambria Math" w:hAnsi="Cambria Math" w:cs="Times New Roman"/>
                                <w:sz w:val="24"/>
                                <w:szCs w:val="24"/>
                              </w:rPr>
                              <m:t>k</m:t>
                            </m:r>
                            <m:r>
                              <m:rPr>
                                <m:sty m:val="p"/>
                              </m:rPr>
                              <w:rPr>
                                <w:rFonts w:ascii="Cambria Math" w:hAnsi="Cambria Math" w:cs="Times New Roman"/>
                                <w:sz w:val="24"/>
                                <w:szCs w:val="24"/>
                              </w:rPr>
                              <m:t>+1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v</m:t>
                            </m:r>
                          </m:sub>
                        </m:sSub>
                        <m:d>
                          <m:dPr>
                            <m:ctrlPr>
                              <w:rPr>
                                <w:rFonts w:ascii="Cambria Math" w:hAnsi="Cambria Math" w:cs="Times New Roman"/>
                                <w:sz w:val="24"/>
                                <w:szCs w:val="24"/>
                              </w:rPr>
                            </m:ctrlPr>
                          </m:dPr>
                          <m:e>
                            <m:r>
                              <w:rPr>
                                <w:rFonts w:ascii="Cambria Math" w:hAnsi="Cambria Math" w:cs="Times New Roman"/>
                                <w:sz w:val="24"/>
                                <w:szCs w:val="24"/>
                              </w:rPr>
                              <m:t>k</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f>
                      <m:fPr>
                        <m:type m:val="lin"/>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ρ</m:t>
                        </m:r>
                        <m:d>
                          <m:dPr>
                            <m:ctrlPr>
                              <w:rPr>
                                <w:rFonts w:ascii="Cambria Math" w:hAnsi="Cambria Math" w:cs="Times New Roman"/>
                                <w:sz w:val="24"/>
                                <w:szCs w:val="24"/>
                              </w:rPr>
                            </m:ctrlPr>
                          </m:dPr>
                          <m:e>
                            <m:r>
                              <w:rPr>
                                <w:rFonts w:ascii="Cambria Math" w:hAnsi="Cambria Math" w:cs="Times New Roman"/>
                                <w:sz w:val="24"/>
                                <w:szCs w:val="24"/>
                              </w:rPr>
                              <m:t>v</m:t>
                            </m:r>
                          </m:e>
                        </m:d>
                      </m:num>
                      <m:den>
                        <m:r>
                          <m:rPr>
                            <m:sty m:val="p"/>
                          </m:rPr>
                          <w:rPr>
                            <w:rFonts w:ascii="Cambria Math" w:hAnsi="Cambria Math" w:cs="Times New Roman"/>
                            <w:sz w:val="24"/>
                            <w:szCs w:val="24"/>
                          </w:rPr>
                          <m:t>ε</m:t>
                        </m:r>
                      </m:den>
                    </m:f>
                  </m:e>
                </m:nary>
              </m:e>
            </m:d>
          </m:num>
          <m:den>
            <m:d>
              <m:dPr>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sub>
                  <m:sup>
                    <m:r>
                      <w:rPr>
                        <w:rFonts w:ascii="Cambria Math" w:hAnsi="Cambria Math" w:cs="Times New Roman"/>
                        <w:sz w:val="24"/>
                        <w:szCs w:val="24"/>
                      </w:rPr>
                      <m:t>m</m:t>
                    </m:r>
                    <m:r>
                      <m:rPr>
                        <m:sty m:val="p"/>
                      </m:rPr>
                      <w:rPr>
                        <w:rFonts w:ascii="Cambria Math" w:hAnsi="Cambria Math" w:cs="Times New Roman"/>
                        <w:sz w:val="24"/>
                        <w:szCs w:val="24"/>
                      </w:rPr>
                      <m:t>-1</m:t>
                    </m:r>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e>
                </m:nary>
              </m:e>
            </m:d>
          </m:den>
        </m:f>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3-5</w:t>
      </w:r>
      <w:r>
        <w:rPr>
          <w:rFonts w:ascii="Times New Roman" w:hAnsi="Times New Roman" w:cs="Times New Roman" w:hint="eastAsia"/>
          <w:sz w:val="24"/>
          <w:szCs w:val="24"/>
        </w:rPr>
        <w:t>)</w:t>
      </w:r>
    </w:p>
    <w:p w14:paraId="0F5AF0E0" w14:textId="31C156EF" w:rsidR="004C0287" w:rsidRPr="004C0287" w:rsidRDefault="006E0447" w:rsidP="004C028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在公式</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中，</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oMath>
      <w:r>
        <w:rPr>
          <w:rFonts w:ascii="Times New Roman" w:hAnsi="Times New Roman" w:cs="Times New Roman" w:hint="eastAsia"/>
          <w:sz w:val="24"/>
          <w:szCs w:val="24"/>
        </w:rPr>
        <w:t>。</w:t>
      </w:r>
      <w:r w:rsidR="00292F59">
        <w:rPr>
          <w:rFonts w:ascii="Times New Roman" w:hAnsi="Times New Roman" w:cs="Times New Roman" w:hint="eastAsia"/>
          <w:sz w:val="24"/>
          <w:szCs w:val="24"/>
        </w:rPr>
        <w:t>三个向量</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sub>
        </m:sSub>
      </m:oMath>
      <w:r w:rsidR="00292F59">
        <w:rPr>
          <w:rFonts w:ascii="Times New Roman" w:hAnsi="Times New Roman" w:cs="Times New Roman" w:hint="eastAsia"/>
          <w:sz w:val="24"/>
          <w:szCs w:val="24"/>
        </w:rPr>
        <w:t>，</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oMath>
      <w:r w:rsidR="00292F59">
        <w:rPr>
          <w:rFonts w:ascii="Times New Roman" w:hAnsi="Times New Roman" w:cs="Times New Roman" w:hint="eastAsia"/>
          <w:sz w:val="24"/>
          <w:szCs w:val="24"/>
        </w:rPr>
        <w:t>和</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d</m:t>
                </m:r>
              </m:e>
            </m:acc>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oMath>
      <w:r w:rsidR="00292F59">
        <w:rPr>
          <w:rFonts w:ascii="Times New Roman" w:hAnsi="Times New Roman" w:cs="Times New Roman" w:hint="eastAsia"/>
          <w:sz w:val="24"/>
          <w:szCs w:val="24"/>
        </w:rPr>
        <w:t>充分反映了节点之间的距离，节点间距离与通信成本正向关联</w:t>
      </w:r>
      <w:r w:rsidR="00950F3D">
        <w:rPr>
          <w:rFonts w:ascii="Times New Roman" w:hAnsi="Times New Roman" w:cs="Times New Roman" w:hint="eastAsia"/>
          <w:sz w:val="24"/>
          <w:szCs w:val="24"/>
        </w:rPr>
        <w:t>，</w:t>
      </w:r>
      <w:r w:rsidR="00950F3D" w:rsidRPr="00EA795A">
        <w:rPr>
          <w:rFonts w:ascii="Times New Roman" w:hAnsi="Times New Roman" w:cs="Times New Roman" w:hint="eastAsia"/>
          <w:sz w:val="24"/>
          <w:szCs w:val="24"/>
        </w:rPr>
        <w:t>如</w:t>
      </w:r>
      <w:r w:rsidR="00950F3D" w:rsidRPr="00CA3768">
        <w:rPr>
          <w:rFonts w:ascii="Times New Roman" w:hAnsi="Times New Roman" w:cs="Times New Roman"/>
          <w:sz w:val="24"/>
          <w:szCs w:val="24"/>
        </w:rPr>
        <w:t>图</w:t>
      </w:r>
      <w:r w:rsidR="00950F3D" w:rsidRPr="00CA3768">
        <w:rPr>
          <w:rFonts w:ascii="Times New Roman" w:hAnsi="Times New Roman" w:cs="Times New Roman"/>
          <w:sz w:val="24"/>
          <w:szCs w:val="24"/>
        </w:rPr>
        <w:t>3-2</w:t>
      </w:r>
      <w:r w:rsidR="00950F3D" w:rsidRPr="00CA3768">
        <w:rPr>
          <w:rFonts w:ascii="Times New Roman" w:hAnsi="Times New Roman" w:cs="Times New Roman"/>
          <w:sz w:val="24"/>
          <w:szCs w:val="24"/>
        </w:rPr>
        <w:t>所示</w:t>
      </w:r>
      <w:r w:rsidR="00292F59">
        <w:rPr>
          <w:rFonts w:ascii="Times New Roman" w:hAnsi="Times New Roman" w:cs="Times New Roman" w:hint="eastAsia"/>
          <w:sz w:val="24"/>
          <w:szCs w:val="24"/>
        </w:rPr>
        <w:t>。</w:t>
      </w:r>
      <w:r w:rsidR="00950F3D">
        <w:rPr>
          <w:rFonts w:ascii="Times New Roman" w:hAnsi="Times New Roman" w:cs="Times New Roman" w:hint="eastAsia"/>
          <w:sz w:val="24"/>
          <w:szCs w:val="24"/>
        </w:rPr>
        <w:t>每个节点利用该算法，从它的邻居节点中选取一个作为到达最终目的节点的下一跳节点。这个被选取的节点同时具备两个特性，一是它更加接近最终目的节点，二是它是满足条件的邻居节点集合中势能最低的一个节点。这样，数据包沿着梯度最大的方向转发，</w:t>
      </w:r>
      <w:r w:rsidR="00950F3D" w:rsidRPr="004C0287">
        <w:rPr>
          <w:rFonts w:ascii="Times New Roman" w:hAnsi="Times New Roman" w:cs="Times New Roman"/>
          <w:sz w:val="24"/>
          <w:szCs w:val="24"/>
        </w:rPr>
        <w:t>路由的过程就像一个小球不断朝着目的地滚动，</w:t>
      </w:r>
      <w:r w:rsidR="004C0287" w:rsidRPr="004C0287">
        <w:rPr>
          <w:rFonts w:ascii="Times New Roman" w:hAnsi="Times New Roman" w:cs="Times New Roman"/>
          <w:sz w:val="24"/>
          <w:szCs w:val="24"/>
        </w:rPr>
        <w:t>且滚动过程中不断选取地势低洼的路径。路由方向的数学表达如公式</w:t>
      </w:r>
      <w:r w:rsidR="004C0287" w:rsidRPr="004C0287">
        <w:rPr>
          <w:rFonts w:ascii="Times New Roman" w:hAnsi="Times New Roman" w:cs="Times New Roman"/>
          <w:sz w:val="24"/>
          <w:szCs w:val="24"/>
        </w:rPr>
        <w:t>3-6</w:t>
      </w:r>
      <w:r w:rsidR="004C0287" w:rsidRPr="004C0287">
        <w:rPr>
          <w:rFonts w:ascii="Times New Roman" w:hAnsi="Times New Roman" w:cs="Times New Roman"/>
          <w:sz w:val="24"/>
          <w:szCs w:val="24"/>
        </w:rPr>
        <w:t>所示。</w:t>
      </w:r>
    </w:p>
    <w:p w14:paraId="39D2E70F" w14:textId="156CA8C5" w:rsidR="004C0287" w:rsidRPr="004C0287" w:rsidRDefault="008728F1" w:rsidP="00BD75AC">
      <w:pPr>
        <w:spacing w:line="360" w:lineRule="auto"/>
        <w:ind w:firstLineChars="200" w:firstLine="480"/>
        <w:jc w:val="right"/>
        <w:rPr>
          <w:rFonts w:ascii="Times New Roman"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arg</m:t>
            </m:r>
          </m:fName>
          <m:e>
            <m:r>
              <w:rPr>
                <w:rFonts w:ascii="Cambria Math" w:hAnsi="Cambria Math" w:cs="Times New Roman"/>
                <w:sz w:val="24"/>
                <w:szCs w:val="24"/>
              </w:rPr>
              <m:t>max</m:t>
            </m:r>
            <m:d>
              <m:dPr>
                <m:begChr m:val="{"/>
                <m:endChr m:val="}"/>
                <m:ctrlPr>
                  <w:rPr>
                    <w:rFonts w:ascii="Cambria Math" w:hAnsi="Cambria Math" w:cs="Times New Roman"/>
                    <w:sz w:val="24"/>
                    <w:szCs w:val="24"/>
                  </w:rPr>
                </m:ctrlPr>
              </m:dPr>
              <m:e>
                <m:d>
                  <m:dPr>
                    <m:begChr m:val="|"/>
                    <m:endChr m:val="|"/>
                    <m:ctrlPr>
                      <w:rPr>
                        <w:rFonts w:ascii="Cambria Math" w:hAnsi="Cambria Math" w:cs="Times New Roman"/>
                        <w:sz w:val="24"/>
                        <w:szCs w:val="24"/>
                      </w:rPr>
                    </m:ctrlPr>
                  </m:dPr>
                  <m:e>
                    <m:r>
                      <w:rPr>
                        <w:rFonts w:ascii="Cambria Math" w:hAnsi="Cambria Math" w:cs="Times New Roman"/>
                        <w:sz w:val="24"/>
                        <w:szCs w:val="24"/>
                      </w:rPr>
                      <m:t>ϕ</m:t>
                    </m:r>
                    <m:d>
                      <m:dPr>
                        <m:ctrlPr>
                          <w:rPr>
                            <w:rFonts w:ascii="Cambria Math" w:hAnsi="Cambria Math" w:cs="Times New Roman"/>
                            <w:sz w:val="24"/>
                            <w:szCs w:val="24"/>
                          </w:rPr>
                        </m:ctrlPr>
                      </m:dPr>
                      <m:e>
                        <m:r>
                          <w:rPr>
                            <w:rFonts w:ascii="Cambria Math" w:hAnsi="Cambria Math" w:cs="Times New Roman"/>
                            <w:sz w:val="24"/>
                            <w:szCs w:val="24"/>
                          </w:rPr>
                          <m:t>v</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v</m:t>
                        </m:r>
                      </m:sub>
                    </m:sSub>
                    <m:d>
                      <m:dPr>
                        <m:ctrlPr>
                          <w:rPr>
                            <w:rFonts w:ascii="Cambria Math" w:hAnsi="Cambria Math" w:cs="Times New Roman"/>
                            <w:sz w:val="24"/>
                            <w:szCs w:val="24"/>
                          </w:rPr>
                        </m:ctrlPr>
                      </m:dPr>
                      <m:e>
                        <m:r>
                          <w:rPr>
                            <w:rFonts w:ascii="Cambria Math" w:hAnsi="Cambria Math" w:cs="Times New Roman"/>
                            <w:sz w:val="24"/>
                            <w:szCs w:val="24"/>
                          </w:rPr>
                          <m:t>k</m:t>
                        </m:r>
                      </m:e>
                    </m:d>
                  </m:e>
                </m:d>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=1,2,3,…,</m:t>
                </m:r>
                <m:r>
                  <w:rPr>
                    <w:rFonts w:ascii="Cambria Math" w:hAnsi="Cambria Math" w:cs="Times New Roman"/>
                    <w:sz w:val="24"/>
                    <w:szCs w:val="24"/>
                  </w:rPr>
                  <m:t>m</m:t>
                </m:r>
              </m:e>
            </m:d>
          </m:e>
        </m:func>
      </m:oMath>
      <w:r w:rsidR="004C0287" w:rsidRPr="004C0287">
        <w:rPr>
          <w:rFonts w:ascii="Times New Roman" w:hAnsi="Times New Roman" w:cs="Times New Roman"/>
          <w:sz w:val="24"/>
          <w:szCs w:val="24"/>
        </w:rPr>
        <w:t xml:space="preserve">             (3-6)</w:t>
      </w:r>
    </w:p>
    <w:p w14:paraId="27F0E642" w14:textId="3A3D5CF6" w:rsidR="004C0287" w:rsidRDefault="00292F59" w:rsidP="004C0287">
      <w:pPr>
        <w:spacing w:line="400" w:lineRule="exact"/>
        <w:ind w:firstLineChars="200" w:firstLine="480"/>
        <w:rPr>
          <w:rFonts w:ascii="Times New Roman" w:hAnsi="Times New Roman" w:cs="Times New Roman"/>
          <w:sz w:val="24"/>
          <w:szCs w:val="24"/>
        </w:rPr>
      </w:pPr>
      <w:r w:rsidRPr="004C0287">
        <w:rPr>
          <w:rFonts w:ascii="Times New Roman" w:hAnsi="Times New Roman" w:cs="Times New Roman"/>
          <w:sz w:val="24"/>
          <w:szCs w:val="24"/>
        </w:rPr>
        <w:t>每个节点通过上述</w:t>
      </w:r>
      <w:r w:rsidR="004C0287" w:rsidRPr="004C0287">
        <w:rPr>
          <w:rFonts w:ascii="Times New Roman" w:hAnsi="Times New Roman" w:cs="Times New Roman"/>
          <w:sz w:val="24"/>
          <w:szCs w:val="24"/>
        </w:rPr>
        <w:t>算法与它的邻居节点交换自己的势能值，并且迭代地执行公式</w:t>
      </w:r>
      <w:r w:rsidR="004C0287" w:rsidRPr="004C0287">
        <w:rPr>
          <w:rFonts w:ascii="Times New Roman" w:hAnsi="Times New Roman" w:cs="Times New Roman"/>
          <w:sz w:val="24"/>
          <w:szCs w:val="24"/>
        </w:rPr>
        <w:t>3-5</w:t>
      </w:r>
      <w:r w:rsidR="004C0287" w:rsidRPr="004C0287">
        <w:rPr>
          <w:rFonts w:ascii="Times New Roman" w:hAnsi="Times New Roman" w:cs="Times New Roman"/>
          <w:sz w:val="24"/>
          <w:szCs w:val="24"/>
        </w:rPr>
        <w:t>，以形成覆盖整个网络的全局势场。对于每一个节点</w:t>
      </w:r>
      <m:oMath>
        <m:r>
          <w:rPr>
            <w:rFonts w:ascii="Cambria Math" w:hAnsi="Cambria Math" w:cs="Times New Roman"/>
            <w:sz w:val="24"/>
            <w:szCs w:val="24"/>
          </w:rPr>
          <m:t>v</m:t>
        </m:r>
      </m:oMath>
      <w:r w:rsidR="004C0287" w:rsidRPr="004C0287">
        <w:rPr>
          <w:rFonts w:ascii="Times New Roman" w:hAnsi="Times New Roman" w:cs="Times New Roman"/>
          <w:sz w:val="24"/>
          <w:szCs w:val="24"/>
        </w:rPr>
        <w:t>，我们定义迭代结束条件为它势能的标准差</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v</m:t>
            </m:r>
          </m:sub>
        </m:sSub>
      </m:oMath>
      <w:r w:rsidR="004C0287" w:rsidRPr="004C0287">
        <w:rPr>
          <w:rFonts w:ascii="Times New Roman" w:hAnsi="Times New Roman" w:cs="Times New Roman"/>
          <w:sz w:val="24"/>
          <w:szCs w:val="24"/>
        </w:rPr>
        <w:t>小于当前势能值的</w:t>
      </w:r>
      <w:r w:rsidR="004C0287" w:rsidRPr="004C0287">
        <w:rPr>
          <w:rFonts w:ascii="Times New Roman" w:hAnsi="Times New Roman" w:cs="Times New Roman"/>
          <w:sz w:val="24"/>
          <w:szCs w:val="24"/>
        </w:rPr>
        <w:t>10%</w:t>
      </w:r>
      <w:r w:rsidR="00BD75AC">
        <w:rPr>
          <w:rFonts w:ascii="Times New Roman" w:hAnsi="Times New Roman" w:cs="Times New Roman" w:hint="eastAsia"/>
          <w:sz w:val="24"/>
          <w:szCs w:val="24"/>
        </w:rPr>
        <w:t>，计算公式如下所示</w:t>
      </w:r>
      <w:r w:rsidR="004C0287">
        <w:rPr>
          <w:rFonts w:ascii="Times New Roman" w:hAnsi="Times New Roman" w:cs="Times New Roman" w:hint="eastAsia"/>
          <w:sz w:val="24"/>
          <w:szCs w:val="24"/>
        </w:rPr>
        <w:t>。</w:t>
      </w:r>
    </w:p>
    <w:p w14:paraId="5F24266D" w14:textId="4B3B3635" w:rsidR="00BD75AC" w:rsidRDefault="008728F1" w:rsidP="00BD75AC">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v,i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v,N</m:t>
                            </m:r>
                          </m:sub>
                        </m:sSub>
                      </m:e>
                    </m:d>
                  </m:e>
                  <m:sup>
                    <m:r>
                      <w:rPr>
                        <w:rFonts w:ascii="Cambria Math" w:hAnsi="Cambria Math" w:cs="Times New Roman"/>
                        <w:sz w:val="24"/>
                        <w:szCs w:val="24"/>
                      </w:rPr>
                      <m:t>2</m:t>
                    </m:r>
                  </m:sup>
                </m:sSup>
              </m:e>
            </m:nary>
          </m:e>
        </m:rad>
      </m:oMath>
      <w:r w:rsidR="00BD75AC">
        <w:rPr>
          <w:rFonts w:ascii="Times New Roman" w:hAnsi="Times New Roman" w:cs="Times New Roman" w:hint="eastAsia"/>
          <w:sz w:val="24"/>
          <w:szCs w:val="24"/>
        </w:rPr>
        <w:t xml:space="preserve"> </w:t>
      </w:r>
      <w:r w:rsidR="00BD75AC">
        <w:rPr>
          <w:rFonts w:ascii="Times New Roman" w:hAnsi="Times New Roman" w:cs="Times New Roman"/>
          <w:sz w:val="24"/>
          <w:szCs w:val="24"/>
        </w:rPr>
        <w:t xml:space="preserve">                </w:t>
      </w:r>
      <w:r w:rsidR="00BD75AC">
        <w:rPr>
          <w:rFonts w:ascii="Times New Roman" w:hAnsi="Times New Roman" w:cs="Times New Roman" w:hint="eastAsia"/>
          <w:sz w:val="24"/>
          <w:szCs w:val="24"/>
        </w:rPr>
        <w:t>（</w:t>
      </w:r>
      <w:r w:rsidR="00BD75AC">
        <w:rPr>
          <w:rFonts w:ascii="Times New Roman" w:hAnsi="Times New Roman" w:cs="Times New Roman" w:hint="eastAsia"/>
          <w:sz w:val="24"/>
          <w:szCs w:val="24"/>
        </w:rPr>
        <w:t>3</w:t>
      </w:r>
      <w:r w:rsidR="00BD75AC">
        <w:rPr>
          <w:rFonts w:ascii="Times New Roman" w:hAnsi="Times New Roman" w:cs="Times New Roman"/>
          <w:sz w:val="24"/>
          <w:szCs w:val="24"/>
        </w:rPr>
        <w:t>-7</w:t>
      </w:r>
      <w:r w:rsidR="00BD75AC">
        <w:rPr>
          <w:rFonts w:ascii="Times New Roman" w:hAnsi="Times New Roman" w:cs="Times New Roman" w:hint="eastAsia"/>
          <w:sz w:val="24"/>
          <w:szCs w:val="24"/>
        </w:rPr>
        <w:t>）</w:t>
      </w:r>
    </w:p>
    <w:p w14:paraId="399B6E44" w14:textId="1B5FCF2B" w:rsidR="00BD75AC" w:rsidRPr="00BD75AC" w:rsidRDefault="00BD75AC" w:rsidP="00BD75AC">
      <w:pPr>
        <w:spacing w:line="360" w:lineRule="auto"/>
        <w:jc w:val="right"/>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v</m:t>
            </m:r>
          </m:sub>
        </m:sSub>
        <m:r>
          <w:rPr>
            <w:rFonts w:ascii="Cambria Math" w:hAnsi="Cambria Math" w:cs="Times New Roman"/>
            <w:sz w:val="24"/>
            <w:szCs w:val="24"/>
          </w:rPr>
          <m:t>&lt;10%</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v,N</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sz w:val="24"/>
          <w:szCs w:val="24"/>
        </w:rPr>
        <w:t>-8</w:t>
      </w:r>
      <w:r>
        <w:rPr>
          <w:rFonts w:ascii="Times New Roman" w:hAnsi="Times New Roman" w:cs="Times New Roman" w:hint="eastAsia"/>
          <w:sz w:val="24"/>
          <w:szCs w:val="24"/>
        </w:rPr>
        <w:t>）</w:t>
      </w:r>
    </w:p>
    <w:p w14:paraId="2BEB9176" w14:textId="1BC68622" w:rsidR="00BD75AC" w:rsidRDefault="00BD75AC" w:rsidP="0011277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在公式</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hint="eastAsia"/>
          <w:sz w:val="24"/>
          <w:szCs w:val="24"/>
        </w:rPr>
        <w:t>和公式</w:t>
      </w:r>
      <w:r>
        <w:rPr>
          <w:rFonts w:ascii="Times New Roman" w:hAnsi="Times New Roman" w:cs="Times New Roman" w:hint="eastAsia"/>
          <w:sz w:val="24"/>
          <w:szCs w:val="24"/>
        </w:rPr>
        <w:t>3-</w:t>
      </w:r>
      <w:r>
        <w:rPr>
          <w:rFonts w:ascii="Times New Roman" w:hAnsi="Times New Roman" w:cs="Times New Roman"/>
          <w:sz w:val="24"/>
          <w:szCs w:val="24"/>
        </w:rPr>
        <w:t>8</w:t>
      </w:r>
      <w:r>
        <w:rPr>
          <w:rFonts w:ascii="Times New Roman" w:hAnsi="Times New Roman" w:cs="Times New Roman" w:hint="eastAsia"/>
          <w:sz w:val="24"/>
          <w:szCs w:val="24"/>
        </w:rPr>
        <w:t>中，对于</w:t>
      </w:r>
      <w:r w:rsidRPr="00EA795A">
        <w:rPr>
          <w:rFonts w:ascii="Times New Roman" w:hAnsi="Times New Roman" w:cs="Times New Roman"/>
          <w:sz w:val="24"/>
          <w:szCs w:val="24"/>
        </w:rPr>
        <w:t>节点</w:t>
      </w:r>
      <m:oMath>
        <m:r>
          <w:rPr>
            <w:rFonts w:ascii="Cambria Math" w:hAnsi="Cambria Math" w:cs="Times New Roman"/>
            <w:sz w:val="24"/>
            <w:szCs w:val="24"/>
          </w:rPr>
          <m:t>v</m:t>
        </m:r>
      </m:oMath>
      <w:r w:rsidRPr="00645E40">
        <w:rPr>
          <w:rFonts w:ascii="Times New Roman" w:hAnsi="Times New Roman" w:cs="Times New Roman" w:hint="eastAsia"/>
          <w:sz w:val="24"/>
          <w:szCs w:val="24"/>
        </w:rPr>
        <w:t>，</w:t>
      </w:r>
      <m:oMath>
        <m:r>
          <w:rPr>
            <w:rFonts w:ascii="Cambria Math" w:hAnsi="Cambria Math" w:cs="Times New Roman" w:hint="eastAsia"/>
            <w:sz w:val="24"/>
            <w:szCs w:val="24"/>
          </w:rPr>
          <m:t>N</m:t>
        </m:r>
      </m:oMath>
      <w:r w:rsidRPr="00645E40">
        <w:rPr>
          <w:rFonts w:ascii="Times New Roman" w:hAnsi="Times New Roman" w:cs="Times New Roman" w:hint="eastAsia"/>
          <w:sz w:val="24"/>
          <w:szCs w:val="24"/>
        </w:rPr>
        <w:t>是当前迭代次数，</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N</m:t>
            </m:r>
          </m:sub>
        </m:sSub>
      </m:oMath>
      <w:r w:rsidR="00645E40" w:rsidRPr="00645E40">
        <w:rPr>
          <w:rFonts w:ascii="Times New Roman" w:hAnsi="Times New Roman" w:cs="Times New Roman" w:hint="eastAsia"/>
          <w:sz w:val="24"/>
          <w:szCs w:val="24"/>
        </w:rPr>
        <w:t>是</w:t>
      </w:r>
      <w:r w:rsidR="00645E40">
        <w:rPr>
          <w:rFonts w:ascii="Times New Roman" w:hAnsi="Times New Roman" w:cs="Times New Roman" w:hint="eastAsia"/>
          <w:sz w:val="24"/>
          <w:szCs w:val="24"/>
        </w:rPr>
        <w:t>节点</w:t>
      </w:r>
      <w:r w:rsidR="00645E40" w:rsidRPr="00645E40">
        <w:rPr>
          <w:rFonts w:ascii="Times New Roman" w:hAnsi="Times New Roman" w:cs="Times New Roman" w:hint="eastAsia"/>
          <w:sz w:val="24"/>
          <w:szCs w:val="24"/>
        </w:rPr>
        <w:t>当前势能值，</w:t>
      </w:r>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N</m:t>
            </m:r>
          </m:sub>
        </m:sSub>
      </m:oMath>
      <w:r w:rsidR="00645E40">
        <w:rPr>
          <w:rFonts w:ascii="Times New Roman" w:hAnsi="Times New Roman" w:cs="Times New Roman" w:hint="eastAsia"/>
          <w:sz w:val="24"/>
          <w:szCs w:val="24"/>
        </w:rPr>
        <w:t>是</w:t>
      </w:r>
      <m:oMath>
        <m:r>
          <w:rPr>
            <w:rFonts w:ascii="Cambria Math" w:hAnsi="Cambria Math" w:cs="Times New Roman" w:hint="eastAsia"/>
            <w:sz w:val="24"/>
            <w:szCs w:val="24"/>
          </w:rPr>
          <m:t>N</m:t>
        </m:r>
      </m:oMath>
      <w:r w:rsidR="00645E40">
        <w:rPr>
          <w:rFonts w:ascii="Times New Roman" w:hAnsi="Times New Roman" w:cs="Times New Roman" w:hint="eastAsia"/>
          <w:sz w:val="24"/>
          <w:szCs w:val="24"/>
        </w:rPr>
        <w:t>次迭代后</w:t>
      </w:r>
      <w:r w:rsidR="00645E40" w:rsidRPr="00645E40">
        <w:rPr>
          <w:rFonts w:ascii="Times New Roman" w:hAnsi="Times New Roman" w:cs="Times New Roman" w:hint="eastAsia"/>
          <w:sz w:val="24"/>
          <w:szCs w:val="24"/>
        </w:rPr>
        <w:t>节点</w:t>
      </w:r>
      <w:r w:rsidR="00645E40">
        <w:rPr>
          <w:rFonts w:ascii="Times New Roman" w:hAnsi="Times New Roman" w:cs="Times New Roman" w:hint="eastAsia"/>
          <w:sz w:val="24"/>
          <w:szCs w:val="24"/>
        </w:rPr>
        <w:t>势能的算术平均值，</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i</m:t>
            </m:r>
          </m:sub>
        </m:sSub>
      </m:oMath>
      <w:r w:rsidR="00645E40">
        <w:rPr>
          <w:rFonts w:ascii="Times New Roman" w:hAnsi="Times New Roman" w:cs="Times New Roman" w:hint="eastAsia"/>
          <w:sz w:val="24"/>
          <w:szCs w:val="24"/>
        </w:rPr>
        <w:t>是节点第</w:t>
      </w:r>
      <m:oMath>
        <m:r>
          <w:rPr>
            <w:rFonts w:ascii="Cambria Math" w:hAnsi="Cambria Math" w:cs="Times New Roman" w:hint="eastAsia"/>
            <w:sz w:val="24"/>
            <w:szCs w:val="24"/>
          </w:rPr>
          <m:t>i</m:t>
        </m:r>
      </m:oMath>
      <w:r w:rsidR="00645E40" w:rsidRPr="002A5D83">
        <w:rPr>
          <w:rFonts w:ascii="Times New Roman" w:hAnsi="Times New Roman" w:cs="Times New Roman" w:hint="eastAsia"/>
          <w:sz w:val="24"/>
          <w:szCs w:val="24"/>
        </w:rPr>
        <w:t>次迭代的势能值。</w:t>
      </w:r>
    </w:p>
    <w:p w14:paraId="1DDD773C" w14:textId="76D8C160" w:rsidR="004C0287" w:rsidRDefault="004C0287" w:rsidP="002A5D8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综上所述，结合网络中具体场景，节点的势能计算包括以下几个步骤。首先，势能的初始化。</w:t>
      </w:r>
      <w:r w:rsidR="0090054D">
        <w:rPr>
          <w:rFonts w:ascii="Times New Roman" w:hAnsi="Times New Roman" w:cs="Times New Roman" w:hint="eastAsia"/>
          <w:sz w:val="24"/>
          <w:szCs w:val="24"/>
        </w:rPr>
        <w:t>终端设备节点</w:t>
      </w:r>
      <w:r w:rsidR="0038024B">
        <w:rPr>
          <w:rFonts w:ascii="Times New Roman" w:hAnsi="Times New Roman" w:cs="Times New Roman" w:hint="eastAsia"/>
          <w:sz w:val="24"/>
          <w:szCs w:val="24"/>
        </w:rPr>
        <w:t>在网络中承担信息采集功能，是信息的源头，所以势能初始值为</w:t>
      </w:r>
      <w:r w:rsidR="0038024B">
        <w:rPr>
          <w:rFonts w:ascii="Times New Roman" w:hAnsi="Times New Roman" w:cs="Times New Roman" w:hint="eastAsia"/>
          <w:sz w:val="24"/>
          <w:szCs w:val="24"/>
        </w:rPr>
        <w:t>0</w:t>
      </w:r>
      <w:r w:rsidR="0038024B">
        <w:rPr>
          <w:rFonts w:ascii="Times New Roman" w:hAnsi="Times New Roman" w:cs="Times New Roman" w:hint="eastAsia"/>
          <w:sz w:val="24"/>
          <w:szCs w:val="24"/>
        </w:rPr>
        <w:t>；变压站节点和变电站节</w:t>
      </w:r>
      <w:r w:rsidR="0038024B" w:rsidRPr="0038024B">
        <w:rPr>
          <w:rFonts w:ascii="Times New Roman" w:hAnsi="Times New Roman" w:cs="Times New Roman"/>
          <w:sz w:val="24"/>
          <w:szCs w:val="24"/>
        </w:rPr>
        <w:t>点承担信息的收集和转发功能，所以势能初始值大于</w:t>
      </w:r>
      <w:r w:rsidR="0038024B" w:rsidRPr="0038024B">
        <w:rPr>
          <w:rFonts w:ascii="Times New Roman" w:hAnsi="Times New Roman" w:cs="Times New Roman"/>
          <w:sz w:val="24"/>
          <w:szCs w:val="24"/>
        </w:rPr>
        <w:t>0</w:t>
      </w:r>
      <w:r w:rsidR="0038024B" w:rsidRPr="0038024B">
        <w:rPr>
          <w:rFonts w:ascii="Times New Roman" w:hAnsi="Times New Roman" w:cs="Times New Roman"/>
          <w:sz w:val="24"/>
          <w:szCs w:val="24"/>
        </w:rPr>
        <w:t>，我们定义变压站节点的势能初始值</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S</m:t>
            </m:r>
          </m:sub>
        </m:sSub>
      </m:oMath>
      <w:r w:rsidR="0038024B" w:rsidRPr="0038024B">
        <w:rPr>
          <w:rFonts w:ascii="Times New Roman" w:hAnsi="Times New Roman" w:cs="Times New Roman"/>
          <w:sz w:val="24"/>
          <w:szCs w:val="24"/>
        </w:rPr>
        <w:t>，变电站节点的势能初始值</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T</m:t>
            </m:r>
          </m:sub>
        </m:sSub>
      </m:oMath>
      <w:r w:rsidR="0038024B">
        <w:rPr>
          <w:rFonts w:ascii="Times New Roman" w:hAnsi="Times New Roman" w:cs="Times New Roman" w:hint="eastAsia"/>
          <w:sz w:val="24"/>
          <w:szCs w:val="24"/>
        </w:rPr>
        <w:t>。接着，网络开始工作，数据包在网络中传输，网络正常工作期间，节点的势能值</w:t>
      </w:r>
      <w:r w:rsidR="000410C0">
        <w:rPr>
          <w:rFonts w:ascii="Times New Roman" w:hAnsi="Times New Roman" w:cs="Times New Roman" w:hint="eastAsia"/>
          <w:sz w:val="24"/>
          <w:szCs w:val="24"/>
        </w:rPr>
        <w:t>每</w:t>
      </w:r>
      <w:r w:rsidR="000410C0">
        <w:rPr>
          <w:rFonts w:ascii="Times New Roman" w:hAnsi="Times New Roman" w:cs="Times New Roman" w:hint="eastAsia"/>
          <w:sz w:val="24"/>
          <w:szCs w:val="24"/>
        </w:rPr>
        <w:t>5</w:t>
      </w:r>
      <w:r w:rsidR="000410C0">
        <w:rPr>
          <w:rFonts w:ascii="Times New Roman" w:hAnsi="Times New Roman" w:cs="Times New Roman" w:hint="eastAsia"/>
          <w:sz w:val="24"/>
          <w:szCs w:val="24"/>
        </w:rPr>
        <w:t>秒钟进行</w:t>
      </w:r>
      <w:r w:rsidR="0038024B">
        <w:rPr>
          <w:rFonts w:ascii="Times New Roman" w:hAnsi="Times New Roman" w:cs="Times New Roman" w:hint="eastAsia"/>
          <w:sz w:val="24"/>
          <w:szCs w:val="24"/>
        </w:rPr>
        <w:t>周期性</w:t>
      </w:r>
      <w:r w:rsidR="000410C0">
        <w:rPr>
          <w:rFonts w:ascii="Times New Roman" w:hAnsi="Times New Roman" w:cs="Times New Roman" w:hint="eastAsia"/>
          <w:sz w:val="24"/>
          <w:szCs w:val="24"/>
        </w:rPr>
        <w:t>地</w:t>
      </w:r>
      <w:r w:rsidR="0038024B">
        <w:rPr>
          <w:rFonts w:ascii="Times New Roman" w:hAnsi="Times New Roman" w:cs="Times New Roman" w:hint="eastAsia"/>
          <w:sz w:val="24"/>
          <w:szCs w:val="24"/>
        </w:rPr>
        <w:t>更新。</w:t>
      </w:r>
      <w:r w:rsidR="00645E40">
        <w:rPr>
          <w:rFonts w:ascii="Times New Roman" w:hAnsi="Times New Roman" w:cs="Times New Roman" w:hint="eastAsia"/>
          <w:sz w:val="24"/>
          <w:szCs w:val="24"/>
        </w:rPr>
        <w:t>算法的流程图如图</w:t>
      </w:r>
      <w:r w:rsidR="00645E40">
        <w:rPr>
          <w:rFonts w:ascii="Times New Roman" w:hAnsi="Times New Roman" w:cs="Times New Roman" w:hint="eastAsia"/>
          <w:sz w:val="24"/>
          <w:szCs w:val="24"/>
        </w:rPr>
        <w:t>3-</w:t>
      </w:r>
      <w:r w:rsidR="00CC3EF1">
        <w:rPr>
          <w:rFonts w:ascii="Times New Roman" w:hAnsi="Times New Roman" w:cs="Times New Roman"/>
          <w:sz w:val="24"/>
          <w:szCs w:val="24"/>
        </w:rPr>
        <w:t>6</w:t>
      </w:r>
      <w:r w:rsidR="00645E40">
        <w:rPr>
          <w:rFonts w:ascii="Times New Roman" w:hAnsi="Times New Roman" w:cs="Times New Roman" w:hint="eastAsia"/>
          <w:sz w:val="24"/>
          <w:szCs w:val="24"/>
        </w:rPr>
        <w:t>所示。</w:t>
      </w:r>
    </w:p>
    <w:p w14:paraId="38BDF92C" w14:textId="3F9A2A05" w:rsidR="00645E40" w:rsidRDefault="00126061" w:rsidP="00645E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4CF75" wp14:editId="59C06CF5">
            <wp:extent cx="2788296"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8296" cy="2880000"/>
                    </a:xfrm>
                    <a:prstGeom prst="rect">
                      <a:avLst/>
                    </a:prstGeom>
                    <a:noFill/>
                    <a:ln>
                      <a:noFill/>
                    </a:ln>
                  </pic:spPr>
                </pic:pic>
              </a:graphicData>
            </a:graphic>
          </wp:inline>
        </w:drawing>
      </w:r>
    </w:p>
    <w:p w14:paraId="6A589B00" w14:textId="4A15FFAF" w:rsidR="00645E40" w:rsidRPr="0038024B" w:rsidRDefault="00645E40" w:rsidP="00645E40">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sidR="00CC3EF1">
        <w:rPr>
          <w:rFonts w:ascii="Times New Roman" w:eastAsia="楷体" w:hAnsi="Times New Roman" w:cs="Times New Roman"/>
          <w:szCs w:val="21"/>
        </w:rPr>
        <w:t>6</w:t>
      </w:r>
      <w:r w:rsidRPr="00E26031">
        <w:rPr>
          <w:rFonts w:ascii="Times New Roman" w:eastAsia="楷体" w:hAnsi="Times New Roman" w:cs="Times New Roman"/>
          <w:szCs w:val="21"/>
        </w:rPr>
        <w:t xml:space="preserve"> </w:t>
      </w:r>
      <w:r w:rsidRPr="00645E40">
        <w:rPr>
          <w:rFonts w:ascii="Times New Roman" w:eastAsia="楷体" w:hAnsi="Times New Roman" w:cs="Times New Roman" w:hint="eastAsia"/>
          <w:szCs w:val="21"/>
        </w:rPr>
        <w:t>LAPBR</w:t>
      </w:r>
      <w:r w:rsidRPr="00645E40">
        <w:rPr>
          <w:rFonts w:ascii="Times New Roman" w:eastAsia="楷体" w:hAnsi="Times New Roman" w:cs="Times New Roman" w:hint="eastAsia"/>
          <w:szCs w:val="21"/>
        </w:rPr>
        <w:t>算法流程图</w:t>
      </w:r>
    </w:p>
    <w:p w14:paraId="3A4392E2" w14:textId="54719FE4" w:rsidR="00A559D5" w:rsidRDefault="008E5C79" w:rsidP="00A91642">
      <w:pPr>
        <w:spacing w:line="400" w:lineRule="exact"/>
        <w:ind w:firstLineChars="200" w:firstLine="480"/>
        <w:rPr>
          <w:rFonts w:ascii="Times New Roman" w:hAnsi="Times New Roman" w:cs="Times New Roman"/>
          <w:sz w:val="24"/>
          <w:szCs w:val="24"/>
        </w:rPr>
      </w:pPr>
      <w:r w:rsidRPr="004C0287">
        <w:rPr>
          <w:rFonts w:ascii="Times New Roman" w:hAnsi="Times New Roman" w:cs="Times New Roman"/>
          <w:sz w:val="24"/>
          <w:szCs w:val="24"/>
        </w:rPr>
        <w:t>在这样的算法中，每个节点基于自身已有势能，并通过获得自身周围邻居节点的势能来动态改变自身势能。从路由规划角度来看，</w:t>
      </w:r>
      <w:r w:rsidR="001143AE" w:rsidRPr="004C0287">
        <w:rPr>
          <w:rFonts w:ascii="Times New Roman" w:hAnsi="Times New Roman" w:cs="Times New Roman"/>
          <w:sz w:val="24"/>
          <w:szCs w:val="24"/>
        </w:rPr>
        <w:t>增强网络边缘节点的计算能力，</w:t>
      </w:r>
      <w:r w:rsidR="00E34406" w:rsidRPr="004C0287">
        <w:rPr>
          <w:rFonts w:ascii="Times New Roman" w:hAnsi="Times New Roman" w:cs="Times New Roman"/>
          <w:sz w:val="24"/>
          <w:szCs w:val="24"/>
        </w:rPr>
        <w:t>周期性</w:t>
      </w:r>
      <w:r w:rsidR="001143AE" w:rsidRPr="004C0287">
        <w:rPr>
          <w:rFonts w:ascii="Times New Roman" w:hAnsi="Times New Roman" w:cs="Times New Roman"/>
          <w:sz w:val="24"/>
          <w:szCs w:val="24"/>
        </w:rPr>
        <w:t>地</w:t>
      </w:r>
      <w:r w:rsidR="00E34406" w:rsidRPr="004C0287">
        <w:rPr>
          <w:rFonts w:ascii="Times New Roman" w:hAnsi="Times New Roman" w:cs="Times New Roman"/>
          <w:sz w:val="24"/>
          <w:szCs w:val="24"/>
        </w:rPr>
        <w:t>更新</w:t>
      </w:r>
      <w:r w:rsidR="001143AE" w:rsidRPr="004C0287">
        <w:rPr>
          <w:rFonts w:ascii="Times New Roman" w:hAnsi="Times New Roman" w:cs="Times New Roman"/>
          <w:sz w:val="24"/>
          <w:szCs w:val="24"/>
        </w:rPr>
        <w:t>节点势能，</w:t>
      </w:r>
      <w:r w:rsidRPr="004C0287">
        <w:rPr>
          <w:rFonts w:ascii="Times New Roman" w:hAnsi="Times New Roman" w:cs="Times New Roman"/>
          <w:sz w:val="24"/>
          <w:szCs w:val="24"/>
        </w:rPr>
        <w:t>每个节点既可以感知周围</w:t>
      </w:r>
      <w:r w:rsidR="00E34406" w:rsidRPr="004C0287">
        <w:rPr>
          <w:rFonts w:ascii="Times New Roman" w:hAnsi="Times New Roman" w:cs="Times New Roman"/>
          <w:sz w:val="24"/>
          <w:szCs w:val="24"/>
        </w:rPr>
        <w:t>节点的</w:t>
      </w:r>
      <w:r w:rsidRPr="004C0287">
        <w:rPr>
          <w:rFonts w:ascii="Times New Roman" w:hAnsi="Times New Roman" w:cs="Times New Roman"/>
          <w:sz w:val="24"/>
          <w:szCs w:val="24"/>
        </w:rPr>
        <w:t>负载情况，也可以将自身拥塞信息扩散给周围节点</w:t>
      </w:r>
      <w:r w:rsidR="00E34406" w:rsidRPr="004C0287">
        <w:rPr>
          <w:rFonts w:ascii="Times New Roman" w:hAnsi="Times New Roman" w:cs="Times New Roman"/>
          <w:sz w:val="24"/>
          <w:szCs w:val="24"/>
        </w:rPr>
        <w:t>，进而实现整个网络的</w:t>
      </w:r>
      <w:r w:rsidR="001143AE" w:rsidRPr="004C0287">
        <w:rPr>
          <w:rFonts w:ascii="Times New Roman" w:hAnsi="Times New Roman" w:cs="Times New Roman"/>
          <w:sz w:val="24"/>
          <w:szCs w:val="24"/>
        </w:rPr>
        <w:t>动态负载均衡</w:t>
      </w:r>
      <w:r w:rsidR="00D0746A" w:rsidRPr="004C0287">
        <w:rPr>
          <w:rFonts w:ascii="Times New Roman" w:hAnsi="Times New Roman" w:cs="Times New Roman"/>
          <w:sz w:val="24"/>
          <w:szCs w:val="24"/>
        </w:rPr>
        <w:t>。</w:t>
      </w:r>
    </w:p>
    <w:p w14:paraId="6EC1AE93" w14:textId="77777777" w:rsidR="004F0DE7" w:rsidRDefault="004F0DE7" w:rsidP="00FF2499">
      <w:pPr>
        <w:ind w:firstLineChars="200" w:firstLine="480"/>
        <w:rPr>
          <w:rFonts w:ascii="Times New Roman" w:hAnsi="Times New Roman" w:cs="Times New Roman"/>
          <w:sz w:val="24"/>
          <w:szCs w:val="24"/>
        </w:rPr>
      </w:pPr>
    </w:p>
    <w:p w14:paraId="7986FA1F" w14:textId="33D0930C" w:rsidR="00B76DE3" w:rsidRPr="00D0641F" w:rsidRDefault="00B76DE3" w:rsidP="00F64B04">
      <w:pPr>
        <w:rPr>
          <w:rFonts w:ascii="Times New Roman" w:hAnsi="Times New Roman" w:cs="Times New Roman"/>
          <w:sz w:val="24"/>
          <w:szCs w:val="24"/>
        </w:rPr>
        <w:sectPr w:rsidR="00B76DE3" w:rsidRPr="00D0641F" w:rsidSect="00EF5C02">
          <w:footerReference w:type="default" r:id="rId32"/>
          <w:footerReference w:type="first" r:id="rId33"/>
          <w:type w:val="continuous"/>
          <w:pgSz w:w="11906" w:h="16838"/>
          <w:pgMar w:top="1440" w:right="1800" w:bottom="1440" w:left="1800" w:header="851" w:footer="992" w:gutter="0"/>
          <w:cols w:space="425"/>
          <w:docGrid w:type="lines" w:linePitch="312"/>
        </w:sectPr>
      </w:pPr>
    </w:p>
    <w:p w14:paraId="0DB1D085" w14:textId="77777777" w:rsidR="000B1C72" w:rsidRPr="00E26031" w:rsidRDefault="000B1C72" w:rsidP="000B1C72">
      <w:pPr>
        <w:pStyle w:val="2"/>
        <w:rPr>
          <w:rFonts w:ascii="Times New Roman" w:eastAsia="黑体" w:hAnsi="Times New Roman" w:cs="Times New Roman"/>
          <w:b w:val="0"/>
          <w:sz w:val="28"/>
          <w:szCs w:val="28"/>
        </w:rPr>
      </w:pPr>
      <w:bookmarkStart w:id="64" w:name="_Toc881673"/>
      <w:r w:rsidRPr="00E26031">
        <w:rPr>
          <w:rFonts w:ascii="Times New Roman" w:eastAsia="黑体" w:hAnsi="Times New Roman" w:cs="Times New Roman"/>
          <w:b w:val="0"/>
          <w:sz w:val="28"/>
          <w:szCs w:val="28"/>
        </w:rPr>
        <w:lastRenderedPageBreak/>
        <w:t xml:space="preserve">3.4 </w:t>
      </w:r>
      <w:r w:rsidRPr="00E26031">
        <w:rPr>
          <w:rFonts w:ascii="Times New Roman" w:eastAsia="黑体" w:hAnsi="Times New Roman" w:cs="Times New Roman"/>
          <w:b w:val="0"/>
          <w:sz w:val="28"/>
          <w:szCs w:val="28"/>
        </w:rPr>
        <w:t>异常处理</w:t>
      </w:r>
      <w:bookmarkEnd w:id="64"/>
    </w:p>
    <w:p w14:paraId="7999310A" w14:textId="77777777" w:rsidR="000B1C72" w:rsidRPr="00E26031" w:rsidRDefault="000B1C72" w:rsidP="000B1C72">
      <w:pPr>
        <w:pStyle w:val="3"/>
        <w:rPr>
          <w:rFonts w:ascii="Times New Roman" w:eastAsia="黑体" w:hAnsi="Times New Roman" w:cs="Times New Roman"/>
          <w:b w:val="0"/>
          <w:sz w:val="24"/>
          <w:szCs w:val="24"/>
        </w:rPr>
      </w:pPr>
      <w:bookmarkStart w:id="65" w:name="_Toc881674"/>
      <w:r w:rsidRPr="00E26031">
        <w:rPr>
          <w:rFonts w:ascii="Times New Roman" w:eastAsia="黑体" w:hAnsi="Times New Roman" w:cs="Times New Roman"/>
          <w:b w:val="0"/>
          <w:sz w:val="24"/>
          <w:szCs w:val="24"/>
        </w:rPr>
        <w:t xml:space="preserve">3.4.1 </w:t>
      </w:r>
      <w:r w:rsidRPr="00E26031">
        <w:rPr>
          <w:rFonts w:ascii="Times New Roman" w:eastAsia="黑体" w:hAnsi="Times New Roman" w:cs="Times New Roman"/>
          <w:b w:val="0"/>
          <w:sz w:val="24"/>
          <w:szCs w:val="24"/>
        </w:rPr>
        <w:t>重传设置</w:t>
      </w:r>
      <w:bookmarkEnd w:id="65"/>
    </w:p>
    <w:p w14:paraId="5F85E458" w14:textId="72980456" w:rsidR="008511AE" w:rsidRPr="00E26031" w:rsidRDefault="008511AE" w:rsidP="008511AE">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t>3.</w:t>
      </w:r>
      <w:r>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1</w:t>
      </w:r>
      <w:r w:rsidRPr="00E26031">
        <w:rPr>
          <w:rFonts w:ascii="Times New Roman" w:eastAsiaTheme="minorEastAsia" w:hAnsi="Times New Roman" w:cs="Times New Roman"/>
          <w:b w:val="0"/>
          <w:sz w:val="24"/>
          <w:szCs w:val="24"/>
        </w:rPr>
        <w:t xml:space="preserve">.1 </w:t>
      </w:r>
      <w:r>
        <w:rPr>
          <w:rFonts w:ascii="Times New Roman" w:eastAsiaTheme="minorEastAsia" w:hAnsi="Times New Roman" w:cs="Times New Roman" w:hint="eastAsia"/>
          <w:b w:val="0"/>
          <w:sz w:val="24"/>
          <w:szCs w:val="24"/>
        </w:rPr>
        <w:t>Info</w:t>
      </w:r>
      <w:r>
        <w:rPr>
          <w:rFonts w:ascii="Times New Roman" w:eastAsiaTheme="minorEastAsia" w:hAnsi="Times New Roman" w:cs="Times New Roman" w:hint="eastAsia"/>
          <w:b w:val="0"/>
          <w:sz w:val="24"/>
          <w:szCs w:val="24"/>
        </w:rPr>
        <w:t>包的重传</w:t>
      </w:r>
    </w:p>
    <w:p w14:paraId="4C49AC9B" w14:textId="25A6060A" w:rsidR="008511AE" w:rsidRDefault="008511AE" w:rsidP="008511AE">
      <w:pPr>
        <w:spacing w:line="400" w:lineRule="exact"/>
        <w:ind w:firstLineChars="200" w:firstLine="480"/>
        <w:rPr>
          <w:rFonts w:ascii="Times New Roman" w:hAnsi="Times New Roman" w:cs="Times New Roman"/>
          <w:sz w:val="24"/>
          <w:szCs w:val="24"/>
        </w:rPr>
      </w:pPr>
      <w:r>
        <w:rPr>
          <w:rFonts w:ascii="Times New Roman" w:hAnsi="Times New Roman" w:hint="eastAsia"/>
          <w:sz w:val="24"/>
          <w:szCs w:val="24"/>
          <w:shd w:val="clear" w:color="auto" w:fill="FFFFFF"/>
        </w:rPr>
        <w:t>在节点相互交换自身信息时，定时、主动地向邻居节点发出</w:t>
      </w:r>
      <w:r>
        <w:rPr>
          <w:rFonts w:ascii="Times New Roman" w:hAnsi="Times New Roman" w:hint="eastAsia"/>
          <w:sz w:val="24"/>
          <w:szCs w:val="24"/>
          <w:shd w:val="clear" w:color="auto" w:fill="FFFFFF"/>
        </w:rPr>
        <w:t>Info</w:t>
      </w:r>
      <w:r>
        <w:rPr>
          <w:rFonts w:ascii="Times New Roman" w:hAnsi="Times New Roman" w:hint="eastAsia"/>
          <w:sz w:val="24"/>
          <w:szCs w:val="24"/>
          <w:shd w:val="clear" w:color="auto" w:fill="FFFFFF"/>
        </w:rPr>
        <w:t>包</w:t>
      </w:r>
      <w:r w:rsidR="00F91461">
        <w:rPr>
          <w:rFonts w:ascii="Times New Roman" w:hAnsi="Times New Roman" w:hint="eastAsia"/>
          <w:sz w:val="24"/>
          <w:szCs w:val="24"/>
          <w:shd w:val="clear" w:color="auto" w:fill="FFFFFF"/>
        </w:rPr>
        <w:t>传递自身势能值。</w:t>
      </w:r>
      <w:r>
        <w:rPr>
          <w:rFonts w:ascii="Times New Roman" w:hAnsi="Times New Roman" w:hint="eastAsia"/>
          <w:sz w:val="24"/>
          <w:szCs w:val="24"/>
          <w:shd w:val="clear" w:color="auto" w:fill="FFFFFF"/>
        </w:rPr>
        <w:t>邻居节点收到</w:t>
      </w:r>
      <w:r w:rsidR="00F91461">
        <w:rPr>
          <w:rFonts w:ascii="Times New Roman" w:hAnsi="Times New Roman" w:hint="eastAsia"/>
          <w:sz w:val="24"/>
          <w:szCs w:val="24"/>
          <w:shd w:val="clear" w:color="auto" w:fill="FFFFFF"/>
        </w:rPr>
        <w:t>Info</w:t>
      </w:r>
      <w:r w:rsidR="00F91461">
        <w:rPr>
          <w:rFonts w:ascii="Times New Roman" w:hAnsi="Times New Roman" w:hint="eastAsia"/>
          <w:sz w:val="24"/>
          <w:szCs w:val="24"/>
          <w:shd w:val="clear" w:color="auto" w:fill="FFFFFF"/>
        </w:rPr>
        <w:t>包</w:t>
      </w:r>
      <w:r>
        <w:rPr>
          <w:rFonts w:ascii="Times New Roman" w:hAnsi="Times New Roman" w:hint="eastAsia"/>
          <w:sz w:val="24"/>
          <w:szCs w:val="24"/>
          <w:shd w:val="clear" w:color="auto" w:fill="FFFFFF"/>
        </w:rPr>
        <w:t>后返回</w:t>
      </w:r>
      <w:r>
        <w:rPr>
          <w:rFonts w:ascii="Times New Roman" w:hAnsi="Times New Roman" w:hint="eastAsia"/>
          <w:sz w:val="24"/>
          <w:szCs w:val="24"/>
          <w:shd w:val="clear" w:color="auto" w:fill="FFFFFF"/>
        </w:rPr>
        <w:t>Echo</w:t>
      </w:r>
      <w:r>
        <w:rPr>
          <w:rFonts w:ascii="Times New Roman" w:hAnsi="Times New Roman" w:hint="eastAsia"/>
          <w:sz w:val="24"/>
          <w:szCs w:val="24"/>
          <w:shd w:val="clear" w:color="auto" w:fill="FFFFFF"/>
        </w:rPr>
        <w:t>包</w:t>
      </w:r>
      <w:r w:rsidR="005020E3">
        <w:rPr>
          <w:rFonts w:ascii="Times New Roman" w:hAnsi="Times New Roman" w:hint="eastAsia"/>
          <w:sz w:val="24"/>
          <w:szCs w:val="24"/>
          <w:shd w:val="clear" w:color="auto" w:fill="FFFFFF"/>
        </w:rPr>
        <w:t>，</w:t>
      </w:r>
      <w:r w:rsidR="00F91461">
        <w:rPr>
          <w:rFonts w:ascii="Times New Roman" w:hAnsi="Times New Roman" w:hint="eastAsia"/>
          <w:sz w:val="24"/>
          <w:szCs w:val="24"/>
          <w:shd w:val="clear" w:color="auto" w:fill="FFFFFF"/>
        </w:rPr>
        <w:t>一方面可以返回</w:t>
      </w:r>
      <w:r w:rsidR="005020E3">
        <w:rPr>
          <w:rFonts w:ascii="Times New Roman" w:hAnsi="Times New Roman" w:hint="eastAsia"/>
          <w:sz w:val="24"/>
          <w:szCs w:val="24"/>
          <w:shd w:val="clear" w:color="auto" w:fill="FFFFFF"/>
        </w:rPr>
        <w:t>自身</w:t>
      </w:r>
      <w:r w:rsidR="00F91461">
        <w:rPr>
          <w:rFonts w:ascii="Times New Roman" w:hAnsi="Times New Roman" w:hint="eastAsia"/>
          <w:sz w:val="24"/>
          <w:szCs w:val="24"/>
          <w:shd w:val="clear" w:color="auto" w:fill="FFFFFF"/>
        </w:rPr>
        <w:t>势能值</w:t>
      </w:r>
      <w:r w:rsidR="005020E3">
        <w:rPr>
          <w:rFonts w:ascii="Times New Roman" w:hAnsi="Times New Roman" w:hint="eastAsia"/>
          <w:sz w:val="24"/>
          <w:szCs w:val="24"/>
          <w:shd w:val="clear" w:color="auto" w:fill="FFFFFF"/>
        </w:rPr>
        <w:t>，另一方面</w:t>
      </w:r>
      <w:r w:rsidR="00F91461">
        <w:rPr>
          <w:rFonts w:ascii="Times New Roman" w:hAnsi="Times New Roman" w:hint="eastAsia"/>
          <w:sz w:val="24"/>
          <w:szCs w:val="24"/>
          <w:shd w:val="clear" w:color="auto" w:fill="FFFFFF"/>
        </w:rPr>
        <w:t>也</w:t>
      </w:r>
      <w:r w:rsidR="005020E3">
        <w:rPr>
          <w:rFonts w:ascii="Times New Roman" w:hAnsi="Times New Roman" w:hint="eastAsia"/>
          <w:sz w:val="24"/>
          <w:szCs w:val="24"/>
          <w:shd w:val="clear" w:color="auto" w:fill="FFFFFF"/>
        </w:rPr>
        <w:t>可以</w:t>
      </w:r>
      <w:r w:rsidR="00F91461">
        <w:rPr>
          <w:rFonts w:ascii="Times New Roman" w:hAnsi="Times New Roman" w:hint="eastAsia"/>
          <w:sz w:val="24"/>
          <w:szCs w:val="24"/>
          <w:shd w:val="clear" w:color="auto" w:fill="FFFFFF"/>
        </w:rPr>
        <w:t>帮助</w:t>
      </w:r>
      <w:r w:rsidR="005020E3">
        <w:rPr>
          <w:rFonts w:ascii="Times New Roman" w:hAnsi="Times New Roman" w:hint="eastAsia"/>
          <w:sz w:val="24"/>
          <w:szCs w:val="24"/>
          <w:shd w:val="clear" w:color="auto" w:fill="FFFFFF"/>
        </w:rPr>
        <w:t>节点获取邻居节点当前状态</w:t>
      </w:r>
      <w:r w:rsidR="00287FCE">
        <w:rPr>
          <w:rFonts w:ascii="Times New Roman" w:hAnsi="Times New Roman" w:hint="eastAsia"/>
          <w:sz w:val="24"/>
          <w:szCs w:val="24"/>
          <w:shd w:val="clear" w:color="auto" w:fill="FFFFFF"/>
        </w:rPr>
        <w:t>，因此</w:t>
      </w:r>
      <w:r w:rsidR="005020E3">
        <w:rPr>
          <w:rFonts w:ascii="Times New Roman" w:hAnsi="Times New Roman" w:hint="eastAsia"/>
          <w:sz w:val="24"/>
          <w:szCs w:val="24"/>
          <w:shd w:val="clear" w:color="auto" w:fill="FFFFFF"/>
        </w:rPr>
        <w:t>我们为</w:t>
      </w:r>
      <w:r w:rsidR="005020E3">
        <w:rPr>
          <w:rFonts w:ascii="Times New Roman" w:hAnsi="Times New Roman" w:hint="eastAsia"/>
          <w:sz w:val="24"/>
          <w:szCs w:val="24"/>
          <w:shd w:val="clear" w:color="auto" w:fill="FFFFFF"/>
        </w:rPr>
        <w:t>Info</w:t>
      </w:r>
      <w:r w:rsidR="005020E3">
        <w:rPr>
          <w:rFonts w:ascii="Times New Roman" w:hAnsi="Times New Roman" w:hint="eastAsia"/>
          <w:sz w:val="24"/>
          <w:szCs w:val="24"/>
          <w:shd w:val="clear" w:color="auto" w:fill="FFFFFF"/>
        </w:rPr>
        <w:t>包设计重传机制</w:t>
      </w:r>
      <w:r w:rsidR="00287FCE">
        <w:rPr>
          <w:rFonts w:ascii="Times New Roman" w:hAnsi="Times New Roman" w:hint="eastAsia"/>
          <w:sz w:val="24"/>
          <w:szCs w:val="24"/>
          <w:shd w:val="clear" w:color="auto" w:fill="FFFFFF"/>
        </w:rPr>
        <w:t>。</w:t>
      </w:r>
      <w:r w:rsidR="00287FCE">
        <w:rPr>
          <w:rFonts w:ascii="Times New Roman" w:hAnsi="Times New Roman" w:hint="eastAsia"/>
          <w:sz w:val="24"/>
          <w:szCs w:val="24"/>
          <w:shd w:val="clear" w:color="auto" w:fill="FFFFFF"/>
        </w:rPr>
        <w:t>Info</w:t>
      </w:r>
      <w:r w:rsidR="00287FCE">
        <w:rPr>
          <w:rFonts w:ascii="Times New Roman" w:hAnsi="Times New Roman" w:hint="eastAsia"/>
          <w:sz w:val="24"/>
          <w:szCs w:val="24"/>
          <w:shd w:val="clear" w:color="auto" w:fill="FFFFFF"/>
        </w:rPr>
        <w:t>包和</w:t>
      </w:r>
      <w:r w:rsidR="00287FCE">
        <w:rPr>
          <w:rFonts w:ascii="Times New Roman" w:hAnsi="Times New Roman" w:hint="eastAsia"/>
          <w:sz w:val="24"/>
          <w:szCs w:val="24"/>
          <w:shd w:val="clear" w:color="auto" w:fill="FFFFFF"/>
        </w:rPr>
        <w:t>Echo</w:t>
      </w:r>
      <w:r w:rsidR="00287FCE">
        <w:rPr>
          <w:rFonts w:ascii="Times New Roman" w:hAnsi="Times New Roman" w:hint="eastAsia"/>
          <w:sz w:val="24"/>
          <w:szCs w:val="24"/>
          <w:shd w:val="clear" w:color="auto" w:fill="FFFFFF"/>
        </w:rPr>
        <w:t>包的传递是相邻节点间，我们假定网络中</w:t>
      </w:r>
      <w:r w:rsidR="000F3619">
        <w:rPr>
          <w:rFonts w:ascii="Times New Roman" w:hAnsi="Times New Roman" w:hint="eastAsia"/>
          <w:sz w:val="24"/>
          <w:szCs w:val="24"/>
          <w:shd w:val="clear" w:color="auto" w:fill="FFFFFF"/>
        </w:rPr>
        <w:t>相邻</w:t>
      </w:r>
      <w:r w:rsidR="000960D9">
        <w:rPr>
          <w:rFonts w:ascii="Times New Roman" w:hAnsi="Times New Roman" w:hint="eastAsia"/>
          <w:sz w:val="24"/>
          <w:szCs w:val="24"/>
          <w:shd w:val="clear" w:color="auto" w:fill="FFFFFF"/>
        </w:rPr>
        <w:t>两个</w:t>
      </w:r>
      <w:r w:rsidR="00287FCE">
        <w:rPr>
          <w:rFonts w:ascii="Times New Roman" w:hAnsi="Times New Roman" w:hint="eastAsia"/>
          <w:sz w:val="24"/>
          <w:szCs w:val="24"/>
          <w:shd w:val="clear" w:color="auto" w:fill="FFFFFF"/>
        </w:rPr>
        <w:t>节点之间的</w:t>
      </w:r>
      <w:r w:rsidR="000F3619">
        <w:rPr>
          <w:rFonts w:ascii="Times New Roman" w:hAnsi="Times New Roman" w:hint="eastAsia"/>
          <w:sz w:val="24"/>
          <w:szCs w:val="24"/>
          <w:shd w:val="clear" w:color="auto" w:fill="FFFFFF"/>
        </w:rPr>
        <w:t>平均</w:t>
      </w:r>
      <w:r w:rsidR="00287FCE">
        <w:rPr>
          <w:rFonts w:ascii="Times New Roman" w:hAnsi="Times New Roman" w:hint="eastAsia"/>
          <w:sz w:val="24"/>
          <w:szCs w:val="24"/>
          <w:shd w:val="clear" w:color="auto" w:fill="FFFFFF"/>
        </w:rPr>
        <w:t>传输时延为</w:t>
      </w:r>
      <m:oMath>
        <m:r>
          <w:rPr>
            <w:rFonts w:ascii="Cambria Math" w:hAnsi="Cambria Math" w:cs="Times New Roman" w:hint="eastAsia"/>
            <w:sz w:val="24"/>
            <w:szCs w:val="24"/>
          </w:rPr>
          <m:t>t</m:t>
        </m:r>
      </m:oMath>
      <w:r w:rsidR="000960D9">
        <w:rPr>
          <w:rFonts w:ascii="Times New Roman" w:hAnsi="Times New Roman" w:hint="eastAsia"/>
          <w:sz w:val="24"/>
          <w:szCs w:val="24"/>
        </w:rPr>
        <w:t>，</w:t>
      </w:r>
      <w:r w:rsidR="00A54F06">
        <w:rPr>
          <w:rFonts w:ascii="Times New Roman" w:hAnsi="Times New Roman" w:hint="eastAsia"/>
          <w:sz w:val="24"/>
          <w:szCs w:val="24"/>
        </w:rPr>
        <w:t>设定重传计时器为</w:t>
      </w:r>
      <m:oMath>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1</m:t>
            </m:r>
          </m:sub>
        </m:sSub>
      </m:oMath>
      <w:r w:rsidR="00A54F06">
        <w:rPr>
          <w:rFonts w:ascii="Times New Roman" w:hAnsi="Times New Roman" w:hint="eastAsia"/>
          <w:sz w:val="24"/>
          <w:szCs w:val="24"/>
        </w:rPr>
        <w:t>，且</w:t>
      </w:r>
      <m:oMath>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1</m:t>
            </m:r>
          </m:sub>
        </m:sSub>
        <m:r>
          <w:rPr>
            <w:rFonts w:ascii="Cambria Math" w:hAnsi="Cambria Math" w:cs="Times New Roman"/>
            <w:sz w:val="24"/>
            <w:szCs w:val="24"/>
          </w:rPr>
          <m:t>&gt;2</m:t>
        </m:r>
        <m:r>
          <w:rPr>
            <w:rFonts w:ascii="Cambria Math" w:hAnsi="Cambria Math" w:cs="Times New Roman" w:hint="eastAsia"/>
            <w:sz w:val="24"/>
            <w:szCs w:val="24"/>
          </w:rPr>
          <m:t>t</m:t>
        </m:r>
      </m:oMath>
      <w:r w:rsidR="00A54F06">
        <w:rPr>
          <w:rFonts w:ascii="Times New Roman" w:hAnsi="Times New Roman" w:hint="eastAsia"/>
          <w:sz w:val="24"/>
          <w:szCs w:val="24"/>
        </w:rPr>
        <w:t>。从节点发出</w:t>
      </w:r>
      <w:r w:rsidR="00A54F06">
        <w:rPr>
          <w:rFonts w:ascii="Times New Roman" w:hAnsi="Times New Roman" w:hint="eastAsia"/>
          <w:sz w:val="24"/>
          <w:szCs w:val="24"/>
        </w:rPr>
        <w:t>Info</w:t>
      </w:r>
      <w:r w:rsidR="00A54F06">
        <w:rPr>
          <w:rFonts w:ascii="Times New Roman" w:hAnsi="Times New Roman" w:hint="eastAsia"/>
          <w:sz w:val="24"/>
          <w:szCs w:val="24"/>
        </w:rPr>
        <w:t>包开始倒计时，直至为</w:t>
      </w:r>
      <w:r w:rsidR="00A54F06">
        <w:rPr>
          <w:rFonts w:ascii="Times New Roman" w:hAnsi="Times New Roman" w:hint="eastAsia"/>
          <w:sz w:val="24"/>
          <w:szCs w:val="24"/>
        </w:rPr>
        <w:t>0</w:t>
      </w:r>
      <w:r w:rsidR="00A54F06">
        <w:rPr>
          <w:rFonts w:ascii="Times New Roman" w:hAnsi="Times New Roman" w:hint="eastAsia"/>
          <w:sz w:val="24"/>
          <w:szCs w:val="24"/>
        </w:rPr>
        <w:t>则重发</w:t>
      </w:r>
      <w:r w:rsidR="00A54F06">
        <w:rPr>
          <w:rFonts w:ascii="Times New Roman" w:hAnsi="Times New Roman" w:hint="eastAsia"/>
          <w:sz w:val="24"/>
          <w:szCs w:val="24"/>
        </w:rPr>
        <w:t>Info</w:t>
      </w:r>
      <w:r w:rsidR="00A54F06">
        <w:rPr>
          <w:rFonts w:ascii="Times New Roman" w:hAnsi="Times New Roman" w:hint="eastAsia"/>
          <w:sz w:val="24"/>
          <w:szCs w:val="24"/>
        </w:rPr>
        <w:t>包。对于每一个</w:t>
      </w:r>
      <w:r w:rsidR="00A54F06">
        <w:rPr>
          <w:rFonts w:ascii="Times New Roman" w:hAnsi="Times New Roman" w:hint="eastAsia"/>
          <w:sz w:val="24"/>
          <w:szCs w:val="24"/>
        </w:rPr>
        <w:t>Info</w:t>
      </w:r>
      <w:r w:rsidR="00A54F06">
        <w:rPr>
          <w:rFonts w:ascii="Times New Roman" w:hAnsi="Times New Roman" w:hint="eastAsia"/>
          <w:sz w:val="24"/>
          <w:szCs w:val="24"/>
        </w:rPr>
        <w:t>包，</w:t>
      </w:r>
      <w:r w:rsidR="000F3619">
        <w:rPr>
          <w:rFonts w:ascii="Times New Roman" w:hAnsi="Times New Roman" w:hint="eastAsia"/>
          <w:sz w:val="24"/>
          <w:szCs w:val="24"/>
        </w:rPr>
        <w:t>即便</w:t>
      </w:r>
      <w:r w:rsidR="00A54F06">
        <w:rPr>
          <w:rFonts w:ascii="Times New Roman" w:hAnsi="Times New Roman" w:hint="eastAsia"/>
          <w:sz w:val="24"/>
          <w:szCs w:val="24"/>
        </w:rPr>
        <w:t>起始节点和到达节点相同，</w:t>
      </w:r>
      <w:r w:rsidR="00A54F06">
        <w:rPr>
          <w:rFonts w:ascii="Times New Roman" w:hAnsi="Times New Roman" w:hint="eastAsia"/>
          <w:sz w:val="24"/>
          <w:szCs w:val="24"/>
        </w:rPr>
        <w:t>Info</w:t>
      </w:r>
      <w:r w:rsidR="00A54F06">
        <w:rPr>
          <w:rFonts w:ascii="Times New Roman" w:hAnsi="Times New Roman"/>
          <w:sz w:val="24"/>
          <w:szCs w:val="24"/>
        </w:rPr>
        <w:t xml:space="preserve"> </w:t>
      </w:r>
      <w:r w:rsidR="00A54F06">
        <w:rPr>
          <w:rFonts w:ascii="Times New Roman" w:hAnsi="Times New Roman" w:hint="eastAsia"/>
          <w:sz w:val="24"/>
          <w:szCs w:val="24"/>
        </w:rPr>
        <w:t>ID</w:t>
      </w:r>
      <w:r w:rsidR="00A54F06">
        <w:rPr>
          <w:rFonts w:ascii="Times New Roman" w:hAnsi="Times New Roman" w:hint="eastAsia"/>
          <w:sz w:val="24"/>
          <w:szCs w:val="24"/>
        </w:rPr>
        <w:t>字段</w:t>
      </w:r>
      <w:r w:rsidR="000F3619">
        <w:rPr>
          <w:rFonts w:ascii="Times New Roman" w:hAnsi="Times New Roman" w:hint="eastAsia"/>
          <w:sz w:val="24"/>
          <w:szCs w:val="24"/>
        </w:rPr>
        <w:t>也</w:t>
      </w:r>
      <w:r w:rsidR="00A54F06">
        <w:rPr>
          <w:rFonts w:ascii="Times New Roman" w:hAnsi="Times New Roman" w:hint="eastAsia"/>
          <w:sz w:val="24"/>
          <w:szCs w:val="24"/>
        </w:rPr>
        <w:t>不同</w:t>
      </w:r>
      <w:r w:rsidR="000F3619">
        <w:rPr>
          <w:rFonts w:ascii="Times New Roman" w:hAnsi="Times New Roman" w:hint="eastAsia"/>
          <w:sz w:val="24"/>
          <w:szCs w:val="24"/>
        </w:rPr>
        <w:t>。设定最大重传次数为</w:t>
      </w:r>
      <m:oMath>
        <m:r>
          <w:rPr>
            <w:rFonts w:ascii="Cambria Math" w:hAnsi="Cambria Math" w:cs="Times New Roman" w:hint="eastAsia"/>
            <w:sz w:val="24"/>
            <w:szCs w:val="24"/>
          </w:rPr>
          <m:t>m</m:t>
        </m:r>
      </m:oMath>
      <w:r w:rsidR="000F3619">
        <w:rPr>
          <w:rFonts w:ascii="Times New Roman" w:hAnsi="Times New Roman" w:hint="eastAsia"/>
          <w:sz w:val="24"/>
          <w:szCs w:val="24"/>
        </w:rPr>
        <w:t>，每重传一次则减</w:t>
      </w:r>
      <w:r w:rsidR="000F3619">
        <w:rPr>
          <w:rFonts w:ascii="Times New Roman" w:hAnsi="Times New Roman" w:hint="eastAsia"/>
          <w:sz w:val="24"/>
          <w:szCs w:val="24"/>
        </w:rPr>
        <w:t>1</w:t>
      </w:r>
      <w:r w:rsidR="000F3619">
        <w:rPr>
          <w:rFonts w:ascii="Times New Roman" w:hAnsi="Times New Roman" w:hint="eastAsia"/>
          <w:sz w:val="24"/>
          <w:szCs w:val="24"/>
        </w:rPr>
        <w:t>，直至为</w:t>
      </w:r>
      <w:r w:rsidR="000F3619">
        <w:rPr>
          <w:rFonts w:ascii="Times New Roman" w:hAnsi="Times New Roman" w:hint="eastAsia"/>
          <w:sz w:val="24"/>
          <w:szCs w:val="24"/>
        </w:rPr>
        <w:t>0</w:t>
      </w:r>
      <w:r w:rsidR="000F3619">
        <w:rPr>
          <w:rFonts w:ascii="Times New Roman" w:hAnsi="Times New Roman" w:hint="eastAsia"/>
          <w:sz w:val="24"/>
          <w:szCs w:val="24"/>
        </w:rPr>
        <w:t>，该邻居节点被记录为失效，之后不再向该节点发送任何消息</w:t>
      </w:r>
      <w:r>
        <w:rPr>
          <w:rFonts w:ascii="Times New Roman" w:hAnsi="Times New Roman" w:cs="Times New Roman" w:hint="eastAsia"/>
          <w:sz w:val="24"/>
          <w:szCs w:val="24"/>
        </w:rPr>
        <w:t>。</w:t>
      </w:r>
    </w:p>
    <w:p w14:paraId="6D427004" w14:textId="78087ACE" w:rsidR="00323C25" w:rsidRDefault="00323C25" w:rsidP="008511A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此外，对</w:t>
      </w:r>
      <w:r>
        <w:rPr>
          <w:rFonts w:ascii="Times New Roman" w:hAnsi="Times New Roman" w:cs="Times New Roman" w:hint="eastAsia"/>
          <w:sz w:val="24"/>
          <w:szCs w:val="24"/>
        </w:rPr>
        <w:t>Echo</w:t>
      </w:r>
      <w:r>
        <w:rPr>
          <w:rFonts w:ascii="Times New Roman" w:hAnsi="Times New Roman" w:cs="Times New Roman" w:hint="eastAsia"/>
          <w:sz w:val="24"/>
          <w:szCs w:val="24"/>
        </w:rPr>
        <w:t>包不设置重传机制。</w:t>
      </w:r>
    </w:p>
    <w:p w14:paraId="1428105F" w14:textId="415D0A46" w:rsidR="008511AE" w:rsidRPr="008511AE" w:rsidRDefault="008511AE" w:rsidP="008511AE">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t>3.</w:t>
      </w:r>
      <w:r>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1</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 xml:space="preserve"> </w:t>
      </w:r>
      <w:r>
        <w:rPr>
          <w:rFonts w:ascii="Times New Roman" w:eastAsiaTheme="minorEastAsia" w:hAnsi="Times New Roman" w:cs="Times New Roman" w:hint="eastAsia"/>
          <w:b w:val="0"/>
          <w:sz w:val="24"/>
          <w:szCs w:val="24"/>
        </w:rPr>
        <w:t>Interest</w:t>
      </w:r>
      <w:r>
        <w:rPr>
          <w:rFonts w:ascii="Times New Roman" w:eastAsiaTheme="minorEastAsia" w:hAnsi="Times New Roman" w:cs="Times New Roman" w:hint="eastAsia"/>
          <w:b w:val="0"/>
          <w:sz w:val="24"/>
          <w:szCs w:val="24"/>
        </w:rPr>
        <w:t>包的重传</w:t>
      </w:r>
    </w:p>
    <w:p w14:paraId="79F6D1F5" w14:textId="276621B6" w:rsidR="00F40797" w:rsidRDefault="002477BD" w:rsidP="00BF370A">
      <w:pPr>
        <w:spacing w:line="400" w:lineRule="exact"/>
        <w:ind w:firstLineChars="200" w:firstLine="480"/>
        <w:rPr>
          <w:rFonts w:ascii="Times New Roman" w:hAnsi="Times New Roman" w:cs="Times New Roman"/>
          <w:sz w:val="24"/>
          <w:szCs w:val="24"/>
        </w:rPr>
      </w:pPr>
      <w:r>
        <w:rPr>
          <w:rFonts w:ascii="Times New Roman" w:hAnsi="Times New Roman" w:hint="eastAsia"/>
          <w:sz w:val="24"/>
          <w:szCs w:val="24"/>
          <w:shd w:val="clear" w:color="auto" w:fill="FFFFFF"/>
        </w:rPr>
        <w:t>LAPBR</w:t>
      </w:r>
      <w:r w:rsidR="00F40797">
        <w:rPr>
          <w:rFonts w:ascii="Times New Roman" w:hAnsi="Times New Roman" w:cs="Times New Roman" w:hint="eastAsia"/>
          <w:sz w:val="24"/>
          <w:szCs w:val="24"/>
        </w:rPr>
        <w:t>算法尽量选择最合适的路由进行传输，但仍然无法避免数据包丢失等异常情况的发生，所以为</w:t>
      </w:r>
      <w:r w:rsidR="00F40797">
        <w:rPr>
          <w:rFonts w:ascii="Times New Roman" w:hAnsi="Times New Roman" w:cs="Times New Roman" w:hint="eastAsia"/>
          <w:sz w:val="24"/>
          <w:szCs w:val="24"/>
        </w:rPr>
        <w:t>Interest</w:t>
      </w:r>
      <w:r w:rsidR="00F40797">
        <w:rPr>
          <w:rFonts w:ascii="Times New Roman" w:hAnsi="Times New Roman" w:cs="Times New Roman" w:hint="eastAsia"/>
          <w:sz w:val="24"/>
          <w:szCs w:val="24"/>
        </w:rPr>
        <w:t>包设置重传功能是十分必要的。</w:t>
      </w:r>
    </w:p>
    <w:p w14:paraId="73A413EA" w14:textId="305EF2AC" w:rsidR="004140FB" w:rsidRDefault="00F40797" w:rsidP="00BF370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对于网络中任意一个节点，在确定</w:t>
      </w:r>
      <w:r>
        <w:rPr>
          <w:rFonts w:ascii="Times New Roman" w:hAnsi="Times New Roman" w:cs="Times New Roman" w:hint="eastAsia"/>
          <w:sz w:val="24"/>
          <w:szCs w:val="24"/>
        </w:rPr>
        <w:t>CS</w:t>
      </w:r>
      <w:r>
        <w:rPr>
          <w:rFonts w:ascii="Times New Roman" w:hAnsi="Times New Roman" w:cs="Times New Roman" w:hint="eastAsia"/>
          <w:sz w:val="24"/>
          <w:szCs w:val="24"/>
        </w:rPr>
        <w:t>、</w:t>
      </w:r>
      <w:r>
        <w:rPr>
          <w:rFonts w:ascii="Times New Roman" w:hAnsi="Times New Roman" w:cs="Times New Roman" w:hint="eastAsia"/>
          <w:sz w:val="24"/>
          <w:szCs w:val="24"/>
        </w:rPr>
        <w:t>PIT</w:t>
      </w:r>
      <w:r>
        <w:rPr>
          <w:rFonts w:ascii="Times New Roman" w:hAnsi="Times New Roman" w:cs="Times New Roman" w:hint="eastAsia"/>
          <w:sz w:val="24"/>
          <w:szCs w:val="24"/>
        </w:rPr>
        <w:t>表中无命中项后，都要对该</w:t>
      </w:r>
      <w:r>
        <w:rPr>
          <w:rFonts w:ascii="Times New Roman" w:hAnsi="Times New Roman" w:cs="Times New Roman" w:hint="eastAsia"/>
          <w:sz w:val="24"/>
          <w:szCs w:val="24"/>
        </w:rPr>
        <w:t>Interest</w:t>
      </w:r>
      <w:r>
        <w:rPr>
          <w:rFonts w:ascii="Times New Roman" w:hAnsi="Times New Roman" w:cs="Times New Roman" w:hint="eastAsia"/>
          <w:sz w:val="24"/>
          <w:szCs w:val="24"/>
        </w:rPr>
        <w:t>包进行转发。基于</w:t>
      </w:r>
      <w:r>
        <w:rPr>
          <w:rFonts w:ascii="Times New Roman" w:hAnsi="Times New Roman" w:cs="Times New Roman" w:hint="eastAsia"/>
          <w:sz w:val="24"/>
          <w:szCs w:val="24"/>
        </w:rPr>
        <w:t>PIT</w:t>
      </w:r>
      <w:r>
        <w:rPr>
          <w:rFonts w:ascii="Times New Roman" w:hAnsi="Times New Roman" w:cs="Times New Roman" w:hint="eastAsia"/>
          <w:sz w:val="24"/>
          <w:szCs w:val="24"/>
        </w:rPr>
        <w:t>结构，节点为</w:t>
      </w:r>
      <w:r>
        <w:rPr>
          <w:rFonts w:ascii="Times New Roman" w:hAnsi="Times New Roman" w:cs="Times New Roman" w:hint="eastAsia"/>
          <w:sz w:val="24"/>
          <w:szCs w:val="24"/>
        </w:rPr>
        <w:t>Interest</w:t>
      </w:r>
      <w:r>
        <w:rPr>
          <w:rFonts w:ascii="Times New Roman" w:hAnsi="Times New Roman" w:cs="Times New Roman" w:hint="eastAsia"/>
          <w:sz w:val="24"/>
          <w:szCs w:val="24"/>
        </w:rPr>
        <w:t>包设定两个重传参数：重传定时器和最</w:t>
      </w:r>
      <w:r w:rsidR="004140FB">
        <w:rPr>
          <w:rFonts w:ascii="Times New Roman" w:hAnsi="Times New Roman" w:cs="Times New Roman" w:hint="eastAsia"/>
          <w:sz w:val="24"/>
          <w:szCs w:val="24"/>
        </w:rPr>
        <w:t>大</w:t>
      </w:r>
      <w:r>
        <w:rPr>
          <w:rFonts w:ascii="Times New Roman" w:hAnsi="Times New Roman" w:cs="Times New Roman" w:hint="eastAsia"/>
          <w:sz w:val="24"/>
          <w:szCs w:val="24"/>
        </w:rPr>
        <w:t>重传次数。</w:t>
      </w:r>
    </w:p>
    <w:p w14:paraId="0B88B332" w14:textId="44BD74BC" w:rsidR="004140FB" w:rsidRDefault="00F40797" w:rsidP="00BF370A">
      <w:pPr>
        <w:spacing w:line="400" w:lineRule="exact"/>
        <w:ind w:firstLineChars="200" w:firstLine="480"/>
        <w:rPr>
          <w:rFonts w:ascii="Times New Roman" w:hAnsi="Times New Roman" w:cs="Times New Roman"/>
          <w:iCs/>
          <w:sz w:val="24"/>
          <w:szCs w:val="24"/>
        </w:rPr>
      </w:pPr>
      <w:r>
        <w:rPr>
          <w:rFonts w:ascii="Times New Roman" w:hAnsi="Times New Roman" w:cs="Times New Roman" w:hint="eastAsia"/>
          <w:sz w:val="24"/>
          <w:szCs w:val="24"/>
        </w:rPr>
        <w:t>重传定时器</w:t>
      </w:r>
      <w:r w:rsidR="004140FB">
        <w:rPr>
          <w:rFonts w:ascii="Times New Roman" w:hAnsi="Times New Roman" w:cs="Times New Roman" w:hint="eastAsia"/>
          <w:sz w:val="24"/>
          <w:szCs w:val="24"/>
        </w:rPr>
        <w:t>的时间设定为</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4140FB">
        <w:rPr>
          <w:rFonts w:ascii="Times New Roman" w:hAnsi="Times New Roman" w:cs="Times New Roman" w:hint="eastAsia"/>
          <w:iCs/>
          <w:sz w:val="24"/>
          <w:szCs w:val="24"/>
        </w:rPr>
        <w:t>，该参数略大于网络的最大往返时延</w:t>
      </w:r>
      <m:oMath>
        <m:r>
          <w:rPr>
            <w:rFonts w:ascii="Cambria Math" w:hAnsi="Cambria Math" w:cs="Times New Roman" w:hint="eastAsia"/>
            <w:sz w:val="24"/>
            <w:szCs w:val="24"/>
          </w:rPr>
          <m:t>T</m:t>
        </m:r>
      </m:oMath>
      <w:r w:rsidR="004140FB">
        <w:rPr>
          <w:rFonts w:ascii="Times New Roman" w:hAnsi="Times New Roman" w:cs="Times New Roman" w:hint="eastAsia"/>
          <w:iCs/>
          <w:sz w:val="24"/>
          <w:szCs w:val="24"/>
        </w:rPr>
        <w:t>。</w:t>
      </w:r>
      <w:r>
        <w:rPr>
          <w:rFonts w:ascii="Times New Roman" w:hAnsi="Times New Roman" w:cs="Times New Roman" w:hint="eastAsia"/>
          <w:sz w:val="24"/>
          <w:szCs w:val="24"/>
        </w:rPr>
        <w:t>节点发出</w:t>
      </w:r>
      <w:r>
        <w:rPr>
          <w:rFonts w:ascii="Times New Roman" w:hAnsi="Times New Roman" w:cs="Times New Roman" w:hint="eastAsia"/>
          <w:sz w:val="24"/>
          <w:szCs w:val="24"/>
        </w:rPr>
        <w:t>Interest</w:t>
      </w:r>
      <w:r>
        <w:rPr>
          <w:rFonts w:ascii="Times New Roman" w:hAnsi="Times New Roman" w:cs="Times New Roman" w:hint="eastAsia"/>
          <w:sz w:val="24"/>
          <w:szCs w:val="24"/>
        </w:rPr>
        <w:t>包时启动</w:t>
      </w:r>
      <w:r w:rsidR="004140FB">
        <w:rPr>
          <w:rFonts w:ascii="Times New Roman" w:hAnsi="Times New Roman" w:cs="Times New Roman" w:hint="eastAsia"/>
          <w:sz w:val="24"/>
          <w:szCs w:val="24"/>
        </w:rPr>
        <w:t>重传定时器</w:t>
      </w:r>
      <w:r>
        <w:rPr>
          <w:rFonts w:ascii="Times New Roman" w:hAnsi="Times New Roman" w:cs="Times New Roman" w:hint="eastAsia"/>
          <w:sz w:val="24"/>
          <w:szCs w:val="24"/>
        </w:rPr>
        <w:t>，</w:t>
      </w:r>
      <w:r w:rsidR="004140FB">
        <w:rPr>
          <w:rFonts w:ascii="Times New Roman" w:hAnsi="Times New Roman" w:cs="Times New Roman" w:hint="eastAsia"/>
          <w:sz w:val="24"/>
          <w:szCs w:val="24"/>
        </w:rPr>
        <w:t>并立即开始倒计时。如果在计时结束之前，节点收到了返回的</w:t>
      </w:r>
      <w:r w:rsidR="004140FB">
        <w:rPr>
          <w:rFonts w:ascii="Times New Roman" w:hAnsi="Times New Roman" w:cs="Times New Roman" w:hint="eastAsia"/>
          <w:sz w:val="24"/>
          <w:szCs w:val="24"/>
        </w:rPr>
        <w:t>Data</w:t>
      </w:r>
      <w:r w:rsidR="004140FB">
        <w:rPr>
          <w:rFonts w:ascii="Times New Roman" w:hAnsi="Times New Roman" w:cs="Times New Roman" w:hint="eastAsia"/>
          <w:sz w:val="24"/>
          <w:szCs w:val="24"/>
        </w:rPr>
        <w:t>包在传输成功，无需重传；如果</w:t>
      </w:r>
      <w:bookmarkStart w:id="66" w:name="_Hlk532418203"/>
      <m:oMath>
        <m:r>
          <w:rPr>
            <w:rFonts w:ascii="Cambria Math" w:hAnsi="Cambria Math" w:cs="Times New Roman"/>
            <w:sz w:val="24"/>
            <w:szCs w:val="24"/>
          </w:rPr>
          <m:t>T</m:t>
        </m:r>
      </m:oMath>
      <w:r w:rsidR="004140FB">
        <w:rPr>
          <w:rFonts w:ascii="Times New Roman" w:hAnsi="Times New Roman" w:cs="Times New Roman" w:hint="eastAsia"/>
          <w:iCs/>
          <w:sz w:val="24"/>
          <w:szCs w:val="24"/>
        </w:rPr>
        <w:t>已为</w:t>
      </w:r>
      <w:r w:rsidR="004140FB">
        <w:rPr>
          <w:rFonts w:ascii="Times New Roman" w:hAnsi="Times New Roman" w:cs="Times New Roman"/>
          <w:iCs/>
          <w:sz w:val="24"/>
          <w:szCs w:val="24"/>
        </w:rPr>
        <w:t>0</w:t>
      </w:r>
      <w:bookmarkEnd w:id="66"/>
      <w:r w:rsidR="004140FB">
        <w:rPr>
          <w:rFonts w:ascii="Times New Roman" w:hAnsi="Times New Roman" w:cs="Times New Roman" w:hint="eastAsia"/>
          <w:iCs/>
          <w:sz w:val="24"/>
          <w:szCs w:val="24"/>
        </w:rPr>
        <w:t>但仍无</w:t>
      </w:r>
      <w:r w:rsidR="004140FB">
        <w:rPr>
          <w:rFonts w:ascii="Times New Roman" w:hAnsi="Times New Roman" w:cs="Times New Roman" w:hint="eastAsia"/>
          <w:iCs/>
          <w:sz w:val="24"/>
          <w:szCs w:val="24"/>
        </w:rPr>
        <w:t>Data</w:t>
      </w:r>
      <w:r w:rsidR="004140FB">
        <w:rPr>
          <w:rFonts w:ascii="Times New Roman" w:hAnsi="Times New Roman" w:cs="Times New Roman" w:hint="eastAsia"/>
          <w:iCs/>
          <w:sz w:val="24"/>
          <w:szCs w:val="24"/>
        </w:rPr>
        <w:t>包返回，则该次传输失败，此时需要另一个参数辅助判断是否需要重传，即最大重传次数。</w:t>
      </w:r>
    </w:p>
    <w:p w14:paraId="665E3EA9" w14:textId="0C0BE5D7" w:rsidR="00F40797" w:rsidRDefault="004140FB" w:rsidP="00BF370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设置最大重传次数是保障网络可靠性和网络效率的一种均衡的方法，通常使用在各种网络结构中，比如以太网。本文中，我们设置</w:t>
      </w:r>
      <w:r w:rsidR="008935AE">
        <w:rPr>
          <w:rFonts w:ascii="Times New Roman" w:hAnsi="Times New Roman" w:cs="Times New Roman" w:hint="eastAsia"/>
          <w:sz w:val="24"/>
          <w:szCs w:val="24"/>
        </w:rPr>
        <w:t>最大重传次数</w:t>
      </w:r>
      <w:r w:rsidR="009235D4">
        <w:rPr>
          <w:rFonts w:ascii="Times New Roman" w:hAnsi="Times New Roman" w:cs="Times New Roman" w:hint="eastAsia"/>
          <w:sz w:val="24"/>
          <w:szCs w:val="24"/>
        </w:rPr>
        <w:t>为</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1</m:t>
            </m:r>
          </m:sub>
        </m:sSub>
      </m:oMath>
      <w:r w:rsidR="009235D4">
        <w:rPr>
          <w:rFonts w:ascii="Times New Roman" w:hAnsi="Times New Roman" w:cs="Times New Roman" w:hint="eastAsia"/>
          <w:sz w:val="24"/>
          <w:szCs w:val="24"/>
        </w:rPr>
        <w:t>，从发送该</w:t>
      </w:r>
      <w:r w:rsidR="009235D4">
        <w:rPr>
          <w:rFonts w:ascii="Times New Roman" w:hAnsi="Times New Roman" w:cs="Times New Roman" w:hint="eastAsia"/>
          <w:sz w:val="24"/>
          <w:szCs w:val="24"/>
        </w:rPr>
        <w:t>Interest</w:t>
      </w:r>
      <w:r w:rsidR="009235D4">
        <w:rPr>
          <w:rFonts w:ascii="Times New Roman" w:hAnsi="Times New Roman" w:cs="Times New Roman" w:hint="eastAsia"/>
          <w:sz w:val="24"/>
          <w:szCs w:val="24"/>
        </w:rPr>
        <w:t>包第一次开始每次递减。每次</w:t>
      </w:r>
      <m:oMath>
        <m:r>
          <w:rPr>
            <w:rFonts w:ascii="Cambria Math" w:hAnsi="Cambria Math" w:cs="Times New Roman"/>
            <w:sz w:val="24"/>
            <w:szCs w:val="24"/>
          </w:rPr>
          <m:t>T</m:t>
        </m:r>
      </m:oMath>
      <w:r w:rsidR="009235D4" w:rsidRPr="009235D4">
        <w:rPr>
          <w:rFonts w:ascii="Times New Roman" w:hAnsi="Times New Roman" w:cs="Times New Roman" w:hint="eastAsia"/>
          <w:iCs/>
          <w:sz w:val="24"/>
          <w:szCs w:val="24"/>
        </w:rPr>
        <w:t>为</w:t>
      </w:r>
      <w:r w:rsidR="009235D4">
        <w:rPr>
          <w:rFonts w:ascii="Times New Roman" w:hAnsi="Times New Roman" w:cs="Times New Roman"/>
          <w:iCs/>
          <w:sz w:val="24"/>
          <w:szCs w:val="24"/>
        </w:rPr>
        <w:t>0</w:t>
      </w:r>
      <w:r w:rsidR="009235D4">
        <w:rPr>
          <w:rFonts w:ascii="Times New Roman" w:hAnsi="Times New Roman" w:cs="Times New Roman" w:hint="eastAsia"/>
          <w:iCs/>
          <w:sz w:val="24"/>
          <w:szCs w:val="24"/>
        </w:rPr>
        <w:t>后，</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1</m:t>
            </m:r>
          </m:sub>
        </m:sSub>
      </m:oMath>
      <w:r w:rsidR="009235D4">
        <w:rPr>
          <w:rFonts w:ascii="Times New Roman" w:hAnsi="Times New Roman" w:cs="Times New Roman" w:hint="eastAsia"/>
          <w:sz w:val="24"/>
          <w:szCs w:val="24"/>
        </w:rPr>
        <w:t>自动减少</w:t>
      </w:r>
      <w:r w:rsidR="009235D4">
        <w:rPr>
          <w:rFonts w:ascii="Times New Roman" w:hAnsi="Times New Roman" w:cs="Times New Roman" w:hint="eastAsia"/>
          <w:sz w:val="24"/>
          <w:szCs w:val="24"/>
        </w:rPr>
        <w:t>1</w:t>
      </w:r>
      <w:r w:rsidR="009235D4">
        <w:rPr>
          <w:rFonts w:ascii="Times New Roman" w:hAnsi="Times New Roman" w:cs="Times New Roman" w:hint="eastAsia"/>
          <w:sz w:val="24"/>
          <w:szCs w:val="24"/>
        </w:rPr>
        <w:t>，并将</w:t>
      </w:r>
      <m:oMath>
        <m:r>
          <w:rPr>
            <w:rFonts w:ascii="Cambria Math" w:hAnsi="Cambria Math" w:cs="Times New Roman"/>
            <w:sz w:val="24"/>
            <w:szCs w:val="24"/>
          </w:rPr>
          <m:t>T</m:t>
        </m:r>
      </m:oMath>
      <w:r w:rsidR="009235D4">
        <w:rPr>
          <w:rFonts w:ascii="Times New Roman" w:hAnsi="Times New Roman" w:cs="Times New Roman" w:hint="eastAsia"/>
          <w:sz w:val="24"/>
          <w:szCs w:val="24"/>
        </w:rPr>
        <w:t>重置。直至</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1</m:t>
            </m:r>
          </m:sub>
        </m:sSub>
      </m:oMath>
      <w:r w:rsidR="009235D4" w:rsidRPr="009235D4">
        <w:rPr>
          <w:rFonts w:ascii="Times New Roman" w:hAnsi="Times New Roman" w:cs="Times New Roman" w:hint="eastAsia"/>
          <w:iCs/>
          <w:sz w:val="24"/>
          <w:szCs w:val="24"/>
        </w:rPr>
        <w:t>为</w:t>
      </w:r>
      <w:r w:rsidR="009235D4">
        <w:rPr>
          <w:rFonts w:ascii="Times New Roman" w:hAnsi="Times New Roman" w:cs="Times New Roman"/>
          <w:iCs/>
          <w:sz w:val="24"/>
          <w:szCs w:val="24"/>
        </w:rPr>
        <w:t>0</w:t>
      </w:r>
      <w:r w:rsidR="009235D4">
        <w:rPr>
          <w:rFonts w:ascii="Times New Roman" w:hAnsi="Times New Roman" w:cs="Times New Roman" w:hint="eastAsia"/>
          <w:iCs/>
          <w:sz w:val="24"/>
          <w:szCs w:val="24"/>
        </w:rPr>
        <w:t>，则该</w:t>
      </w:r>
      <w:r w:rsidR="009235D4">
        <w:rPr>
          <w:rFonts w:ascii="Times New Roman" w:hAnsi="Times New Roman" w:cs="Times New Roman" w:hint="eastAsia"/>
          <w:sz w:val="24"/>
          <w:szCs w:val="24"/>
        </w:rPr>
        <w:t>Interest</w:t>
      </w:r>
      <w:r w:rsidR="009235D4">
        <w:rPr>
          <w:rFonts w:ascii="Times New Roman" w:hAnsi="Times New Roman" w:cs="Times New Roman" w:hint="eastAsia"/>
          <w:sz w:val="24"/>
          <w:szCs w:val="24"/>
        </w:rPr>
        <w:t>包传输彻底失败，该请求不可响应并不在请求。</w:t>
      </w:r>
    </w:p>
    <w:p w14:paraId="44E49BE1" w14:textId="295FF154" w:rsidR="00F40797" w:rsidRPr="00E26031" w:rsidRDefault="00F40797" w:rsidP="00F40797">
      <w:pPr>
        <w:pStyle w:val="3"/>
        <w:rPr>
          <w:rFonts w:ascii="Times New Roman" w:eastAsia="黑体" w:hAnsi="Times New Roman" w:cs="Times New Roman"/>
          <w:b w:val="0"/>
          <w:sz w:val="24"/>
          <w:szCs w:val="24"/>
        </w:rPr>
      </w:pPr>
      <w:bookmarkStart w:id="67" w:name="_Toc881675"/>
      <w:r w:rsidRPr="00E26031">
        <w:rPr>
          <w:rFonts w:ascii="Times New Roman" w:eastAsia="黑体" w:hAnsi="Times New Roman" w:cs="Times New Roman"/>
          <w:b w:val="0"/>
          <w:sz w:val="24"/>
          <w:szCs w:val="24"/>
        </w:rPr>
        <w:lastRenderedPageBreak/>
        <w:t>3.4.</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 xml:space="preserve"> </w:t>
      </w:r>
      <w:r w:rsidR="008511AE">
        <w:rPr>
          <w:rFonts w:ascii="Times New Roman" w:eastAsia="黑体" w:hAnsi="Times New Roman" w:cs="Times New Roman" w:hint="eastAsia"/>
          <w:b w:val="0"/>
          <w:sz w:val="24"/>
          <w:szCs w:val="24"/>
        </w:rPr>
        <w:t>节点</w:t>
      </w:r>
      <w:r>
        <w:rPr>
          <w:rFonts w:ascii="Times New Roman" w:eastAsia="黑体" w:hAnsi="Times New Roman" w:cs="Times New Roman" w:hint="eastAsia"/>
          <w:b w:val="0"/>
          <w:sz w:val="24"/>
          <w:szCs w:val="24"/>
        </w:rPr>
        <w:t>失效</w:t>
      </w:r>
      <w:r w:rsidRPr="00E26031">
        <w:rPr>
          <w:rFonts w:ascii="Times New Roman" w:eastAsia="黑体" w:hAnsi="Times New Roman" w:cs="Times New Roman"/>
          <w:b w:val="0"/>
          <w:sz w:val="24"/>
          <w:szCs w:val="24"/>
        </w:rPr>
        <w:t>设置</w:t>
      </w:r>
      <w:bookmarkEnd w:id="67"/>
    </w:p>
    <w:p w14:paraId="3794615B" w14:textId="6330C6F8" w:rsidR="000B1C72" w:rsidRPr="00E26031" w:rsidRDefault="00F40797" w:rsidP="001F44A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配用电通信网中的网络拓扑结构相对稳定，但不排除个别节点或者链路损毁</w:t>
      </w:r>
      <w:r w:rsidR="009235D4">
        <w:rPr>
          <w:rFonts w:ascii="Times New Roman" w:hAnsi="Times New Roman" w:cs="Times New Roman" w:hint="eastAsia"/>
          <w:sz w:val="24"/>
          <w:szCs w:val="24"/>
        </w:rPr>
        <w:t>的情况。</w:t>
      </w:r>
      <w:r w:rsidR="00725363">
        <w:rPr>
          <w:rFonts w:ascii="Times New Roman" w:hAnsi="Times New Roman" w:cs="Times New Roman" w:hint="eastAsia"/>
          <w:sz w:val="24"/>
          <w:szCs w:val="24"/>
        </w:rPr>
        <w:t>网络中</w:t>
      </w:r>
      <w:r w:rsidR="00357EE4" w:rsidRPr="00EA795A">
        <w:rPr>
          <w:rFonts w:ascii="Times New Roman" w:hAnsi="Times New Roman" w:cs="Times New Roman"/>
          <w:sz w:val="24"/>
          <w:szCs w:val="24"/>
        </w:rPr>
        <w:t>节点</w:t>
      </w:r>
      <m:oMath>
        <m:r>
          <w:rPr>
            <w:rFonts w:ascii="Cambria Math" w:hAnsi="Cambria Math" w:cs="Times New Roman"/>
            <w:sz w:val="24"/>
            <w:szCs w:val="24"/>
          </w:rPr>
          <m:t>v</m:t>
        </m:r>
      </m:oMath>
      <w:r w:rsidR="00725363">
        <w:rPr>
          <w:rFonts w:ascii="Times New Roman" w:hAnsi="Times New Roman" w:cs="Times New Roman" w:hint="eastAsia"/>
          <w:sz w:val="24"/>
          <w:szCs w:val="24"/>
        </w:rPr>
        <w:t>与其邻居节点互换信息时，如果超过最大重传次数时仍不能获取某个邻居节点信息，则认为该邻居节点已经失效，将该邻居节点是势</w:t>
      </w:r>
      <w:r w:rsidR="001F44A8">
        <w:rPr>
          <w:rFonts w:ascii="Times New Roman" w:hAnsi="Times New Roman" w:cs="Times New Roman" w:hint="eastAsia"/>
          <w:sz w:val="24"/>
          <w:szCs w:val="24"/>
        </w:rPr>
        <w:t>设置</w:t>
      </w:r>
      <w:r w:rsidR="00725363">
        <w:rPr>
          <w:rFonts w:ascii="Times New Roman" w:hAnsi="Times New Roman" w:cs="Times New Roman" w:hint="eastAsia"/>
          <w:sz w:val="24"/>
          <w:szCs w:val="24"/>
        </w:rPr>
        <w:t>为</w:t>
      </w:r>
      <w:r w:rsidR="001F44A8">
        <w:rPr>
          <w:rFonts w:ascii="Times New Roman" w:hAnsi="Times New Roman" w:cs="Times New Roman" w:hint="eastAsia"/>
          <w:sz w:val="24"/>
          <w:szCs w:val="24"/>
        </w:rPr>
        <w:t>正数，即高于势能零平面，并将该节点从</w:t>
      </w:r>
      <w:r w:rsidR="00357EE4">
        <w:rPr>
          <w:rFonts w:ascii="Times New Roman" w:hAnsi="Times New Roman" w:cs="Times New Roman" w:hint="eastAsia"/>
          <w:sz w:val="24"/>
          <w:szCs w:val="24"/>
        </w:rPr>
        <w:t>邻居节点集合</w:t>
      </w:r>
      <m:oMath>
        <m:r>
          <w:rPr>
            <w:rFonts w:ascii="Cambria Math" w:hAnsi="Cambria Math" w:cs="Times New Roman" w:hint="eastAsia"/>
            <w:sz w:val="24"/>
            <w:szCs w:val="24"/>
          </w:rPr>
          <m:t>N</m:t>
        </m:r>
        <m:r>
          <w:rPr>
            <w:rFonts w:ascii="Cambria Math" w:hAnsi="Cambria Math" w:cs="Times New Roman"/>
            <w:sz w:val="24"/>
            <w:szCs w:val="24"/>
          </w:rPr>
          <m:t>(v)</m:t>
        </m:r>
      </m:oMath>
      <w:r w:rsidR="00357EE4">
        <w:rPr>
          <w:rFonts w:ascii="Times New Roman" w:hAnsi="Times New Roman" w:cs="Times New Roman" w:hint="eastAsia"/>
          <w:iCs/>
          <w:sz w:val="24"/>
          <w:szCs w:val="24"/>
        </w:rPr>
        <w:t>中删除，</w:t>
      </w:r>
      <w:r w:rsidR="001F44A8">
        <w:rPr>
          <w:rFonts w:ascii="Times New Roman" w:hAnsi="Times New Roman" w:cs="Times New Roman" w:hint="eastAsia"/>
          <w:sz w:val="24"/>
          <w:szCs w:val="24"/>
        </w:rPr>
        <w:t>此后将不再有信息试图发送给此节点。</w:t>
      </w:r>
    </w:p>
    <w:p w14:paraId="5267AA89" w14:textId="60B9EB72" w:rsidR="000B1C72" w:rsidRPr="00E26031" w:rsidRDefault="008511AE" w:rsidP="00C0329F">
      <w:pPr>
        <w:pStyle w:val="3"/>
        <w:numPr>
          <w:ilvl w:val="2"/>
          <w:numId w:val="18"/>
        </w:numPr>
        <w:rPr>
          <w:rFonts w:ascii="Times New Roman" w:eastAsia="黑体" w:hAnsi="Times New Roman" w:cs="Times New Roman"/>
          <w:b w:val="0"/>
          <w:sz w:val="24"/>
          <w:szCs w:val="24"/>
        </w:rPr>
      </w:pPr>
      <w:bookmarkStart w:id="68" w:name="_Toc881676"/>
      <w:r>
        <w:rPr>
          <w:rFonts w:ascii="Times New Roman" w:eastAsia="黑体" w:hAnsi="Times New Roman" w:cs="Times New Roman" w:hint="eastAsia"/>
          <w:b w:val="0"/>
          <w:sz w:val="24"/>
          <w:szCs w:val="24"/>
        </w:rPr>
        <w:t>节点</w:t>
      </w:r>
      <w:r w:rsidR="000B1C72" w:rsidRPr="00E26031">
        <w:rPr>
          <w:rFonts w:ascii="Times New Roman" w:eastAsia="黑体" w:hAnsi="Times New Roman" w:cs="Times New Roman"/>
          <w:b w:val="0"/>
          <w:sz w:val="24"/>
          <w:szCs w:val="24"/>
        </w:rPr>
        <w:t>数据更新</w:t>
      </w:r>
      <w:bookmarkEnd w:id="68"/>
    </w:p>
    <w:p w14:paraId="718F890B" w14:textId="2519CD35" w:rsidR="00357EE4" w:rsidRDefault="00686D86" w:rsidP="00357EE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配用电通信网中数据信息量较大，尤其在用电高峰时段。因此，数据更新对保障网络性能和优化路由规划具有一定意义。</w:t>
      </w:r>
      <w:r w:rsidR="002477BD">
        <w:rPr>
          <w:rFonts w:ascii="Times New Roman" w:hAnsi="Times New Roman" w:hint="eastAsia"/>
          <w:sz w:val="24"/>
          <w:szCs w:val="24"/>
          <w:shd w:val="clear" w:color="auto" w:fill="FFFFFF"/>
        </w:rPr>
        <w:t>LAPBR</w:t>
      </w:r>
      <w:r>
        <w:rPr>
          <w:rFonts w:ascii="Times New Roman" w:hAnsi="Times New Roman" w:cs="Times New Roman" w:hint="eastAsia"/>
          <w:sz w:val="24"/>
          <w:szCs w:val="24"/>
        </w:rPr>
        <w:t>算法对节点中的数据更新做了简单的设计。</w:t>
      </w:r>
      <w:r w:rsidR="008C277E">
        <w:rPr>
          <w:rFonts w:ascii="Times New Roman" w:hAnsi="Times New Roman" w:cs="Times New Roman" w:hint="eastAsia"/>
          <w:sz w:val="24"/>
          <w:szCs w:val="24"/>
        </w:rPr>
        <w:t>在以内容为中心的</w:t>
      </w:r>
      <w:r>
        <w:rPr>
          <w:rFonts w:ascii="Times New Roman" w:hAnsi="Times New Roman" w:cs="Times New Roman" w:hint="eastAsia"/>
          <w:sz w:val="24"/>
          <w:szCs w:val="24"/>
        </w:rPr>
        <w:t>网络中</w:t>
      </w:r>
      <w:r w:rsidR="008C277E">
        <w:rPr>
          <w:rFonts w:ascii="Times New Roman" w:hAnsi="Times New Roman" w:cs="Times New Roman" w:hint="eastAsia"/>
          <w:sz w:val="24"/>
          <w:szCs w:val="24"/>
        </w:rPr>
        <w:t>，</w:t>
      </w:r>
      <w:r>
        <w:rPr>
          <w:rFonts w:ascii="Times New Roman" w:hAnsi="Times New Roman" w:cs="Times New Roman" w:hint="eastAsia"/>
          <w:sz w:val="24"/>
          <w:szCs w:val="24"/>
        </w:rPr>
        <w:t>每个节点</w:t>
      </w:r>
      <w:r w:rsidR="005D03D2">
        <w:rPr>
          <w:rFonts w:ascii="Times New Roman" w:hAnsi="Times New Roman" w:cs="Times New Roman" w:hint="eastAsia"/>
          <w:sz w:val="24"/>
          <w:szCs w:val="24"/>
        </w:rPr>
        <w:t>都存在三种数据结构，</w:t>
      </w:r>
      <w:r>
        <w:rPr>
          <w:rFonts w:ascii="Times New Roman" w:hAnsi="Times New Roman" w:cs="Times New Roman" w:hint="eastAsia"/>
          <w:sz w:val="24"/>
          <w:szCs w:val="24"/>
        </w:rPr>
        <w:t>PIT</w:t>
      </w:r>
      <w:r>
        <w:rPr>
          <w:rFonts w:ascii="Times New Roman" w:hAnsi="Times New Roman" w:cs="Times New Roman" w:hint="eastAsia"/>
          <w:sz w:val="24"/>
          <w:szCs w:val="24"/>
        </w:rPr>
        <w:t>、</w:t>
      </w:r>
      <w:r>
        <w:rPr>
          <w:rFonts w:ascii="Times New Roman" w:hAnsi="Times New Roman" w:cs="Times New Roman" w:hint="eastAsia"/>
          <w:sz w:val="24"/>
          <w:szCs w:val="24"/>
        </w:rPr>
        <w:t>CS</w:t>
      </w:r>
      <w:r>
        <w:rPr>
          <w:rFonts w:ascii="Times New Roman" w:hAnsi="Times New Roman" w:cs="Times New Roman" w:hint="eastAsia"/>
          <w:sz w:val="24"/>
          <w:szCs w:val="24"/>
        </w:rPr>
        <w:t>和</w:t>
      </w:r>
      <w:r>
        <w:rPr>
          <w:rFonts w:ascii="Times New Roman" w:hAnsi="Times New Roman" w:cs="Times New Roman" w:hint="eastAsia"/>
          <w:sz w:val="24"/>
          <w:szCs w:val="24"/>
        </w:rPr>
        <w:t>FIB</w:t>
      </w:r>
      <w:r>
        <w:rPr>
          <w:rFonts w:ascii="Times New Roman" w:hAnsi="Times New Roman" w:cs="Times New Roman" w:hint="eastAsia"/>
          <w:sz w:val="24"/>
          <w:szCs w:val="24"/>
        </w:rPr>
        <w:t>。</w:t>
      </w:r>
    </w:p>
    <w:p w14:paraId="07B389BF" w14:textId="6620C49E" w:rsidR="002E3666" w:rsidRDefault="00686D86" w:rsidP="003B37B6">
      <w:pPr>
        <w:spacing w:line="400" w:lineRule="exact"/>
        <w:ind w:firstLineChars="200" w:firstLine="480"/>
        <w:rPr>
          <w:rFonts w:ascii="Times New Roman" w:hAnsi="Times New Roman" w:cs="Times New Roman"/>
          <w:sz w:val="24"/>
          <w:szCs w:val="24"/>
        </w:rPr>
      </w:pPr>
      <w:r w:rsidRPr="00357EE4">
        <w:rPr>
          <w:rFonts w:ascii="Times New Roman" w:hAnsi="Times New Roman" w:hint="eastAsia"/>
          <w:sz w:val="24"/>
          <w:szCs w:val="24"/>
        </w:rPr>
        <w:t>PIT</w:t>
      </w:r>
      <w:r w:rsidRPr="00357EE4">
        <w:rPr>
          <w:rFonts w:ascii="Times New Roman" w:hAnsi="Times New Roman" w:hint="eastAsia"/>
          <w:sz w:val="24"/>
          <w:szCs w:val="24"/>
        </w:rPr>
        <w:t>的更新。</w:t>
      </w:r>
      <w:r w:rsidR="00357EE4" w:rsidRPr="00357EE4">
        <w:rPr>
          <w:rFonts w:ascii="Times New Roman" w:hAnsi="Times New Roman" w:cs="Times New Roman" w:hint="eastAsia"/>
          <w:sz w:val="24"/>
          <w:szCs w:val="24"/>
        </w:rPr>
        <w:t>PIT</w:t>
      </w:r>
      <w:r w:rsidR="00357EE4" w:rsidRPr="00357EE4">
        <w:rPr>
          <w:rFonts w:ascii="Times New Roman" w:hAnsi="Times New Roman" w:cs="Times New Roman" w:hint="eastAsia"/>
          <w:sz w:val="24"/>
          <w:szCs w:val="24"/>
        </w:rPr>
        <w:t>中存储内容主要分为两部分，内容的标识和对应的请求接口</w:t>
      </w:r>
      <w:r w:rsidR="002E3666">
        <w:rPr>
          <w:rFonts w:ascii="Times New Roman" w:hAnsi="Times New Roman" w:cs="Times New Roman" w:hint="eastAsia"/>
          <w:sz w:val="24"/>
          <w:szCs w:val="24"/>
        </w:rPr>
        <w:t>，</w:t>
      </w:r>
      <w:r w:rsidR="00334F90">
        <w:rPr>
          <w:rFonts w:ascii="Times New Roman" w:hAnsi="Times New Roman" w:cs="Times New Roman" w:hint="eastAsia"/>
          <w:sz w:val="24"/>
          <w:szCs w:val="24"/>
        </w:rPr>
        <w:t>在</w:t>
      </w:r>
      <w:r w:rsidR="002E3666">
        <w:rPr>
          <w:rFonts w:ascii="Times New Roman" w:hAnsi="Times New Roman" w:cs="Times New Roman" w:hint="eastAsia"/>
          <w:sz w:val="24"/>
          <w:szCs w:val="24"/>
        </w:rPr>
        <w:t>表项的</w:t>
      </w:r>
      <w:r w:rsidR="00334F90">
        <w:rPr>
          <w:rFonts w:ascii="Times New Roman" w:hAnsi="Times New Roman" w:cs="Times New Roman" w:hint="eastAsia"/>
          <w:sz w:val="24"/>
          <w:szCs w:val="24"/>
        </w:rPr>
        <w:t>接口处设置</w:t>
      </w:r>
      <w:r w:rsidR="00CB26A7">
        <w:rPr>
          <w:rFonts w:ascii="Times New Roman" w:hAnsi="Times New Roman" w:cs="Times New Roman" w:hint="eastAsia"/>
          <w:sz w:val="24"/>
          <w:szCs w:val="24"/>
        </w:rPr>
        <w:t>命中计时</w:t>
      </w:r>
      <w:r w:rsidR="00334F90">
        <w:rPr>
          <w:rFonts w:ascii="Times New Roman" w:hAnsi="Times New Roman" w:cs="Times New Roman" w:hint="eastAsia"/>
          <w:sz w:val="24"/>
          <w:szCs w:val="24"/>
        </w:rPr>
        <w:t>器</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CB26A7">
        <w:rPr>
          <w:rFonts w:ascii="Times New Roman" w:hAnsi="Times New Roman" w:cs="Times New Roman" w:hint="eastAsia"/>
          <w:sz w:val="24"/>
          <w:szCs w:val="24"/>
        </w:rPr>
        <w:t>和最大命中次数</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2</m:t>
            </m:r>
          </m:sub>
        </m:sSub>
      </m:oMath>
      <w:r w:rsidR="00CB26A7">
        <w:rPr>
          <w:rFonts w:ascii="Times New Roman" w:hAnsi="Times New Roman" w:cs="Times New Roman" w:hint="eastAsia"/>
          <w:sz w:val="24"/>
          <w:szCs w:val="24"/>
        </w:rPr>
        <w:t>。</w:t>
      </w:r>
      <w:r w:rsidR="00334F90">
        <w:rPr>
          <w:rFonts w:ascii="Times New Roman" w:hAnsi="Times New Roman" w:cs="Times New Roman" w:hint="eastAsia"/>
          <w:iCs/>
          <w:sz w:val="24"/>
          <w:szCs w:val="24"/>
        </w:rPr>
        <w:t>设定</w:t>
      </w:r>
      <w:r w:rsidR="00CB26A7">
        <w:rPr>
          <w:rFonts w:ascii="Times New Roman" w:hAnsi="Times New Roman" w:cs="Times New Roman" w:hint="eastAsia"/>
          <w:sz w:val="24"/>
          <w:szCs w:val="24"/>
        </w:rPr>
        <w:t>命中计时器</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&gt;2T</m:t>
        </m:r>
      </m:oMath>
      <w:r w:rsidR="001E2495">
        <w:rPr>
          <w:rFonts w:ascii="Times New Roman" w:hAnsi="Times New Roman" w:cs="Times New Roman" w:hint="eastAsia"/>
          <w:sz w:val="24"/>
          <w:szCs w:val="24"/>
        </w:rPr>
        <w:t>。</w:t>
      </w:r>
      <w:r w:rsidR="001E2495">
        <w:rPr>
          <w:rFonts w:ascii="Times New Roman" w:hAnsi="Times New Roman" w:cs="Times New Roman" w:hint="eastAsia"/>
          <w:iCs/>
          <w:sz w:val="24"/>
          <w:szCs w:val="24"/>
        </w:rPr>
        <w:t>当一条表项加入到</w:t>
      </w:r>
      <w:r w:rsidR="001E2495">
        <w:rPr>
          <w:rFonts w:ascii="Times New Roman" w:hAnsi="Times New Roman" w:cs="Times New Roman" w:hint="eastAsia"/>
          <w:iCs/>
          <w:sz w:val="24"/>
          <w:szCs w:val="24"/>
        </w:rPr>
        <w:t>PIT</w:t>
      </w:r>
      <w:r w:rsidR="001E2495">
        <w:rPr>
          <w:rFonts w:ascii="Times New Roman" w:hAnsi="Times New Roman" w:cs="Times New Roman" w:hint="eastAsia"/>
          <w:iCs/>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1E2495">
        <w:rPr>
          <w:rFonts w:ascii="Times New Roman" w:hAnsi="Times New Roman" w:cs="Times New Roman" w:hint="eastAsia"/>
          <w:iCs/>
          <w:sz w:val="24"/>
          <w:szCs w:val="24"/>
        </w:rPr>
        <w:t>开始倒计时，直至为</w:t>
      </w:r>
      <w:r w:rsidR="001E2495">
        <w:rPr>
          <w:rFonts w:ascii="Times New Roman" w:hAnsi="Times New Roman" w:cs="Times New Roman" w:hint="eastAsia"/>
          <w:iCs/>
          <w:sz w:val="24"/>
          <w:szCs w:val="24"/>
        </w:rPr>
        <w:t>0</w:t>
      </w:r>
      <w:r w:rsidR="002E3666">
        <w:rPr>
          <w:rFonts w:ascii="Times New Roman" w:hAnsi="Times New Roman" w:cs="Times New Roman" w:hint="eastAsia"/>
          <w:iCs/>
          <w:sz w:val="24"/>
          <w:szCs w:val="24"/>
        </w:rPr>
        <w:t>，则将其从</w:t>
      </w:r>
      <w:r w:rsidR="002E3666">
        <w:rPr>
          <w:rFonts w:ascii="Times New Roman" w:hAnsi="Times New Roman" w:cs="Times New Roman" w:hint="eastAsia"/>
          <w:iCs/>
          <w:sz w:val="24"/>
          <w:szCs w:val="24"/>
        </w:rPr>
        <w:t>PIT</w:t>
      </w:r>
      <w:r w:rsidR="002E3666">
        <w:rPr>
          <w:rFonts w:ascii="Times New Roman" w:hAnsi="Times New Roman" w:cs="Times New Roman" w:hint="eastAsia"/>
          <w:iCs/>
          <w:sz w:val="24"/>
          <w:szCs w:val="24"/>
        </w:rPr>
        <w:t>中移除</w:t>
      </w:r>
      <w:r w:rsidR="001E2495">
        <w:rPr>
          <w:rFonts w:ascii="Times New Roman" w:hAnsi="Times New Roman" w:cs="Times New Roman" w:hint="eastAsia"/>
          <w:iCs/>
          <w:sz w:val="24"/>
          <w:szCs w:val="24"/>
        </w:rPr>
        <w:t>。</w:t>
      </w:r>
      <w:r w:rsidR="00334F90">
        <w:rPr>
          <w:rFonts w:ascii="Times New Roman" w:hAnsi="Times New Roman" w:cs="Times New Roman" w:hint="eastAsia"/>
          <w:sz w:val="24"/>
          <w:szCs w:val="24"/>
        </w:rPr>
        <w:t>这样的设置，一方面</w:t>
      </w:r>
      <w:r w:rsidR="001E2495">
        <w:rPr>
          <w:rFonts w:ascii="Times New Roman" w:hAnsi="Times New Roman" w:cs="Times New Roman" w:hint="eastAsia"/>
          <w:sz w:val="24"/>
          <w:szCs w:val="24"/>
        </w:rPr>
        <w:t>在时间上</w:t>
      </w:r>
      <w:r w:rsidR="00334F90">
        <w:rPr>
          <w:rFonts w:ascii="Times New Roman" w:hAnsi="Times New Roman" w:cs="Times New Roman" w:hint="eastAsia"/>
          <w:sz w:val="24"/>
          <w:szCs w:val="24"/>
        </w:rPr>
        <w:t>确保</w:t>
      </w:r>
      <w:r w:rsidR="00CB26A7">
        <w:rPr>
          <w:rFonts w:ascii="Times New Roman" w:hAnsi="Times New Roman" w:cs="Times New Roman" w:hint="eastAsia"/>
          <w:sz w:val="24"/>
          <w:szCs w:val="24"/>
        </w:rPr>
        <w:t>Interest</w:t>
      </w:r>
      <w:r w:rsidR="00CB26A7">
        <w:rPr>
          <w:rFonts w:ascii="Times New Roman" w:hAnsi="Times New Roman" w:cs="Times New Roman" w:hint="eastAsia"/>
          <w:sz w:val="24"/>
          <w:szCs w:val="24"/>
        </w:rPr>
        <w:t>包至少可以完成一次重传</w:t>
      </w:r>
      <w:r w:rsidR="00334F90">
        <w:rPr>
          <w:rFonts w:ascii="Times New Roman" w:hAnsi="Times New Roman" w:cs="Times New Roman" w:hint="eastAsia"/>
          <w:sz w:val="24"/>
          <w:szCs w:val="24"/>
        </w:rPr>
        <w:t>，</w:t>
      </w:r>
      <w:r w:rsidR="00E71EF1">
        <w:rPr>
          <w:rFonts w:ascii="Times New Roman" w:hAnsi="Times New Roman" w:cs="Times New Roman" w:hint="eastAsia"/>
          <w:sz w:val="24"/>
          <w:szCs w:val="24"/>
        </w:rPr>
        <w:t>另一方面</w:t>
      </w:r>
      <w:r w:rsidR="001E2495">
        <w:rPr>
          <w:rFonts w:ascii="Times New Roman" w:hAnsi="Times New Roman" w:cs="Times New Roman" w:hint="eastAsia"/>
          <w:sz w:val="24"/>
          <w:szCs w:val="24"/>
        </w:rPr>
        <w:t>在空间上</w:t>
      </w:r>
      <w:r w:rsidR="002E3666">
        <w:rPr>
          <w:rFonts w:ascii="Times New Roman" w:hAnsi="Times New Roman" w:cs="Times New Roman" w:hint="eastAsia"/>
          <w:sz w:val="24"/>
          <w:szCs w:val="24"/>
        </w:rPr>
        <w:t>提高</w:t>
      </w:r>
      <w:r w:rsidR="001E2495">
        <w:rPr>
          <w:rFonts w:ascii="Times New Roman" w:hAnsi="Times New Roman" w:cs="Times New Roman" w:hint="eastAsia"/>
          <w:sz w:val="24"/>
          <w:szCs w:val="24"/>
        </w:rPr>
        <w:t>PIT</w:t>
      </w:r>
      <w:r w:rsidR="001E2495">
        <w:rPr>
          <w:rFonts w:ascii="Times New Roman" w:hAnsi="Times New Roman" w:cs="Times New Roman" w:hint="eastAsia"/>
          <w:sz w:val="24"/>
          <w:szCs w:val="24"/>
        </w:rPr>
        <w:t>的命中率。</w:t>
      </w:r>
      <w:r w:rsidR="002E3666">
        <w:rPr>
          <w:rFonts w:ascii="Times New Roman" w:hAnsi="Times New Roman" w:cs="Times New Roman" w:hint="eastAsia"/>
          <w:sz w:val="24"/>
          <w:szCs w:val="24"/>
        </w:rPr>
        <w:t>此外，</w:t>
      </w:r>
      <w:r w:rsidR="00CB26A7">
        <w:rPr>
          <w:rFonts w:ascii="Times New Roman" w:hAnsi="Times New Roman" w:cs="Times New Roman" w:hint="eastAsia"/>
          <w:sz w:val="24"/>
          <w:szCs w:val="24"/>
        </w:rPr>
        <w:t>设定最大命中次数</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2</m:t>
            </m:r>
          </m:sub>
        </m:sSub>
        <m:r>
          <m:rPr>
            <m:sty m:val="p"/>
          </m:rP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1</m:t>
            </m:r>
          </m:sub>
        </m:sSub>
      </m:oMath>
      <w:r w:rsidR="002E3666">
        <w:rPr>
          <w:rFonts w:ascii="Times New Roman" w:hAnsi="Times New Roman" w:cs="Times New Roman" w:hint="eastAsia"/>
          <w:sz w:val="24"/>
          <w:szCs w:val="24"/>
        </w:rPr>
        <w:t>，</w:t>
      </w:r>
      <w:r w:rsidR="00436632">
        <w:rPr>
          <w:rFonts w:ascii="Times New Roman" w:hAnsi="Times New Roman" w:cs="Times New Roman" w:hint="eastAsia"/>
          <w:sz w:val="24"/>
          <w:szCs w:val="24"/>
        </w:rPr>
        <w:t>每命中一次</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2</m:t>
            </m:r>
          </m:sub>
        </m:sSub>
      </m:oMath>
      <w:r w:rsidR="00436632">
        <w:rPr>
          <w:rFonts w:ascii="Times New Roman" w:hAnsi="Times New Roman" w:cs="Times New Roman" w:hint="eastAsia"/>
          <w:sz w:val="24"/>
          <w:szCs w:val="24"/>
        </w:rPr>
        <w:t>减</w:t>
      </w:r>
      <w:r w:rsidR="00436632">
        <w:rPr>
          <w:rFonts w:ascii="Times New Roman" w:hAnsi="Times New Roman" w:cs="Times New Roman" w:hint="eastAsia"/>
          <w:sz w:val="24"/>
          <w:szCs w:val="24"/>
        </w:rPr>
        <w:t>1</w:t>
      </w:r>
      <w:r w:rsidR="00436632">
        <w:rPr>
          <w:rFonts w:ascii="Times New Roman" w:hAnsi="Times New Roman" w:cs="Times New Roman" w:hint="eastAsia"/>
          <w:sz w:val="24"/>
          <w:szCs w:val="24"/>
        </w:rPr>
        <w:t>，直至为</w:t>
      </w:r>
      <w:r w:rsidR="00436632">
        <w:rPr>
          <w:rFonts w:ascii="Times New Roman" w:hAnsi="Times New Roman" w:cs="Times New Roman" w:hint="eastAsia"/>
          <w:sz w:val="24"/>
          <w:szCs w:val="24"/>
        </w:rPr>
        <w:t>0</w:t>
      </w:r>
      <w:r w:rsidR="00436632">
        <w:rPr>
          <w:rFonts w:ascii="Times New Roman" w:hAnsi="Times New Roman" w:cs="Times New Roman" w:hint="eastAsia"/>
          <w:sz w:val="24"/>
          <w:szCs w:val="24"/>
        </w:rPr>
        <w:t>删除该接口</w:t>
      </w:r>
      <w:r w:rsidR="002E3666">
        <w:rPr>
          <w:rFonts w:ascii="Times New Roman" w:hAnsi="Times New Roman" w:cs="Times New Roman" w:hint="eastAsia"/>
          <w:sz w:val="24"/>
          <w:szCs w:val="24"/>
        </w:rPr>
        <w:t>。当</w:t>
      </w:r>
      <w:r w:rsidR="002E3666">
        <w:rPr>
          <w:rFonts w:ascii="Times New Roman" w:hAnsi="Times New Roman" w:cs="Times New Roman" w:hint="eastAsia"/>
          <w:sz w:val="24"/>
          <w:szCs w:val="24"/>
        </w:rPr>
        <w:t>PIT</w:t>
      </w:r>
      <w:r w:rsidR="002E3666">
        <w:rPr>
          <w:rFonts w:ascii="Times New Roman" w:hAnsi="Times New Roman" w:cs="Times New Roman" w:hint="eastAsia"/>
          <w:sz w:val="24"/>
          <w:szCs w:val="24"/>
        </w:rPr>
        <w:t>频繁地、重复地收到同一个</w:t>
      </w:r>
      <w:r w:rsidR="002E3666">
        <w:rPr>
          <w:rFonts w:ascii="Times New Roman" w:hAnsi="Times New Roman" w:cs="Times New Roman" w:hint="eastAsia"/>
          <w:sz w:val="24"/>
          <w:szCs w:val="24"/>
        </w:rPr>
        <w:t>Interest</w:t>
      </w:r>
      <w:r w:rsidR="002E3666">
        <w:rPr>
          <w:rFonts w:ascii="Times New Roman" w:hAnsi="Times New Roman" w:cs="Times New Roman" w:hint="eastAsia"/>
          <w:sz w:val="24"/>
          <w:szCs w:val="24"/>
        </w:rPr>
        <w:t>包，将这些请求视为同一个请求，或者是出现网络异常和网络攻击情况</w:t>
      </w:r>
      <w:r w:rsidR="00436632">
        <w:rPr>
          <w:rFonts w:ascii="Times New Roman" w:hAnsi="Times New Roman" w:cs="Times New Roman" w:hint="eastAsia"/>
          <w:sz w:val="24"/>
          <w:szCs w:val="24"/>
        </w:rPr>
        <w:t>。</w:t>
      </w:r>
      <w:r w:rsidR="009C0464">
        <w:rPr>
          <w:rFonts w:ascii="Times New Roman" w:hAnsi="Times New Roman" w:cs="Times New Roman" w:hint="eastAsia"/>
          <w:sz w:val="24"/>
          <w:szCs w:val="24"/>
        </w:rPr>
        <w:t>综上，无论命中计时器</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9C0464">
        <w:rPr>
          <w:rFonts w:ascii="Times New Roman" w:hAnsi="Times New Roman" w:cs="Times New Roman" w:hint="eastAsia"/>
          <w:sz w:val="24"/>
          <w:szCs w:val="24"/>
        </w:rPr>
        <w:t>还是最大命中次数</w:t>
      </w:r>
      <m:oMath>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2</m:t>
            </m:r>
          </m:sub>
        </m:sSub>
      </m:oMath>
      <w:r w:rsidR="009C0464">
        <w:rPr>
          <w:rFonts w:ascii="Times New Roman" w:hAnsi="Times New Roman" w:cs="Times New Roman" w:hint="eastAsia"/>
          <w:sz w:val="24"/>
          <w:szCs w:val="24"/>
        </w:rPr>
        <w:t>，只要有一个参数减少至</w:t>
      </w:r>
      <w:r w:rsidR="009C0464">
        <w:rPr>
          <w:rFonts w:ascii="Times New Roman" w:hAnsi="Times New Roman" w:cs="Times New Roman" w:hint="eastAsia"/>
          <w:sz w:val="24"/>
          <w:szCs w:val="24"/>
        </w:rPr>
        <w:t>0</w:t>
      </w:r>
      <w:r w:rsidR="009C0464">
        <w:rPr>
          <w:rFonts w:ascii="Times New Roman" w:hAnsi="Times New Roman" w:cs="Times New Roman" w:hint="eastAsia"/>
          <w:sz w:val="24"/>
          <w:szCs w:val="24"/>
        </w:rPr>
        <w:t>，则该表项被删除。</w:t>
      </w:r>
    </w:p>
    <w:p w14:paraId="3030D0E0" w14:textId="183A6B5F" w:rsidR="001E2495" w:rsidRDefault="001E2495" w:rsidP="00357EE4">
      <w:pPr>
        <w:spacing w:line="400" w:lineRule="exact"/>
        <w:ind w:firstLineChars="200" w:firstLine="480"/>
        <w:rPr>
          <w:rFonts w:ascii="Times New Roman" w:hAnsi="Times New Roman" w:cs="Times New Roman"/>
          <w:iCs/>
          <w:sz w:val="24"/>
          <w:szCs w:val="24"/>
        </w:rPr>
      </w:pPr>
      <w:r>
        <w:rPr>
          <w:rFonts w:ascii="Times New Roman" w:hAnsi="Times New Roman" w:cs="Times New Roman" w:hint="eastAsia"/>
          <w:iCs/>
          <w:sz w:val="24"/>
          <w:szCs w:val="24"/>
        </w:rPr>
        <w:t>CS</w:t>
      </w:r>
      <w:r>
        <w:rPr>
          <w:rFonts w:ascii="Times New Roman" w:hAnsi="Times New Roman" w:cs="Times New Roman" w:hint="eastAsia"/>
          <w:iCs/>
          <w:sz w:val="24"/>
          <w:szCs w:val="24"/>
        </w:rPr>
        <w:t>的更新。</w:t>
      </w:r>
      <w:r>
        <w:rPr>
          <w:rFonts w:ascii="Times New Roman" w:hAnsi="Times New Roman" w:cs="Times New Roman" w:hint="eastAsia"/>
          <w:iCs/>
          <w:sz w:val="24"/>
          <w:szCs w:val="24"/>
        </w:rPr>
        <w:t>CS</w:t>
      </w:r>
      <w:r>
        <w:rPr>
          <w:rFonts w:ascii="Times New Roman" w:hAnsi="Times New Roman" w:cs="Times New Roman" w:hint="eastAsia"/>
          <w:iCs/>
          <w:sz w:val="24"/>
          <w:szCs w:val="24"/>
        </w:rPr>
        <w:t>中</w:t>
      </w:r>
      <w:r w:rsidR="003B37B6">
        <w:rPr>
          <w:rFonts w:ascii="Times New Roman" w:hAnsi="Times New Roman" w:cs="Times New Roman" w:hint="eastAsia"/>
          <w:iCs/>
          <w:sz w:val="24"/>
          <w:szCs w:val="24"/>
        </w:rPr>
        <w:t>存储了最近被请求过的</w:t>
      </w:r>
      <w:r w:rsidR="003B37B6">
        <w:rPr>
          <w:rFonts w:ascii="Times New Roman" w:hAnsi="Times New Roman" w:cs="Times New Roman" w:hint="eastAsia"/>
          <w:iCs/>
          <w:sz w:val="24"/>
          <w:szCs w:val="24"/>
        </w:rPr>
        <w:t>Data</w:t>
      </w:r>
      <w:r w:rsidR="003B37B6">
        <w:rPr>
          <w:rFonts w:ascii="Times New Roman" w:hAnsi="Times New Roman" w:cs="Times New Roman" w:hint="eastAsia"/>
          <w:iCs/>
          <w:sz w:val="24"/>
          <w:szCs w:val="24"/>
        </w:rPr>
        <w:t>包，所以对于</w:t>
      </w:r>
      <w:r w:rsidR="003B37B6">
        <w:rPr>
          <w:rFonts w:ascii="Times New Roman" w:hAnsi="Times New Roman" w:cs="Times New Roman" w:hint="eastAsia"/>
          <w:iCs/>
          <w:sz w:val="24"/>
          <w:szCs w:val="24"/>
        </w:rPr>
        <w:t>CS</w:t>
      </w:r>
      <w:r w:rsidR="003B37B6">
        <w:rPr>
          <w:rFonts w:ascii="Times New Roman" w:hAnsi="Times New Roman" w:cs="Times New Roman" w:hint="eastAsia"/>
          <w:iCs/>
          <w:sz w:val="24"/>
          <w:szCs w:val="24"/>
        </w:rPr>
        <w:t>的更新采用最近最少使用算法。每次请求返回新的</w:t>
      </w:r>
      <w:r w:rsidR="003B37B6">
        <w:rPr>
          <w:rFonts w:ascii="Times New Roman" w:hAnsi="Times New Roman" w:cs="Times New Roman" w:hint="eastAsia"/>
          <w:iCs/>
          <w:sz w:val="24"/>
          <w:szCs w:val="24"/>
        </w:rPr>
        <w:t>Data</w:t>
      </w:r>
      <w:r w:rsidR="003B37B6">
        <w:rPr>
          <w:rFonts w:ascii="Times New Roman" w:hAnsi="Times New Roman" w:cs="Times New Roman" w:hint="eastAsia"/>
          <w:iCs/>
          <w:sz w:val="24"/>
          <w:szCs w:val="24"/>
        </w:rPr>
        <w:t>包时，用它替换掉</w:t>
      </w:r>
      <w:r w:rsidR="003B37B6">
        <w:rPr>
          <w:rFonts w:ascii="Times New Roman" w:hAnsi="Times New Roman" w:cs="Times New Roman" w:hint="eastAsia"/>
          <w:iCs/>
          <w:sz w:val="24"/>
          <w:szCs w:val="24"/>
        </w:rPr>
        <w:t>CS</w:t>
      </w:r>
      <w:r w:rsidR="003B37B6">
        <w:rPr>
          <w:rFonts w:ascii="Times New Roman" w:hAnsi="Times New Roman" w:cs="Times New Roman" w:hint="eastAsia"/>
          <w:iCs/>
          <w:sz w:val="24"/>
          <w:szCs w:val="24"/>
        </w:rPr>
        <w:t>中最迟被请求的</w:t>
      </w:r>
      <w:r w:rsidR="003B37B6">
        <w:rPr>
          <w:rFonts w:ascii="Times New Roman" w:hAnsi="Times New Roman" w:cs="Times New Roman" w:hint="eastAsia"/>
          <w:iCs/>
          <w:sz w:val="24"/>
          <w:szCs w:val="24"/>
        </w:rPr>
        <w:t>Data</w:t>
      </w:r>
      <w:r w:rsidR="003B37B6">
        <w:rPr>
          <w:rFonts w:ascii="Times New Roman" w:hAnsi="Times New Roman" w:cs="Times New Roman" w:hint="eastAsia"/>
          <w:iCs/>
          <w:sz w:val="24"/>
          <w:szCs w:val="24"/>
        </w:rPr>
        <w:t>包，这可以最大限度的推迟</w:t>
      </w:r>
      <w:r w:rsidR="003B37B6">
        <w:rPr>
          <w:rFonts w:ascii="Times New Roman" w:hAnsi="Times New Roman" w:cs="Times New Roman" w:hint="eastAsia"/>
          <w:iCs/>
          <w:sz w:val="24"/>
          <w:szCs w:val="24"/>
        </w:rPr>
        <w:t>Data</w:t>
      </w:r>
      <w:r w:rsidR="003B37B6">
        <w:rPr>
          <w:rFonts w:ascii="Times New Roman" w:hAnsi="Times New Roman" w:cs="Times New Roman" w:hint="eastAsia"/>
          <w:iCs/>
          <w:sz w:val="24"/>
          <w:szCs w:val="24"/>
        </w:rPr>
        <w:t>包的调换。</w:t>
      </w:r>
    </w:p>
    <w:p w14:paraId="13C226E8" w14:textId="6F471219" w:rsidR="000B1C72" w:rsidRPr="003B37B6" w:rsidRDefault="00436632" w:rsidP="003B37B6">
      <w:pPr>
        <w:spacing w:line="400" w:lineRule="exact"/>
        <w:ind w:firstLineChars="200" w:firstLine="480"/>
        <w:rPr>
          <w:rFonts w:ascii="Times New Roman" w:hAnsi="Times New Roman" w:cs="Times New Roman"/>
          <w:iCs/>
          <w:sz w:val="24"/>
          <w:szCs w:val="24"/>
        </w:rPr>
      </w:pPr>
      <w:r>
        <w:rPr>
          <w:rFonts w:ascii="Times New Roman" w:hAnsi="Times New Roman" w:cs="Times New Roman" w:hint="eastAsia"/>
          <w:iCs/>
          <w:sz w:val="24"/>
          <w:szCs w:val="24"/>
        </w:rPr>
        <w:t>FIB</w:t>
      </w:r>
      <w:r>
        <w:rPr>
          <w:rFonts w:ascii="Times New Roman" w:hAnsi="Times New Roman" w:cs="Times New Roman" w:hint="eastAsia"/>
          <w:iCs/>
          <w:sz w:val="24"/>
          <w:szCs w:val="24"/>
        </w:rPr>
        <w:t>的更新。因为每个</w:t>
      </w:r>
      <w:r>
        <w:rPr>
          <w:rFonts w:ascii="Times New Roman" w:hAnsi="Times New Roman" w:cs="Times New Roman" w:hint="eastAsia"/>
          <w:iCs/>
          <w:sz w:val="24"/>
          <w:szCs w:val="24"/>
        </w:rPr>
        <w:t>Interest</w:t>
      </w:r>
      <w:r>
        <w:rPr>
          <w:rFonts w:ascii="Times New Roman" w:hAnsi="Times New Roman" w:cs="Times New Roman" w:hint="eastAsia"/>
          <w:iCs/>
          <w:sz w:val="24"/>
          <w:szCs w:val="24"/>
        </w:rPr>
        <w:t>包在</w:t>
      </w:r>
      <w:r>
        <w:rPr>
          <w:rFonts w:ascii="Times New Roman" w:hAnsi="Times New Roman" w:cs="Times New Roman" w:hint="eastAsia"/>
          <w:iCs/>
          <w:sz w:val="24"/>
          <w:szCs w:val="24"/>
        </w:rPr>
        <w:t>FIB</w:t>
      </w:r>
      <w:r>
        <w:rPr>
          <w:rFonts w:ascii="Times New Roman" w:hAnsi="Times New Roman" w:cs="Times New Roman" w:hint="eastAsia"/>
          <w:iCs/>
          <w:sz w:val="24"/>
          <w:szCs w:val="24"/>
        </w:rPr>
        <w:t>命中后都会将表项再次写入</w:t>
      </w:r>
      <w:r>
        <w:rPr>
          <w:rFonts w:ascii="Times New Roman" w:hAnsi="Times New Roman" w:cs="Times New Roman" w:hint="eastAsia"/>
          <w:iCs/>
          <w:sz w:val="24"/>
          <w:szCs w:val="24"/>
        </w:rPr>
        <w:t>PIT</w:t>
      </w:r>
      <w:r>
        <w:rPr>
          <w:rFonts w:ascii="Times New Roman" w:hAnsi="Times New Roman" w:cs="Times New Roman" w:hint="eastAsia"/>
          <w:iCs/>
          <w:sz w:val="24"/>
          <w:szCs w:val="24"/>
        </w:rPr>
        <w:t>，所以基于网络重传设置和</w:t>
      </w:r>
      <w:r>
        <w:rPr>
          <w:rFonts w:ascii="Times New Roman" w:hAnsi="Times New Roman" w:cs="Times New Roman" w:hint="eastAsia"/>
          <w:iCs/>
          <w:sz w:val="24"/>
          <w:szCs w:val="24"/>
        </w:rPr>
        <w:t>PIT</w:t>
      </w:r>
      <w:r>
        <w:rPr>
          <w:rFonts w:ascii="Times New Roman" w:hAnsi="Times New Roman" w:cs="Times New Roman" w:hint="eastAsia"/>
          <w:iCs/>
          <w:sz w:val="24"/>
          <w:szCs w:val="24"/>
        </w:rPr>
        <w:t>更新设置，</w:t>
      </w:r>
      <w:r w:rsidR="00973463">
        <w:rPr>
          <w:rFonts w:ascii="Times New Roman" w:hAnsi="Times New Roman" w:cs="Times New Roman" w:hint="eastAsia"/>
          <w:iCs/>
          <w:sz w:val="24"/>
          <w:szCs w:val="24"/>
        </w:rPr>
        <w:t>为</w:t>
      </w:r>
      <w:r w:rsidR="00973463">
        <w:rPr>
          <w:rFonts w:ascii="Times New Roman" w:hAnsi="Times New Roman" w:cs="Times New Roman" w:hint="eastAsia"/>
          <w:iCs/>
          <w:sz w:val="24"/>
          <w:szCs w:val="24"/>
        </w:rPr>
        <w:t>FIB</w:t>
      </w:r>
      <w:r w:rsidR="00973463">
        <w:rPr>
          <w:rFonts w:ascii="Times New Roman" w:hAnsi="Times New Roman" w:cs="Times New Roman" w:hint="eastAsia"/>
          <w:iCs/>
          <w:sz w:val="24"/>
          <w:szCs w:val="24"/>
        </w:rPr>
        <w:t>表的每个表项接口设置转发计时器</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oMath>
      <w:r w:rsidR="00973463">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hint="eastAsia"/>
                <w:sz w:val="24"/>
                <w:szCs w:val="24"/>
              </w:rPr>
              <m:t>M</m:t>
            </m:r>
          </m:e>
          <m:sub>
            <m:r>
              <w:rPr>
                <w:rFonts w:ascii="Cambria Math" w:hAnsi="Cambria Math" w:cs="Times New Roman"/>
                <w:sz w:val="24"/>
                <w:szCs w:val="24"/>
              </w:rPr>
              <m:t>2</m:t>
            </m:r>
          </m:sub>
        </m:sSub>
        <m:r>
          <w:rPr>
            <w:rFonts w:ascii="Cambria Math" w:hAnsi="Cambria Math" w:cs="Times New Roman"/>
            <w:sz w:val="24"/>
            <w:szCs w:val="24"/>
          </w:rPr>
          <m:t>×T</m:t>
        </m:r>
      </m:oMath>
      <w:r w:rsidR="009C0464">
        <w:rPr>
          <w:rFonts w:ascii="Times New Roman" w:hAnsi="Times New Roman" w:cs="Times New Roman" w:hint="eastAsia"/>
          <w:sz w:val="24"/>
          <w:szCs w:val="24"/>
        </w:rPr>
        <w:t>，从表项写入开始计时，直至为</w:t>
      </w:r>
      <w:r w:rsidR="009C0464">
        <w:rPr>
          <w:rFonts w:ascii="Times New Roman" w:hAnsi="Times New Roman" w:cs="Times New Roman" w:hint="eastAsia"/>
          <w:sz w:val="24"/>
          <w:szCs w:val="24"/>
        </w:rPr>
        <w:t>0</w:t>
      </w:r>
      <w:r w:rsidR="003B37B6">
        <w:rPr>
          <w:rFonts w:ascii="Times New Roman" w:hAnsi="Times New Roman" w:cs="Times New Roman" w:hint="eastAsia"/>
          <w:sz w:val="24"/>
          <w:szCs w:val="24"/>
        </w:rPr>
        <w:t>，则将其从</w:t>
      </w:r>
      <w:r w:rsidR="003B37B6">
        <w:rPr>
          <w:rFonts w:ascii="Times New Roman" w:hAnsi="Times New Roman" w:cs="Times New Roman" w:hint="eastAsia"/>
          <w:sz w:val="24"/>
          <w:szCs w:val="24"/>
        </w:rPr>
        <w:t>FIB</w:t>
      </w:r>
      <w:r w:rsidR="003B37B6">
        <w:rPr>
          <w:rFonts w:ascii="Times New Roman" w:hAnsi="Times New Roman" w:cs="Times New Roman" w:hint="eastAsia"/>
          <w:sz w:val="24"/>
          <w:szCs w:val="24"/>
        </w:rPr>
        <w:t>中删除</w:t>
      </w:r>
      <w:r w:rsidR="009C0464">
        <w:rPr>
          <w:rFonts w:ascii="Times New Roman" w:hAnsi="Times New Roman" w:cs="Times New Roman" w:hint="eastAsia"/>
          <w:sz w:val="24"/>
          <w:szCs w:val="24"/>
        </w:rPr>
        <w:t>。</w:t>
      </w:r>
    </w:p>
    <w:p w14:paraId="1A5B42FD" w14:textId="77777777" w:rsidR="000B1C72" w:rsidRPr="00E26031" w:rsidRDefault="000B1C72" w:rsidP="000B1C72">
      <w:pPr>
        <w:pStyle w:val="2"/>
        <w:rPr>
          <w:rFonts w:ascii="Times New Roman" w:eastAsia="黑体" w:hAnsi="Times New Roman" w:cs="Times New Roman"/>
          <w:b w:val="0"/>
          <w:sz w:val="28"/>
          <w:szCs w:val="28"/>
        </w:rPr>
      </w:pPr>
      <w:bookmarkStart w:id="69" w:name="_Toc881677"/>
      <w:r w:rsidRPr="00E26031">
        <w:rPr>
          <w:rFonts w:ascii="Times New Roman" w:eastAsia="黑体" w:hAnsi="Times New Roman" w:cs="Times New Roman"/>
          <w:b w:val="0"/>
          <w:sz w:val="28"/>
          <w:szCs w:val="28"/>
        </w:rPr>
        <w:t>3.</w:t>
      </w:r>
      <w:r w:rsidR="00B94BC8" w:rsidRPr="00E26031">
        <w:rPr>
          <w:rFonts w:ascii="Times New Roman" w:eastAsia="黑体" w:hAnsi="Times New Roman" w:cs="Times New Roman"/>
          <w:b w:val="0"/>
          <w:sz w:val="28"/>
          <w:szCs w:val="28"/>
        </w:rPr>
        <w:t>5</w:t>
      </w:r>
      <w:r w:rsidRPr="00E26031">
        <w:rPr>
          <w:rFonts w:ascii="Times New Roman" w:eastAsia="黑体" w:hAnsi="Times New Roman" w:cs="Times New Roman"/>
          <w:b w:val="0"/>
          <w:sz w:val="28"/>
          <w:szCs w:val="28"/>
        </w:rPr>
        <w:t xml:space="preserve"> </w:t>
      </w:r>
      <w:r w:rsidRPr="00E26031">
        <w:rPr>
          <w:rFonts w:ascii="Times New Roman" w:eastAsia="黑体" w:hAnsi="Times New Roman" w:cs="Times New Roman"/>
          <w:b w:val="0"/>
          <w:sz w:val="28"/>
          <w:szCs w:val="28"/>
        </w:rPr>
        <w:t>仿真实验</w:t>
      </w:r>
      <w:bookmarkEnd w:id="69"/>
    </w:p>
    <w:p w14:paraId="3A2599EF" w14:textId="77777777" w:rsidR="000D62DB" w:rsidRPr="00E26031" w:rsidRDefault="000B1C72" w:rsidP="00C76653">
      <w:pPr>
        <w:pStyle w:val="3"/>
        <w:rPr>
          <w:rFonts w:ascii="Times New Roman" w:eastAsia="黑体" w:hAnsi="Times New Roman" w:cs="Times New Roman"/>
          <w:b w:val="0"/>
          <w:sz w:val="24"/>
          <w:szCs w:val="24"/>
        </w:rPr>
      </w:pPr>
      <w:bookmarkStart w:id="70" w:name="_Toc881678"/>
      <w:r w:rsidRPr="00E26031">
        <w:rPr>
          <w:rFonts w:ascii="Times New Roman" w:eastAsia="黑体" w:hAnsi="Times New Roman" w:cs="Times New Roman"/>
          <w:b w:val="0"/>
          <w:sz w:val="24"/>
          <w:szCs w:val="24"/>
        </w:rPr>
        <w:t>3.</w:t>
      </w:r>
      <w:r w:rsidR="00B94BC8" w:rsidRPr="00E26031">
        <w:rPr>
          <w:rFonts w:ascii="Times New Roman" w:eastAsia="黑体" w:hAnsi="Times New Roman" w:cs="Times New Roman"/>
          <w:b w:val="0"/>
          <w:sz w:val="24"/>
          <w:szCs w:val="24"/>
        </w:rPr>
        <w:t>5</w:t>
      </w:r>
      <w:r w:rsidRPr="00E26031">
        <w:rPr>
          <w:rFonts w:ascii="Times New Roman" w:eastAsia="黑体" w:hAnsi="Times New Roman" w:cs="Times New Roman"/>
          <w:b w:val="0"/>
          <w:sz w:val="24"/>
          <w:szCs w:val="24"/>
        </w:rPr>
        <w:t xml:space="preserve">.1 </w:t>
      </w:r>
      <w:r w:rsidRPr="00E26031">
        <w:rPr>
          <w:rFonts w:ascii="Times New Roman" w:eastAsia="黑体" w:hAnsi="Times New Roman" w:cs="Times New Roman"/>
          <w:b w:val="0"/>
          <w:sz w:val="24"/>
          <w:szCs w:val="24"/>
        </w:rPr>
        <w:t>仿真环境</w:t>
      </w:r>
      <w:bookmarkEnd w:id="70"/>
    </w:p>
    <w:p w14:paraId="4F8F3E3D" w14:textId="3DEC7A67" w:rsidR="00BC6347" w:rsidRPr="00E26031" w:rsidRDefault="001C73A0" w:rsidP="00CF35C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为验证算法的性能，我们选择在</w:t>
      </w:r>
      <w:r>
        <w:rPr>
          <w:rFonts w:ascii="Times New Roman" w:hAnsi="Times New Roman" w:cs="Times New Roman" w:hint="eastAsia"/>
          <w:sz w:val="24"/>
          <w:szCs w:val="24"/>
        </w:rPr>
        <w:t>Ubuntu</w:t>
      </w:r>
      <w:r>
        <w:rPr>
          <w:rFonts w:ascii="Times New Roman" w:hAnsi="Times New Roman" w:cs="Times New Roman"/>
          <w:sz w:val="24"/>
          <w:szCs w:val="24"/>
        </w:rPr>
        <w:t>16.04</w:t>
      </w:r>
      <w:r>
        <w:rPr>
          <w:rFonts w:ascii="Times New Roman" w:hAnsi="Times New Roman" w:cs="Times New Roman" w:hint="eastAsia"/>
          <w:sz w:val="24"/>
          <w:szCs w:val="24"/>
        </w:rPr>
        <w:t>上使用</w:t>
      </w:r>
      <w:r w:rsidR="00CF35CE">
        <w:rPr>
          <w:rFonts w:ascii="Times New Roman" w:hAnsi="Times New Roman" w:cs="Times New Roman" w:hint="eastAsia"/>
          <w:sz w:val="24"/>
          <w:szCs w:val="24"/>
        </w:rPr>
        <w:t>离散事件</w:t>
      </w:r>
      <w:r>
        <w:rPr>
          <w:rFonts w:ascii="Times New Roman" w:hAnsi="Times New Roman" w:cs="Times New Roman" w:hint="eastAsia"/>
          <w:sz w:val="24"/>
          <w:szCs w:val="24"/>
        </w:rPr>
        <w:t>网络模拟器</w:t>
      </w:r>
      <w:r w:rsidR="00CF35CE">
        <w:rPr>
          <w:rFonts w:ascii="Times New Roman" w:hAnsi="Times New Roman" w:cs="Times New Roman" w:hint="eastAsia"/>
          <w:sz w:val="24"/>
          <w:szCs w:val="24"/>
        </w:rPr>
        <w:t>NS</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中的</w:t>
      </w:r>
      <w:proofErr w:type="spellStart"/>
      <w:r w:rsidRPr="00E26031">
        <w:rPr>
          <w:rFonts w:ascii="Times New Roman" w:hAnsi="Times New Roman" w:cs="Times New Roman"/>
          <w:sz w:val="24"/>
          <w:szCs w:val="24"/>
        </w:rPr>
        <w:t>ndnSIM</w:t>
      </w:r>
      <w:proofErr w:type="spellEnd"/>
      <w:r w:rsidRPr="00E26031">
        <w:rPr>
          <w:rFonts w:ascii="Times New Roman" w:hAnsi="Times New Roman" w:cs="Times New Roman"/>
          <w:sz w:val="24"/>
          <w:szCs w:val="24"/>
        </w:rPr>
        <w:t>模块</w:t>
      </w:r>
      <w:r w:rsidR="00C13D35">
        <w:rPr>
          <w:rFonts w:ascii="Times New Roman" w:hAnsi="Times New Roman" w:cs="Times New Roman" w:hint="eastAsia"/>
          <w:sz w:val="24"/>
          <w:szCs w:val="24"/>
        </w:rPr>
        <w:t>，</w:t>
      </w:r>
      <w:r w:rsidR="00CF35CE">
        <w:rPr>
          <w:rFonts w:ascii="Times New Roman" w:hAnsi="Times New Roman" w:cs="Times New Roman" w:hint="eastAsia"/>
          <w:sz w:val="24"/>
          <w:szCs w:val="24"/>
        </w:rPr>
        <w:t>其中</w:t>
      </w:r>
      <w:proofErr w:type="spellStart"/>
      <w:r w:rsidR="00C13D35" w:rsidRPr="00E26031">
        <w:rPr>
          <w:rFonts w:ascii="Times New Roman" w:hAnsi="Times New Roman" w:cs="Times New Roman"/>
          <w:sz w:val="24"/>
          <w:szCs w:val="24"/>
        </w:rPr>
        <w:t>ndnSIM</w:t>
      </w:r>
      <w:proofErr w:type="spellEnd"/>
      <w:r w:rsidR="00C13D35" w:rsidRPr="00E26031">
        <w:rPr>
          <w:rFonts w:ascii="Times New Roman" w:hAnsi="Times New Roman" w:cs="Times New Roman"/>
          <w:sz w:val="24"/>
          <w:szCs w:val="24"/>
        </w:rPr>
        <w:t>模块</w:t>
      </w:r>
      <w:r w:rsidR="00CF35CE">
        <w:rPr>
          <w:rFonts w:ascii="Times New Roman" w:hAnsi="Times New Roman" w:cs="Times New Roman" w:hint="eastAsia"/>
          <w:sz w:val="24"/>
          <w:szCs w:val="24"/>
        </w:rPr>
        <w:t>的</w:t>
      </w:r>
      <w:r w:rsidR="00C13D35">
        <w:rPr>
          <w:rFonts w:ascii="Times New Roman" w:hAnsi="Times New Roman" w:cs="Times New Roman" w:hint="eastAsia"/>
          <w:sz w:val="24"/>
          <w:szCs w:val="24"/>
        </w:rPr>
        <w:t>版本为</w:t>
      </w:r>
      <w:r w:rsidR="00C13D35">
        <w:rPr>
          <w:rFonts w:ascii="Times New Roman" w:hAnsi="Times New Roman" w:cs="Times New Roman" w:hint="eastAsia"/>
          <w:sz w:val="24"/>
          <w:szCs w:val="24"/>
        </w:rPr>
        <w:t>1</w:t>
      </w:r>
      <w:r w:rsidR="00C13D35">
        <w:rPr>
          <w:rFonts w:ascii="Times New Roman" w:hAnsi="Times New Roman" w:cs="Times New Roman"/>
          <w:sz w:val="24"/>
          <w:szCs w:val="24"/>
        </w:rPr>
        <w:t>.0</w:t>
      </w:r>
      <w:r w:rsidR="00C13D35">
        <w:rPr>
          <w:rFonts w:ascii="Times New Roman" w:hAnsi="Times New Roman" w:cs="Times New Roman" w:hint="eastAsia"/>
          <w:sz w:val="24"/>
          <w:szCs w:val="24"/>
        </w:rPr>
        <w:t>。</w:t>
      </w:r>
      <w:r w:rsidR="007F185E">
        <w:rPr>
          <w:rFonts w:ascii="Times New Roman" w:hAnsi="Times New Roman" w:cs="Times New Roman" w:hint="eastAsia"/>
          <w:sz w:val="24"/>
          <w:szCs w:val="24"/>
        </w:rPr>
        <w:t>基本</w:t>
      </w:r>
      <w:r w:rsidR="00CF35CE">
        <w:rPr>
          <w:rFonts w:ascii="Times New Roman" w:hAnsi="Times New Roman" w:cs="Times New Roman" w:hint="eastAsia"/>
          <w:sz w:val="24"/>
          <w:szCs w:val="24"/>
        </w:rPr>
        <w:t>的仿真实验参数</w:t>
      </w:r>
      <w:r w:rsidR="00CF35CE">
        <w:rPr>
          <w:rFonts w:ascii="Times New Roman" w:hAnsi="Times New Roman" w:cs="Times New Roman" w:hint="eastAsia"/>
          <w:sz w:val="24"/>
          <w:szCs w:val="24"/>
        </w:rPr>
        <w:lastRenderedPageBreak/>
        <w:t>设置如下表</w:t>
      </w:r>
      <w:r w:rsidR="00CF35CE">
        <w:rPr>
          <w:rFonts w:ascii="Times New Roman" w:hAnsi="Times New Roman" w:cs="Times New Roman" w:hint="eastAsia"/>
          <w:sz w:val="24"/>
          <w:szCs w:val="24"/>
        </w:rPr>
        <w:t>3-</w:t>
      </w:r>
      <w:r w:rsidR="00CF35CE">
        <w:rPr>
          <w:rFonts w:ascii="Times New Roman" w:hAnsi="Times New Roman" w:cs="Times New Roman"/>
          <w:sz w:val="24"/>
          <w:szCs w:val="24"/>
        </w:rPr>
        <w:t>1</w:t>
      </w:r>
      <w:r w:rsidR="00CF35CE">
        <w:rPr>
          <w:rFonts w:ascii="Times New Roman" w:hAnsi="Times New Roman" w:cs="Times New Roman" w:hint="eastAsia"/>
          <w:sz w:val="24"/>
          <w:szCs w:val="24"/>
        </w:rPr>
        <w:t>所示。</w:t>
      </w:r>
    </w:p>
    <w:p w14:paraId="455390E3" w14:textId="65AC8DBB" w:rsidR="000D62DB" w:rsidRDefault="00BC6347" w:rsidP="00BC6347">
      <w:pPr>
        <w:autoSpaceDE w:val="0"/>
        <w:autoSpaceDN w:val="0"/>
        <w:adjustRightInd w:val="0"/>
        <w:jc w:val="center"/>
        <w:rPr>
          <w:rFonts w:ascii="Times New Roman" w:eastAsia="楷体" w:hAnsi="Times New Roman" w:cs="Times New Roman"/>
          <w:szCs w:val="21"/>
        </w:rPr>
      </w:pPr>
      <w:r w:rsidRPr="00E26031">
        <w:rPr>
          <w:rFonts w:ascii="Times New Roman" w:eastAsia="楷体" w:hAnsi="Times New Roman" w:cs="Times New Roman"/>
          <w:szCs w:val="21"/>
        </w:rPr>
        <w:t>表</w:t>
      </w:r>
      <w:r w:rsidRPr="00E26031">
        <w:rPr>
          <w:rFonts w:ascii="Times New Roman" w:eastAsia="楷体" w:hAnsi="Times New Roman" w:cs="Times New Roman"/>
          <w:szCs w:val="21"/>
        </w:rPr>
        <w:t xml:space="preserve">3-2 </w:t>
      </w:r>
      <w:r w:rsidRPr="00E26031">
        <w:rPr>
          <w:rFonts w:ascii="Times New Roman" w:eastAsia="楷体" w:hAnsi="Times New Roman" w:cs="Times New Roman"/>
          <w:szCs w:val="21"/>
        </w:rPr>
        <w:t>参数设置</w:t>
      </w:r>
      <w:r w:rsidR="000D62DB" w:rsidRPr="00E26031">
        <w:rPr>
          <w:rFonts w:ascii="Times New Roman" w:eastAsia="楷体" w:hAnsi="Times New Roman" w:cs="Times New Roman"/>
          <w:szCs w:val="21"/>
        </w:rPr>
        <w:t xml:space="preserve"> </w:t>
      </w:r>
    </w:p>
    <w:tbl>
      <w:tblPr>
        <w:tblStyle w:val="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F35CE" w14:paraId="1B16739D" w14:textId="77777777" w:rsidTr="000D6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CD53D32" w14:textId="2B1DF10C" w:rsidR="00CF35CE" w:rsidRPr="000410C0" w:rsidRDefault="00CF35CE" w:rsidP="00BC6347">
            <w:pPr>
              <w:autoSpaceDE w:val="0"/>
              <w:autoSpaceDN w:val="0"/>
              <w:adjustRightInd w:val="0"/>
              <w:jc w:val="center"/>
              <w:rPr>
                <w:rFonts w:ascii="Times New Roman" w:hAnsi="Times New Roman" w:cs="Times New Roman"/>
                <w:b w:val="0"/>
                <w:bCs w:val="0"/>
                <w:kern w:val="0"/>
                <w:sz w:val="24"/>
                <w:szCs w:val="24"/>
                <w:lang w:val="de-DE" w:eastAsia="de-DE"/>
              </w:rPr>
            </w:pPr>
            <w:r w:rsidRPr="000410C0">
              <w:rPr>
                <w:rFonts w:ascii="Times New Roman" w:hAnsi="Times New Roman" w:cs="Times New Roman"/>
                <w:b w:val="0"/>
                <w:bCs w:val="0"/>
                <w:kern w:val="0"/>
                <w:sz w:val="24"/>
                <w:szCs w:val="24"/>
                <w:lang w:val="de-DE" w:eastAsia="de-DE"/>
              </w:rPr>
              <w:t>实验参数</w:t>
            </w:r>
          </w:p>
        </w:tc>
        <w:tc>
          <w:tcPr>
            <w:tcW w:w="4148" w:type="dxa"/>
          </w:tcPr>
          <w:p w14:paraId="0B9981D5" w14:textId="7DF5D824" w:rsidR="00CF35CE" w:rsidRPr="000410C0" w:rsidRDefault="00CF35CE" w:rsidP="00BC634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0"/>
                <w:sz w:val="24"/>
                <w:szCs w:val="24"/>
                <w:lang w:val="de-DE" w:eastAsia="de-DE"/>
              </w:rPr>
            </w:pPr>
            <w:r w:rsidRPr="000410C0">
              <w:rPr>
                <w:rFonts w:ascii="Times New Roman" w:hAnsi="Times New Roman" w:cs="Times New Roman" w:hint="eastAsia"/>
                <w:b w:val="0"/>
                <w:bCs w:val="0"/>
                <w:kern w:val="0"/>
                <w:sz w:val="24"/>
                <w:szCs w:val="24"/>
                <w:lang w:val="de-DE"/>
              </w:rPr>
              <w:t>取值</w:t>
            </w:r>
          </w:p>
        </w:tc>
      </w:tr>
      <w:tr w:rsidR="00CF35CE" w14:paraId="5D174892" w14:textId="77777777" w:rsidTr="000D62F9">
        <w:tc>
          <w:tcPr>
            <w:cnfStyle w:val="001000000000" w:firstRow="0" w:lastRow="0" w:firstColumn="1" w:lastColumn="0" w:oddVBand="0" w:evenVBand="0" w:oddHBand="0" w:evenHBand="0" w:firstRowFirstColumn="0" w:firstRowLastColumn="0" w:lastRowFirstColumn="0" w:lastRowLastColumn="0"/>
            <w:tcW w:w="4148" w:type="dxa"/>
          </w:tcPr>
          <w:p w14:paraId="475E2075" w14:textId="38E9F46C" w:rsidR="00CF35CE" w:rsidRPr="000410C0" w:rsidRDefault="00CF35CE" w:rsidP="00BC6347">
            <w:pPr>
              <w:autoSpaceDE w:val="0"/>
              <w:autoSpaceDN w:val="0"/>
              <w:adjustRightInd w:val="0"/>
              <w:jc w:val="center"/>
              <w:rPr>
                <w:rFonts w:ascii="Times New Roman" w:hAnsi="Times New Roman" w:cs="Times New Roman"/>
                <w:b w:val="0"/>
                <w:bCs w:val="0"/>
                <w:kern w:val="0"/>
                <w:sz w:val="24"/>
                <w:szCs w:val="24"/>
                <w:lang w:val="de-DE" w:eastAsia="de-DE"/>
              </w:rPr>
            </w:pPr>
            <w:r w:rsidRPr="000410C0">
              <w:rPr>
                <w:rFonts w:ascii="Times New Roman" w:hAnsi="Times New Roman" w:cs="Times New Roman" w:hint="eastAsia"/>
                <w:b w:val="0"/>
                <w:bCs w:val="0"/>
                <w:kern w:val="0"/>
                <w:sz w:val="24"/>
                <w:szCs w:val="24"/>
                <w:lang w:val="de-DE"/>
              </w:rPr>
              <w:t>仿真平台</w:t>
            </w:r>
          </w:p>
        </w:tc>
        <w:tc>
          <w:tcPr>
            <w:tcW w:w="4148" w:type="dxa"/>
          </w:tcPr>
          <w:p w14:paraId="010FFADB" w14:textId="648EB588" w:rsidR="00CF35CE" w:rsidRPr="000410C0" w:rsidRDefault="00CF35CE" w:rsidP="00BC634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lang w:val="de-DE" w:eastAsia="de-DE"/>
              </w:rPr>
            </w:pPr>
            <w:r w:rsidRPr="000410C0">
              <w:rPr>
                <w:rFonts w:ascii="Times New Roman" w:hAnsi="Times New Roman" w:cs="Times New Roman"/>
                <w:kern w:val="0"/>
                <w:sz w:val="24"/>
                <w:szCs w:val="24"/>
                <w:lang w:val="de-DE"/>
              </w:rPr>
              <w:t>N</w:t>
            </w:r>
            <w:r w:rsidRPr="000410C0">
              <w:rPr>
                <w:rFonts w:ascii="Times New Roman" w:hAnsi="Times New Roman" w:cs="Times New Roman" w:hint="eastAsia"/>
                <w:kern w:val="0"/>
                <w:sz w:val="24"/>
                <w:szCs w:val="24"/>
                <w:lang w:val="de-DE"/>
              </w:rPr>
              <w:t>S-</w:t>
            </w:r>
            <w:r w:rsidRPr="000410C0">
              <w:rPr>
                <w:rFonts w:ascii="Times New Roman" w:hAnsi="Times New Roman" w:cs="Times New Roman"/>
                <w:kern w:val="0"/>
                <w:sz w:val="24"/>
                <w:szCs w:val="24"/>
                <w:lang w:val="de-DE" w:eastAsia="de-DE"/>
              </w:rPr>
              <w:t>3</w:t>
            </w:r>
          </w:p>
        </w:tc>
      </w:tr>
      <w:tr w:rsidR="00CF35CE" w14:paraId="113B4BDC" w14:textId="77777777" w:rsidTr="000D62F9">
        <w:tc>
          <w:tcPr>
            <w:cnfStyle w:val="001000000000" w:firstRow="0" w:lastRow="0" w:firstColumn="1" w:lastColumn="0" w:oddVBand="0" w:evenVBand="0" w:oddHBand="0" w:evenHBand="0" w:firstRowFirstColumn="0" w:firstRowLastColumn="0" w:lastRowFirstColumn="0" w:lastRowLastColumn="0"/>
            <w:tcW w:w="4148" w:type="dxa"/>
          </w:tcPr>
          <w:p w14:paraId="6147FEE7" w14:textId="1E7CF19C" w:rsidR="00CF35CE" w:rsidRPr="000410C0" w:rsidRDefault="00CF35CE" w:rsidP="00BC6347">
            <w:pPr>
              <w:autoSpaceDE w:val="0"/>
              <w:autoSpaceDN w:val="0"/>
              <w:adjustRightInd w:val="0"/>
              <w:jc w:val="center"/>
              <w:rPr>
                <w:rFonts w:ascii="Times New Roman" w:hAnsi="Times New Roman" w:cs="Times New Roman"/>
                <w:b w:val="0"/>
                <w:bCs w:val="0"/>
                <w:kern w:val="0"/>
                <w:sz w:val="24"/>
                <w:szCs w:val="24"/>
                <w:lang w:val="de-DE" w:eastAsia="de-DE"/>
              </w:rPr>
            </w:pPr>
            <w:r w:rsidRPr="000410C0">
              <w:rPr>
                <w:rFonts w:ascii="Times New Roman" w:hAnsi="Times New Roman" w:cs="Times New Roman" w:hint="eastAsia"/>
                <w:b w:val="0"/>
                <w:bCs w:val="0"/>
                <w:kern w:val="0"/>
                <w:sz w:val="24"/>
                <w:szCs w:val="24"/>
                <w:lang w:val="de-DE"/>
              </w:rPr>
              <w:t>仿真区域</w:t>
            </w:r>
          </w:p>
        </w:tc>
        <w:tc>
          <w:tcPr>
            <w:tcW w:w="4148" w:type="dxa"/>
          </w:tcPr>
          <w:p w14:paraId="220ABE82" w14:textId="6F8EB62F" w:rsidR="00CF35CE" w:rsidRPr="000410C0" w:rsidRDefault="000410C0" w:rsidP="00BC634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lang w:val="de-DE" w:eastAsia="de-DE"/>
              </w:rPr>
            </w:pPr>
            <m:oMathPara>
              <m:oMath>
                <m:r>
                  <m:rPr>
                    <m:sty m:val="p"/>
                  </m:rPr>
                  <w:rPr>
                    <w:rFonts w:ascii="Cambria Math" w:hAnsi="Cambria Math" w:cs="Times New Roman"/>
                    <w:kern w:val="0"/>
                    <w:sz w:val="24"/>
                    <w:szCs w:val="24"/>
                    <w:lang w:val="de-DE" w:eastAsia="de-DE"/>
                  </w:rPr>
                  <m:t>1000</m:t>
                </m:r>
                <m:r>
                  <m:rPr>
                    <m:sty m:val="p"/>
                  </m:rPr>
                  <w:rPr>
                    <w:rFonts w:ascii="Cambria Math" w:hAnsi="Cambria Math" w:cs="Times New Roman" w:hint="eastAsia"/>
                    <w:kern w:val="0"/>
                    <w:sz w:val="24"/>
                    <w:szCs w:val="24"/>
                    <w:lang w:val="de-DE"/>
                  </w:rPr>
                  <m:t>m</m:t>
                </m:r>
                <m:r>
                  <m:rPr>
                    <m:sty m:val="p"/>
                  </m:rPr>
                  <w:rPr>
                    <w:rFonts w:ascii="Cambria Math" w:hAnsi="Cambria Math" w:cs="Times New Roman"/>
                    <w:kern w:val="0"/>
                    <w:sz w:val="24"/>
                    <w:szCs w:val="24"/>
                    <w:lang w:val="de-DE" w:eastAsia="de-DE"/>
                  </w:rPr>
                  <m:t>×1000</m:t>
                </m:r>
                <m:r>
                  <m:rPr>
                    <m:sty m:val="p"/>
                  </m:rPr>
                  <w:rPr>
                    <w:rFonts w:ascii="Cambria Math" w:hAnsi="Cambria Math" w:cs="Times New Roman" w:hint="eastAsia"/>
                    <w:kern w:val="0"/>
                    <w:sz w:val="24"/>
                    <w:szCs w:val="24"/>
                    <w:lang w:val="de-DE"/>
                  </w:rPr>
                  <m:t>m</m:t>
                </m:r>
              </m:oMath>
            </m:oMathPara>
          </w:p>
        </w:tc>
      </w:tr>
      <w:tr w:rsidR="00673B51" w14:paraId="10AC0655" w14:textId="77777777" w:rsidTr="000D62F9">
        <w:tc>
          <w:tcPr>
            <w:cnfStyle w:val="001000000000" w:firstRow="0" w:lastRow="0" w:firstColumn="1" w:lastColumn="0" w:oddVBand="0" w:evenVBand="0" w:oddHBand="0" w:evenHBand="0" w:firstRowFirstColumn="0" w:firstRowLastColumn="0" w:lastRowFirstColumn="0" w:lastRowLastColumn="0"/>
            <w:tcW w:w="4148" w:type="dxa"/>
          </w:tcPr>
          <w:p w14:paraId="7E7C5B08" w14:textId="2047F2AC" w:rsidR="00673B51" w:rsidRPr="000410C0" w:rsidRDefault="00673B51" w:rsidP="00BC6347">
            <w:pPr>
              <w:autoSpaceDE w:val="0"/>
              <w:autoSpaceDN w:val="0"/>
              <w:adjustRightInd w:val="0"/>
              <w:jc w:val="center"/>
              <w:rPr>
                <w:rFonts w:ascii="Times New Roman" w:hAnsi="Times New Roman" w:cs="Times New Roman"/>
                <w:b w:val="0"/>
                <w:sz w:val="24"/>
                <w:szCs w:val="24"/>
              </w:rPr>
            </w:pPr>
            <w:r w:rsidRPr="000410C0">
              <w:rPr>
                <w:rFonts w:ascii="Times New Roman" w:hAnsi="Times New Roman" w:cs="Times New Roman" w:hint="eastAsia"/>
                <w:b w:val="0"/>
                <w:sz w:val="24"/>
                <w:szCs w:val="24"/>
              </w:rPr>
              <w:t>变压器节点初始势能</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φ</m:t>
                  </m:r>
                </m:e>
                <m:sub>
                  <m:r>
                    <m:rPr>
                      <m:sty m:val="bi"/>
                    </m:rPr>
                    <w:rPr>
                      <w:rFonts w:ascii="Cambria Math" w:hAnsi="Cambria Math" w:cs="Times New Roman" w:hint="eastAsia"/>
                      <w:sz w:val="24"/>
                      <w:szCs w:val="24"/>
                    </w:rPr>
                    <m:t>F</m:t>
                  </m:r>
                  <m:r>
                    <m:rPr>
                      <m:sty m:val="b"/>
                    </m:rPr>
                    <w:rPr>
                      <w:rFonts w:ascii="Cambria Math" w:hAnsi="Cambria Math" w:cs="Times New Roman"/>
                      <w:sz w:val="24"/>
                      <w:szCs w:val="24"/>
                    </w:rPr>
                    <m:t>0</m:t>
                  </m:r>
                </m:sub>
              </m:sSub>
            </m:oMath>
          </w:p>
        </w:tc>
        <w:tc>
          <w:tcPr>
            <w:tcW w:w="4148" w:type="dxa"/>
          </w:tcPr>
          <w:p w14:paraId="03BD4FD3" w14:textId="162DB5B6" w:rsidR="00673B51" w:rsidRPr="000410C0" w:rsidRDefault="000410C0" w:rsidP="00BC634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lang w:val="de-DE"/>
              </w:rPr>
            </w:pPr>
            <m:oMathPara>
              <m:oMath>
                <m:r>
                  <m:rPr>
                    <m:sty m:val="p"/>
                  </m:rPr>
                  <w:rPr>
                    <w:rFonts w:ascii="Cambria Math" w:hAnsi="Cambria Math" w:cs="Times New Roman"/>
                    <w:sz w:val="24"/>
                    <w:szCs w:val="24"/>
                  </w:rPr>
                  <m:t>-40</m:t>
                </m:r>
              </m:oMath>
            </m:oMathPara>
          </w:p>
        </w:tc>
      </w:tr>
      <w:tr w:rsidR="00673B51" w14:paraId="4EA7B119" w14:textId="77777777" w:rsidTr="000D62F9">
        <w:tc>
          <w:tcPr>
            <w:cnfStyle w:val="001000000000" w:firstRow="0" w:lastRow="0" w:firstColumn="1" w:lastColumn="0" w:oddVBand="0" w:evenVBand="0" w:oddHBand="0" w:evenHBand="0" w:firstRowFirstColumn="0" w:firstRowLastColumn="0" w:lastRowFirstColumn="0" w:lastRowLastColumn="0"/>
            <w:tcW w:w="4148" w:type="dxa"/>
          </w:tcPr>
          <w:p w14:paraId="746CD244" w14:textId="6F545ADB" w:rsidR="00673B51" w:rsidRPr="000410C0" w:rsidRDefault="00673B51" w:rsidP="00BC6347">
            <w:pPr>
              <w:autoSpaceDE w:val="0"/>
              <w:autoSpaceDN w:val="0"/>
              <w:adjustRightInd w:val="0"/>
              <w:jc w:val="center"/>
              <w:rPr>
                <w:rFonts w:ascii="Times New Roman" w:hAnsi="Times New Roman" w:cs="Times New Roman"/>
                <w:b w:val="0"/>
                <w:sz w:val="24"/>
                <w:szCs w:val="24"/>
              </w:rPr>
            </w:pPr>
            <w:r w:rsidRPr="000410C0">
              <w:rPr>
                <w:rFonts w:ascii="Times New Roman" w:hAnsi="Times New Roman" w:cs="Times New Roman" w:hint="eastAsia"/>
                <w:b w:val="0"/>
                <w:sz w:val="24"/>
                <w:szCs w:val="24"/>
              </w:rPr>
              <w:t>边缘设备节点初始势能</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φ</m:t>
                  </m:r>
                </m:e>
                <m:sub>
                  <m:r>
                    <m:rPr>
                      <m:sty m:val="bi"/>
                    </m:rPr>
                    <w:rPr>
                      <w:rFonts w:ascii="Cambria Math" w:hAnsi="Cambria Math" w:cs="Times New Roman"/>
                      <w:sz w:val="24"/>
                      <w:szCs w:val="24"/>
                    </w:rPr>
                    <m:t>D</m:t>
                  </m:r>
                  <m:r>
                    <m:rPr>
                      <m:sty m:val="b"/>
                    </m:rPr>
                    <w:rPr>
                      <w:rFonts w:ascii="Cambria Math" w:hAnsi="Cambria Math" w:cs="Times New Roman"/>
                      <w:sz w:val="24"/>
                      <w:szCs w:val="24"/>
                    </w:rPr>
                    <m:t>0</m:t>
                  </m:r>
                </m:sub>
              </m:sSub>
            </m:oMath>
            <w:r w:rsidRPr="000410C0">
              <w:rPr>
                <w:rFonts w:ascii="Times New Roman" w:hAnsi="Times New Roman" w:cs="Times New Roman" w:hint="eastAsia"/>
                <w:b w:val="0"/>
                <w:sz w:val="24"/>
                <w:szCs w:val="24"/>
              </w:rPr>
              <w:t>,</w:t>
            </w:r>
          </w:p>
        </w:tc>
        <w:tc>
          <w:tcPr>
            <w:tcW w:w="4148" w:type="dxa"/>
          </w:tcPr>
          <w:p w14:paraId="0DCB6328" w14:textId="1A00C9F0" w:rsidR="00673B51" w:rsidRPr="000410C0" w:rsidRDefault="000410C0" w:rsidP="00BC634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m:oMathPara>
              <m:oMath>
                <m:r>
                  <m:rPr>
                    <m:sty m:val="p"/>
                  </m:rPr>
                  <w:rPr>
                    <w:rFonts w:ascii="Cambria Math" w:hAnsi="Cambria Math" w:cs="Times New Roman"/>
                    <w:sz w:val="24"/>
                    <w:szCs w:val="24"/>
                  </w:rPr>
                  <m:t>0</m:t>
                </m:r>
              </m:oMath>
            </m:oMathPara>
          </w:p>
        </w:tc>
      </w:tr>
      <w:tr w:rsidR="00927FAA" w14:paraId="1609A4D7" w14:textId="77777777" w:rsidTr="000D62F9">
        <w:tc>
          <w:tcPr>
            <w:cnfStyle w:val="001000000000" w:firstRow="0" w:lastRow="0" w:firstColumn="1" w:lastColumn="0" w:oddVBand="0" w:evenVBand="0" w:oddHBand="0" w:evenHBand="0" w:firstRowFirstColumn="0" w:firstRowLastColumn="0" w:lastRowFirstColumn="0" w:lastRowLastColumn="0"/>
            <w:tcW w:w="4148" w:type="dxa"/>
          </w:tcPr>
          <w:p w14:paraId="15F0FB69" w14:textId="2F03D10A" w:rsidR="00927FAA" w:rsidRPr="000410C0" w:rsidRDefault="00927FAA" w:rsidP="00BC6347">
            <w:pPr>
              <w:autoSpaceDE w:val="0"/>
              <w:autoSpaceDN w:val="0"/>
              <w:adjustRightInd w:val="0"/>
              <w:jc w:val="center"/>
              <w:rPr>
                <w:rFonts w:ascii="Times New Roman" w:hAnsi="Times New Roman" w:cs="Times New Roman"/>
                <w:b w:val="0"/>
                <w:sz w:val="24"/>
                <w:szCs w:val="24"/>
              </w:rPr>
            </w:pPr>
            <w:r w:rsidRPr="000410C0">
              <w:rPr>
                <w:rFonts w:hint="eastAsia"/>
                <w:b w:val="0"/>
                <w:sz w:val="24"/>
                <w:szCs w:val="24"/>
              </w:rPr>
              <w:t>已有请求权重</w:t>
            </w:r>
            <m:oMath>
              <m:r>
                <m:rPr>
                  <m:sty m:val="bi"/>
                </m:rPr>
                <w:rPr>
                  <w:rFonts w:ascii="Cambria Math" w:hAnsi="Cambria Math" w:cs="Times New Roman"/>
                  <w:sz w:val="24"/>
                  <w:szCs w:val="24"/>
                </w:rPr>
                <m:t>ε</m:t>
              </m:r>
            </m:oMath>
          </w:p>
        </w:tc>
        <w:tc>
          <w:tcPr>
            <w:tcW w:w="4148" w:type="dxa"/>
          </w:tcPr>
          <w:p w14:paraId="58E9A271" w14:textId="6FEA870B" w:rsidR="00927FAA" w:rsidRPr="000410C0" w:rsidRDefault="00927FAA" w:rsidP="00BC634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0410C0">
              <w:rPr>
                <w:rFonts w:ascii="Times New Roman" w:eastAsia="宋体" w:hAnsi="Times New Roman" w:cs="Times New Roman" w:hint="eastAsia"/>
                <w:sz w:val="24"/>
                <w:szCs w:val="24"/>
              </w:rPr>
              <w:t>1</w:t>
            </w:r>
            <w:r w:rsidRPr="000410C0">
              <w:rPr>
                <w:rFonts w:ascii="Times New Roman" w:eastAsia="宋体" w:hAnsi="Times New Roman" w:cs="Times New Roman"/>
                <w:sz w:val="24"/>
                <w:szCs w:val="24"/>
              </w:rPr>
              <w:t>0</w:t>
            </w:r>
          </w:p>
        </w:tc>
      </w:tr>
    </w:tbl>
    <w:p w14:paraId="3CFE8A31" w14:textId="3F519A32" w:rsidR="00524BA9" w:rsidRDefault="00524BA9" w:rsidP="00A9164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m:oMath>
        <m:r>
          <w:rPr>
            <w:rFonts w:ascii="Cambria Math" w:hAnsi="Cambria Math" w:cs="Times New Roman" w:hint="eastAsia"/>
            <w:sz w:val="24"/>
            <w:szCs w:val="24"/>
          </w:rPr>
          <m:t>N</m:t>
        </m:r>
      </m:oMath>
      <w:r>
        <w:rPr>
          <w:rFonts w:ascii="Times New Roman" w:hAnsi="Times New Roman" w:cs="Times New Roman" w:hint="eastAsia"/>
          <w:sz w:val="24"/>
          <w:szCs w:val="24"/>
        </w:rPr>
        <w:t>和</w:t>
      </w:r>
      <m:oMath>
        <m:r>
          <w:rPr>
            <w:rFonts w:ascii="Cambria Math" w:hAnsi="Cambria Math" w:cs="Times New Roman"/>
            <w:sz w:val="24"/>
            <w:szCs w:val="24"/>
          </w:rPr>
          <m:t>F</m:t>
        </m:r>
        <m:r>
          <w:rPr>
            <w:rFonts w:ascii="Cambria Math" w:hAnsi="Cambria Math" w:cs="Times New Roman" w:hint="eastAsia"/>
            <w:sz w:val="24"/>
            <w:szCs w:val="24"/>
          </w:rPr>
          <m:t>N</m:t>
        </m:r>
      </m:oMath>
      <w:r>
        <w:rPr>
          <w:rFonts w:ascii="Times New Roman" w:hAnsi="Times New Roman" w:cs="Times New Roman" w:hint="eastAsia"/>
          <w:sz w:val="24"/>
          <w:szCs w:val="24"/>
        </w:rPr>
        <w:t>作为内容节点，</w:t>
      </w:r>
      <m:oMath>
        <m:r>
          <w:rPr>
            <w:rFonts w:ascii="Cambria Math" w:hAnsi="Cambria Math" w:cs="Times New Roman" w:hint="eastAsia"/>
            <w:sz w:val="24"/>
            <w:szCs w:val="24"/>
          </w:rPr>
          <m:t>DN</m:t>
        </m:r>
      </m:oMath>
      <w:r>
        <w:rPr>
          <w:rFonts w:ascii="Times New Roman" w:hAnsi="Times New Roman" w:cs="Times New Roman" w:hint="eastAsia"/>
          <w:sz w:val="24"/>
          <w:szCs w:val="24"/>
        </w:rPr>
        <w:t>作为请求节点，在</w:t>
      </w:r>
      <w:r w:rsidRPr="00E26031">
        <w:rPr>
          <w:rFonts w:ascii="Times New Roman" w:hAnsi="Times New Roman" w:cs="Times New Roman"/>
          <w:sz w:val="24"/>
          <w:szCs w:val="24"/>
        </w:rPr>
        <w:t>仿真过程中</w:t>
      </w:r>
      <w:r>
        <w:rPr>
          <w:rFonts w:ascii="Times New Roman" w:hAnsi="Times New Roman" w:cs="Times New Roman" w:hint="eastAsia"/>
          <w:sz w:val="24"/>
          <w:szCs w:val="24"/>
        </w:rPr>
        <w:t>，</w:t>
      </w:r>
      <w:r w:rsidRPr="00E26031">
        <w:rPr>
          <w:rFonts w:ascii="Times New Roman" w:hAnsi="Times New Roman" w:cs="Times New Roman"/>
          <w:sz w:val="24"/>
          <w:szCs w:val="24"/>
        </w:rPr>
        <w:t>随机指定请求节点，并均匀分配占总节点个数</w:t>
      </w:r>
      <w:r w:rsidRPr="00E26031">
        <w:rPr>
          <w:rFonts w:ascii="Times New Roman" w:hAnsi="Times New Roman" w:cs="Times New Roman"/>
          <w:sz w:val="24"/>
          <w:szCs w:val="24"/>
        </w:rPr>
        <w:t>20%</w:t>
      </w:r>
      <w:r w:rsidRPr="00E26031">
        <w:rPr>
          <w:rFonts w:ascii="Times New Roman" w:hAnsi="Times New Roman" w:cs="Times New Roman"/>
          <w:sz w:val="24"/>
          <w:szCs w:val="24"/>
        </w:rPr>
        <w:t>节点作为内容节点，内容随机分配给各个内容节点，请求内容满足</w:t>
      </w:r>
      <w:proofErr w:type="spellStart"/>
      <w:r w:rsidRPr="00E26031">
        <w:rPr>
          <w:rFonts w:ascii="Times New Roman" w:hAnsi="Times New Roman" w:cs="Times New Roman"/>
          <w:sz w:val="24"/>
          <w:szCs w:val="24"/>
        </w:rPr>
        <w:t>Zipf</w:t>
      </w:r>
      <w:proofErr w:type="spellEnd"/>
      <w:r w:rsidRPr="00E26031">
        <w:rPr>
          <w:rFonts w:ascii="Times New Roman" w:hAnsi="Times New Roman" w:cs="Times New Roman"/>
          <w:sz w:val="24"/>
          <w:szCs w:val="24"/>
        </w:rPr>
        <w:t>定律。</w:t>
      </w:r>
    </w:p>
    <w:p w14:paraId="31214305" w14:textId="408F13ED" w:rsidR="00813372" w:rsidRPr="00E26031" w:rsidRDefault="00813372" w:rsidP="00813372">
      <w:pPr>
        <w:pStyle w:val="3"/>
        <w:rPr>
          <w:rFonts w:ascii="Times New Roman" w:eastAsia="黑体" w:hAnsi="Times New Roman" w:cs="Times New Roman"/>
          <w:b w:val="0"/>
          <w:sz w:val="24"/>
          <w:szCs w:val="24"/>
        </w:rPr>
      </w:pPr>
      <w:bookmarkStart w:id="71" w:name="_Toc881679"/>
      <w:r w:rsidRPr="00E26031">
        <w:rPr>
          <w:rFonts w:ascii="Times New Roman" w:eastAsia="黑体" w:hAnsi="Times New Roman" w:cs="Times New Roman"/>
          <w:b w:val="0"/>
          <w:sz w:val="24"/>
          <w:szCs w:val="24"/>
        </w:rPr>
        <w:t xml:space="preserve">3.5.2 </w:t>
      </w:r>
      <w:r>
        <w:rPr>
          <w:rFonts w:ascii="Times New Roman" w:eastAsia="黑体" w:hAnsi="Times New Roman" w:cs="Times New Roman" w:hint="eastAsia"/>
          <w:b w:val="0"/>
          <w:sz w:val="24"/>
          <w:szCs w:val="24"/>
        </w:rPr>
        <w:t>仿真场景及</w:t>
      </w:r>
      <w:r w:rsidRPr="00E26031">
        <w:rPr>
          <w:rFonts w:ascii="Times New Roman" w:eastAsia="黑体" w:hAnsi="Times New Roman" w:cs="Times New Roman"/>
          <w:b w:val="0"/>
          <w:sz w:val="24"/>
          <w:szCs w:val="24"/>
        </w:rPr>
        <w:t>结果分析</w:t>
      </w:r>
      <w:bookmarkEnd w:id="71"/>
    </w:p>
    <w:p w14:paraId="23F170E3" w14:textId="6266FD66" w:rsidR="00813372" w:rsidRDefault="00813372" w:rsidP="0081337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接下来我们将通过设置不同的仿真</w:t>
      </w:r>
      <w:r w:rsidR="001A0138">
        <w:rPr>
          <w:rFonts w:ascii="Times New Roman" w:hAnsi="Times New Roman" w:cs="Times New Roman" w:hint="eastAsia"/>
          <w:sz w:val="24"/>
          <w:szCs w:val="24"/>
        </w:rPr>
        <w:t>参数和仿真</w:t>
      </w:r>
      <w:r>
        <w:rPr>
          <w:rFonts w:ascii="Times New Roman" w:hAnsi="Times New Roman" w:cs="Times New Roman" w:hint="eastAsia"/>
          <w:sz w:val="24"/>
          <w:szCs w:val="24"/>
        </w:rPr>
        <w:t>场景来验证算法的可行性和有效性。</w:t>
      </w:r>
    </w:p>
    <w:p w14:paraId="284C4244" w14:textId="04672D36" w:rsidR="00813372" w:rsidRPr="00E26031" w:rsidRDefault="00813372" w:rsidP="00813372">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t>3.</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 xml:space="preserve">.1 </w:t>
      </w:r>
      <w:r>
        <w:rPr>
          <w:rFonts w:ascii="Times New Roman" w:eastAsiaTheme="minorEastAsia" w:hAnsi="Times New Roman" w:cs="Times New Roman" w:hint="eastAsia"/>
          <w:b w:val="0"/>
          <w:sz w:val="24"/>
          <w:szCs w:val="24"/>
        </w:rPr>
        <w:t>网络势场</w:t>
      </w:r>
    </w:p>
    <w:p w14:paraId="6414E7E4" w14:textId="53BBC310" w:rsidR="00813372" w:rsidRDefault="00813372" w:rsidP="00813372">
      <w:pPr>
        <w:spacing w:line="400" w:lineRule="exact"/>
        <w:ind w:firstLineChars="200" w:firstLine="480"/>
        <w:rPr>
          <w:rFonts w:ascii="Times New Roman" w:hAnsi="Times New Roman" w:cs="Times New Roman"/>
          <w:sz w:val="24"/>
          <w:szCs w:val="24"/>
        </w:rPr>
      </w:pPr>
      <w:r w:rsidRPr="009B13E5">
        <w:rPr>
          <w:rFonts w:ascii="Times New Roman" w:hAnsi="Times New Roman" w:cs="Times New Roman" w:hint="eastAsia"/>
          <w:sz w:val="24"/>
          <w:szCs w:val="24"/>
        </w:rPr>
        <w:t>首先，我们仿真节点的势能和网络的势场在数据传输过程中的变化情况。</w:t>
      </w:r>
      <w:r w:rsidR="006407AC">
        <w:rPr>
          <w:rFonts w:ascii="Times New Roman" w:hAnsi="Times New Roman" w:cs="Times New Roman" w:hint="eastAsia"/>
          <w:sz w:val="24"/>
          <w:szCs w:val="24"/>
        </w:rPr>
        <w:t>设定</w:t>
      </w:r>
      <w:r w:rsidR="001A0138" w:rsidRPr="001A0138">
        <w:rPr>
          <w:rFonts w:ascii="Times New Roman" w:hAnsi="Times New Roman" w:cs="Times New Roman" w:hint="eastAsia"/>
          <w:sz w:val="24"/>
          <w:szCs w:val="24"/>
        </w:rPr>
        <w:t>网络中</w:t>
      </w:r>
      <w:r w:rsidR="006407AC">
        <w:rPr>
          <w:rFonts w:ascii="Times New Roman" w:hAnsi="Times New Roman" w:cs="Times New Roman" w:hint="eastAsia"/>
          <w:sz w:val="24"/>
          <w:szCs w:val="24"/>
        </w:rPr>
        <w:t>有</w:t>
      </w:r>
      <w:r w:rsidR="006407AC">
        <w:rPr>
          <w:rFonts w:ascii="Times New Roman" w:hAnsi="Times New Roman" w:cs="Times New Roman" w:hint="eastAsia"/>
          <w:sz w:val="24"/>
          <w:szCs w:val="24"/>
        </w:rPr>
        <w:t>2</w:t>
      </w:r>
      <w:r w:rsidR="006407AC">
        <w:rPr>
          <w:rFonts w:ascii="Times New Roman" w:hAnsi="Times New Roman" w:cs="Times New Roman" w:hint="eastAsia"/>
          <w:sz w:val="24"/>
          <w:szCs w:val="24"/>
        </w:rPr>
        <w:t>个</w:t>
      </w:r>
      <w:r w:rsidR="008D0689">
        <w:rPr>
          <w:rFonts w:ascii="Times New Roman" w:hAnsi="Times New Roman" w:cs="Times New Roman" w:hint="eastAsia"/>
          <w:sz w:val="24"/>
          <w:szCs w:val="24"/>
        </w:rPr>
        <w:t>雾层</w:t>
      </w:r>
      <w:r w:rsidR="006407AC">
        <w:rPr>
          <w:rFonts w:ascii="Times New Roman" w:hAnsi="Times New Roman" w:cs="Times New Roman" w:hint="eastAsia"/>
          <w:sz w:val="24"/>
          <w:szCs w:val="24"/>
        </w:rPr>
        <w:t>变电站设备节点和</w:t>
      </w:r>
      <w:r w:rsidR="00F6264C">
        <w:rPr>
          <w:rFonts w:ascii="Times New Roman" w:hAnsi="Times New Roman" w:cs="Times New Roman"/>
          <w:sz w:val="24"/>
          <w:szCs w:val="24"/>
        </w:rPr>
        <w:t>36</w:t>
      </w:r>
      <w:r w:rsidR="006407AC">
        <w:rPr>
          <w:rFonts w:ascii="Times New Roman" w:hAnsi="Times New Roman" w:cs="Times New Roman" w:hint="eastAsia"/>
          <w:sz w:val="24"/>
          <w:szCs w:val="24"/>
        </w:rPr>
        <w:t>个</w:t>
      </w:r>
      <w:r w:rsidR="008D0689">
        <w:rPr>
          <w:rFonts w:ascii="Times New Roman" w:hAnsi="Times New Roman" w:cs="Times New Roman" w:hint="eastAsia"/>
          <w:sz w:val="24"/>
          <w:szCs w:val="24"/>
        </w:rPr>
        <w:t>终端</w:t>
      </w:r>
      <w:r w:rsidR="003606E8">
        <w:rPr>
          <w:rFonts w:ascii="Times New Roman" w:hAnsi="Times New Roman" w:cs="Times New Roman" w:hint="eastAsia"/>
          <w:sz w:val="24"/>
          <w:szCs w:val="24"/>
        </w:rPr>
        <w:t>层</w:t>
      </w:r>
      <w:r w:rsidR="006407AC">
        <w:rPr>
          <w:rFonts w:ascii="Times New Roman" w:hAnsi="Times New Roman" w:cs="Times New Roman" w:hint="eastAsia"/>
          <w:sz w:val="24"/>
          <w:szCs w:val="24"/>
        </w:rPr>
        <w:t>边缘设备节点</w:t>
      </w:r>
      <w:r w:rsidR="001A0138" w:rsidRPr="001A0138">
        <w:rPr>
          <w:rFonts w:ascii="Times New Roman" w:hAnsi="Times New Roman" w:cs="Times New Roman" w:hint="eastAsia"/>
          <w:sz w:val="24"/>
          <w:szCs w:val="24"/>
        </w:rPr>
        <w:t>，</w:t>
      </w:r>
      <w:r w:rsidR="006407AC">
        <w:rPr>
          <w:rFonts w:ascii="Times New Roman" w:hAnsi="Times New Roman" w:cs="Times New Roman" w:hint="eastAsia"/>
          <w:sz w:val="24"/>
          <w:szCs w:val="24"/>
        </w:rPr>
        <w:t>即</w:t>
      </w:r>
      <m:oMath>
        <m:d>
          <m:dPr>
            <m:begChr m:val="|"/>
            <m:endChr m:val="|"/>
            <m:ctrlPr>
              <w:rPr>
                <w:rFonts w:ascii="Cambria Math" w:hAnsi="Cambria Math" w:cs="Times New Roman"/>
                <w:sz w:val="24"/>
                <w:szCs w:val="24"/>
              </w:rPr>
            </m:ctrlPr>
          </m:dPr>
          <m:e>
            <m:r>
              <w:rPr>
                <w:rFonts w:ascii="Cambria Math" w:hAnsi="Cambria Math" w:cs="Times New Roman"/>
                <w:sz w:val="24"/>
                <w:szCs w:val="24"/>
              </w:rPr>
              <m:t>F</m:t>
            </m:r>
            <m:r>
              <w:rPr>
                <w:rFonts w:ascii="Cambria Math" w:hAnsi="Cambria Math" w:cs="Times New Roman" w:hint="eastAsia"/>
                <w:sz w:val="24"/>
                <w:szCs w:val="24"/>
              </w:rPr>
              <m:t>N</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2</m:t>
        </m:r>
      </m:oMath>
      <w:r w:rsidR="007F2076">
        <w:rPr>
          <w:rFonts w:ascii="Times New Roman" w:hAnsi="Times New Roman" w:cs="Times New Roman" w:hint="eastAsia"/>
          <w:sz w:val="24"/>
          <w:szCs w:val="24"/>
        </w:rPr>
        <w:t>，</w:t>
      </w:r>
      <m:oMath>
        <m:d>
          <m:dPr>
            <m:begChr m:val="|"/>
            <m:endChr m:val="|"/>
            <m:ctrlPr>
              <w:rPr>
                <w:rFonts w:ascii="Cambria Math" w:hAnsi="Cambria Math" w:cs="Times New Roman"/>
                <w:sz w:val="24"/>
                <w:szCs w:val="24"/>
              </w:rPr>
            </m:ctrlPr>
          </m:dPr>
          <m:e>
            <m:r>
              <w:rPr>
                <w:rFonts w:ascii="Cambria Math" w:hAnsi="Cambria Math" w:cs="Times New Roman"/>
                <w:sz w:val="24"/>
                <w:szCs w:val="24"/>
              </w:rPr>
              <m:t>D</m:t>
            </m:r>
            <m:r>
              <w:rPr>
                <w:rFonts w:ascii="Cambria Math" w:hAnsi="Cambria Math" w:cs="Times New Roman" w:hint="eastAsia"/>
                <w:sz w:val="24"/>
                <w:szCs w:val="24"/>
              </w:rPr>
              <m:t>N</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36</m:t>
        </m:r>
      </m:oMath>
      <w:r w:rsidR="006407AC">
        <w:rPr>
          <w:rFonts w:ascii="Times New Roman" w:hAnsi="Times New Roman" w:cs="Times New Roman" w:hint="eastAsia"/>
          <w:sz w:val="24"/>
          <w:szCs w:val="24"/>
        </w:rPr>
        <w:t>。</w:t>
      </w:r>
      <w:r w:rsidR="001A0138" w:rsidRPr="001A0138">
        <w:rPr>
          <w:rFonts w:ascii="Times New Roman" w:hAnsi="Times New Roman" w:cs="Times New Roman" w:hint="eastAsia"/>
          <w:sz w:val="24"/>
          <w:szCs w:val="24"/>
        </w:rPr>
        <w:t>一共</w:t>
      </w:r>
      <w:r w:rsidR="003606E8">
        <w:rPr>
          <w:rFonts w:ascii="Times New Roman" w:hAnsi="Times New Roman" w:cs="Times New Roman"/>
          <w:sz w:val="24"/>
          <w:szCs w:val="24"/>
        </w:rPr>
        <w:t>38</w:t>
      </w:r>
      <w:r w:rsidR="001A0138" w:rsidRPr="001A0138">
        <w:rPr>
          <w:rFonts w:ascii="Times New Roman" w:hAnsi="Times New Roman" w:cs="Times New Roman" w:hint="eastAsia"/>
          <w:sz w:val="24"/>
          <w:szCs w:val="24"/>
        </w:rPr>
        <w:t>个节点随机分布在</w:t>
      </w:r>
      <m:oMath>
        <m:r>
          <m:rPr>
            <m:sty m:val="p"/>
          </m:rPr>
          <w:rPr>
            <w:rFonts w:ascii="Cambria Math" w:hAnsi="Cambria Math" w:cs="Times New Roman"/>
            <w:sz w:val="24"/>
            <w:szCs w:val="24"/>
          </w:rPr>
          <m:t>1000</m:t>
        </m:r>
        <m:r>
          <m:rPr>
            <m:sty m:val="p"/>
          </m:rPr>
          <w:rPr>
            <w:rFonts w:ascii="Cambria Math" w:hAnsi="Cambria Math" w:cs="Times New Roman" w:hint="eastAsia"/>
            <w:sz w:val="24"/>
            <w:szCs w:val="24"/>
          </w:rPr>
          <m:t>m</m:t>
        </m:r>
        <m:r>
          <m:rPr>
            <m:sty m:val="p"/>
          </m:rPr>
          <w:rPr>
            <w:rFonts w:ascii="Cambria Math" w:hAnsi="Cambria Math" w:cs="Times New Roman"/>
            <w:sz w:val="24"/>
            <w:szCs w:val="24"/>
          </w:rPr>
          <m:t>×1000</m:t>
        </m:r>
        <m:r>
          <m:rPr>
            <m:sty m:val="p"/>
          </m:rPr>
          <w:rPr>
            <w:rFonts w:ascii="Cambria Math" w:hAnsi="Cambria Math" w:cs="Times New Roman" w:hint="eastAsia"/>
            <w:sz w:val="24"/>
            <w:szCs w:val="24"/>
          </w:rPr>
          <m:t>m</m:t>
        </m:r>
      </m:oMath>
      <w:r w:rsidR="006407AC">
        <w:rPr>
          <w:rFonts w:ascii="Times New Roman" w:hAnsi="Times New Roman" w:cs="Times New Roman" w:hint="eastAsia"/>
          <w:sz w:val="24"/>
          <w:szCs w:val="24"/>
        </w:rPr>
        <w:t>大小</w:t>
      </w:r>
      <w:r w:rsidR="001A0138" w:rsidRPr="001A0138">
        <w:rPr>
          <w:rFonts w:ascii="Times New Roman" w:hAnsi="Times New Roman" w:cs="Times New Roman" w:hint="eastAsia"/>
          <w:sz w:val="24"/>
          <w:szCs w:val="24"/>
        </w:rPr>
        <w:t>的仿真区域内。</w:t>
      </w:r>
      <w:r w:rsidR="006D0FE4">
        <w:rPr>
          <w:rFonts w:ascii="Times New Roman" w:hAnsi="Times New Roman" w:cs="Times New Roman" w:hint="eastAsia"/>
          <w:sz w:val="24"/>
          <w:szCs w:val="24"/>
        </w:rPr>
        <w:t>假设每个数据包大小为</w:t>
      </w:r>
      <w:r w:rsidR="006D0FE4">
        <w:rPr>
          <w:rFonts w:ascii="Times New Roman" w:hAnsi="Times New Roman" w:cs="Times New Roman" w:hint="eastAsia"/>
          <w:sz w:val="24"/>
          <w:szCs w:val="24"/>
        </w:rPr>
        <w:t>6</w:t>
      </w:r>
      <w:r w:rsidR="006D0FE4">
        <w:rPr>
          <w:rFonts w:ascii="Times New Roman" w:hAnsi="Times New Roman" w:cs="Times New Roman"/>
          <w:sz w:val="24"/>
          <w:szCs w:val="24"/>
        </w:rPr>
        <w:t>4</w:t>
      </w:r>
      <w:r w:rsidR="006D0FE4">
        <w:rPr>
          <w:rFonts w:ascii="Times New Roman" w:hAnsi="Times New Roman" w:cs="Times New Roman" w:hint="eastAsia"/>
          <w:sz w:val="24"/>
          <w:szCs w:val="24"/>
        </w:rPr>
        <w:t>KB</w:t>
      </w:r>
      <w:r w:rsidR="006D0FE4">
        <w:rPr>
          <w:rFonts w:ascii="Times New Roman" w:hAnsi="Times New Roman" w:cs="Times New Roman" w:hint="eastAsia"/>
          <w:sz w:val="24"/>
          <w:szCs w:val="24"/>
        </w:rPr>
        <w:t>，每秒边缘设备节点产生</w:t>
      </w:r>
      <w:r w:rsidR="006D0FE4">
        <w:rPr>
          <w:rFonts w:ascii="Times New Roman" w:hAnsi="Times New Roman" w:cs="Times New Roman"/>
          <w:sz w:val="24"/>
          <w:szCs w:val="24"/>
        </w:rPr>
        <w:t>5</w:t>
      </w:r>
      <w:r w:rsidR="006D0FE4">
        <w:rPr>
          <w:rFonts w:ascii="Times New Roman" w:hAnsi="Times New Roman" w:cs="Times New Roman" w:hint="eastAsia"/>
          <w:sz w:val="24"/>
          <w:szCs w:val="24"/>
        </w:rPr>
        <w:t>个数据包，</w:t>
      </w:r>
      <w:r w:rsidR="006407AC">
        <w:rPr>
          <w:rFonts w:ascii="Times New Roman" w:hAnsi="Times New Roman" w:cs="Times New Roman" w:hint="eastAsia"/>
          <w:sz w:val="24"/>
          <w:szCs w:val="24"/>
        </w:rPr>
        <w:t>仿真持续</w:t>
      </w:r>
      <w:r w:rsidR="006407AC">
        <w:rPr>
          <w:rFonts w:ascii="Times New Roman" w:hAnsi="Times New Roman" w:cs="Times New Roman" w:hint="eastAsia"/>
          <w:sz w:val="24"/>
          <w:szCs w:val="24"/>
        </w:rPr>
        <w:t>3</w:t>
      </w:r>
      <w:r w:rsidR="006C3824">
        <w:rPr>
          <w:rFonts w:ascii="Times New Roman" w:hAnsi="Times New Roman" w:cs="Times New Roman"/>
          <w:sz w:val="24"/>
          <w:szCs w:val="24"/>
        </w:rPr>
        <w:t>6</w:t>
      </w:r>
      <w:r w:rsidR="006407AC">
        <w:rPr>
          <w:rFonts w:ascii="Times New Roman" w:hAnsi="Times New Roman" w:cs="Times New Roman"/>
          <w:sz w:val="24"/>
          <w:szCs w:val="24"/>
        </w:rPr>
        <w:t>00</w:t>
      </w:r>
      <w:r w:rsidR="006407AC">
        <w:rPr>
          <w:rFonts w:ascii="Times New Roman" w:hAnsi="Times New Roman" w:cs="Times New Roman" w:hint="eastAsia"/>
          <w:sz w:val="24"/>
          <w:szCs w:val="24"/>
        </w:rPr>
        <w:t>s</w:t>
      </w:r>
      <w:r w:rsidR="006407AC">
        <w:rPr>
          <w:rFonts w:ascii="Times New Roman" w:hAnsi="Times New Roman" w:cs="Times New Roman" w:hint="eastAsia"/>
          <w:sz w:val="24"/>
          <w:szCs w:val="24"/>
        </w:rPr>
        <w:t>，</w:t>
      </w:r>
      <w:r w:rsidR="006407AC" w:rsidRPr="009B13E5">
        <w:rPr>
          <w:rFonts w:ascii="Times New Roman" w:hAnsi="Times New Roman" w:cs="Times New Roman" w:hint="eastAsia"/>
          <w:sz w:val="24"/>
          <w:szCs w:val="24"/>
        </w:rPr>
        <w:t>在仿真过程中，我们将间断记录节点势能值，</w:t>
      </w:r>
      <w:r w:rsidR="006407AC">
        <w:rPr>
          <w:rFonts w:ascii="Times New Roman" w:hAnsi="Times New Roman" w:cs="Times New Roman" w:hint="eastAsia"/>
          <w:sz w:val="24"/>
          <w:szCs w:val="24"/>
        </w:rPr>
        <w:t>用于</w:t>
      </w:r>
      <w:r w:rsidR="006407AC" w:rsidRPr="009B13E5">
        <w:rPr>
          <w:rFonts w:ascii="Times New Roman" w:hAnsi="Times New Roman" w:cs="Times New Roman" w:hint="eastAsia"/>
          <w:sz w:val="24"/>
          <w:szCs w:val="24"/>
        </w:rPr>
        <w:t>分析网络势场的变化情况。</w:t>
      </w:r>
    </w:p>
    <w:p w14:paraId="37E45DE9" w14:textId="0B0D97E8" w:rsidR="006407AC" w:rsidRDefault="006407AC" w:rsidP="006407AC">
      <w:pPr>
        <w:jc w:val="center"/>
        <w:rPr>
          <w:rFonts w:ascii="Times New Roman" w:hAnsi="Times New Roman" w:cs="Times New Roman"/>
          <w:sz w:val="24"/>
          <w:szCs w:val="24"/>
        </w:rPr>
      </w:pPr>
      <w:r>
        <w:rPr>
          <w:rFonts w:ascii="宋体" w:hAnsi="宋体"/>
          <w:noProof/>
        </w:rPr>
        <w:drawing>
          <wp:inline distT="0" distB="0" distL="0" distR="0" wp14:anchorId="6D76E306" wp14:editId="515E080A">
            <wp:extent cx="4257146" cy="2700000"/>
            <wp:effectExtent l="0" t="0" r="0" b="5715"/>
            <wp:docPr id="25" name="图片 25" descr="untit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7146" cy="2700000"/>
                    </a:xfrm>
                    <a:prstGeom prst="rect">
                      <a:avLst/>
                    </a:prstGeom>
                    <a:noFill/>
                    <a:ln>
                      <a:noFill/>
                    </a:ln>
                  </pic:spPr>
                </pic:pic>
              </a:graphicData>
            </a:graphic>
          </wp:inline>
        </w:drawing>
      </w:r>
    </w:p>
    <w:p w14:paraId="23895CF3" w14:textId="7166329F" w:rsidR="006407AC" w:rsidRPr="006407AC" w:rsidRDefault="006407AC" w:rsidP="006407AC">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sidR="00CC3EF1">
        <w:rPr>
          <w:rFonts w:ascii="Times New Roman" w:eastAsia="楷体" w:hAnsi="Times New Roman" w:cs="Times New Roman"/>
          <w:szCs w:val="21"/>
        </w:rPr>
        <w:t>7</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网络势场</w:t>
      </w:r>
    </w:p>
    <w:p w14:paraId="550E2C93" w14:textId="09290087" w:rsidR="00813372" w:rsidRDefault="00C96BC8" w:rsidP="0081337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sidR="00CC3EF1">
        <w:rPr>
          <w:rFonts w:ascii="Times New Roman" w:hAnsi="Times New Roman" w:cs="Times New Roman"/>
          <w:sz w:val="24"/>
          <w:szCs w:val="24"/>
        </w:rPr>
        <w:t>7</w:t>
      </w:r>
      <w:r w:rsidR="003526D0">
        <w:rPr>
          <w:rFonts w:ascii="Times New Roman" w:hAnsi="Times New Roman" w:cs="Times New Roman" w:hint="eastAsia"/>
          <w:sz w:val="24"/>
          <w:szCs w:val="24"/>
        </w:rPr>
        <w:t>中，</w:t>
      </w:r>
      <w:r w:rsidR="006B7E8A">
        <w:rPr>
          <w:rFonts w:ascii="Times New Roman" w:hAnsi="Times New Roman" w:cs="Times New Roman" w:hint="eastAsia"/>
          <w:sz w:val="24"/>
          <w:szCs w:val="24"/>
        </w:rPr>
        <w:t>网络</w:t>
      </w:r>
      <w:r w:rsidR="003526D0">
        <w:rPr>
          <w:rFonts w:ascii="Times New Roman" w:hAnsi="Times New Roman" w:cs="Times New Roman" w:hint="eastAsia"/>
          <w:sz w:val="24"/>
          <w:szCs w:val="24"/>
        </w:rPr>
        <w:t>各个节点</w:t>
      </w:r>
      <w:r w:rsidR="006B7E8A">
        <w:rPr>
          <w:rFonts w:ascii="Times New Roman" w:hAnsi="Times New Roman" w:cs="Times New Roman" w:hint="eastAsia"/>
          <w:sz w:val="24"/>
          <w:szCs w:val="24"/>
        </w:rPr>
        <w:t>的势能用热力图</w:t>
      </w:r>
      <w:r w:rsidR="00CC3EF1">
        <w:rPr>
          <w:rFonts w:ascii="Times New Roman" w:hAnsi="Times New Roman" w:cs="Times New Roman" w:hint="eastAsia"/>
          <w:sz w:val="24"/>
          <w:szCs w:val="24"/>
        </w:rPr>
        <w:t>的形式绘制出来</w:t>
      </w:r>
      <w:r w:rsidR="003526D0">
        <w:rPr>
          <w:rFonts w:ascii="Times New Roman" w:hAnsi="Times New Roman" w:cs="Times New Roman" w:hint="eastAsia"/>
          <w:sz w:val="24"/>
          <w:szCs w:val="24"/>
        </w:rPr>
        <w:t>。对比右侧的标尺</w:t>
      </w:r>
      <w:r w:rsidR="003526D0">
        <w:rPr>
          <w:rFonts w:ascii="Times New Roman" w:hAnsi="Times New Roman" w:cs="Times New Roman" w:hint="eastAsia"/>
          <w:sz w:val="24"/>
          <w:szCs w:val="24"/>
        </w:rPr>
        <w:lastRenderedPageBreak/>
        <w:t>可以得出，颜色越亮代表势能越高，颜色越暗代表势能越低。图中颜色最深的两个点即为两个变电站节点。</w:t>
      </w:r>
      <w:r w:rsidR="002A5D83">
        <w:rPr>
          <w:rFonts w:ascii="Times New Roman" w:hAnsi="Times New Roman" w:cs="Times New Roman" w:hint="eastAsia"/>
          <w:sz w:val="24"/>
          <w:szCs w:val="24"/>
        </w:rPr>
        <w:t>LAPBR</w:t>
      </w:r>
      <w:r w:rsidR="002A5D83">
        <w:rPr>
          <w:rFonts w:ascii="Times New Roman" w:hAnsi="Times New Roman" w:cs="Times New Roman" w:hint="eastAsia"/>
          <w:sz w:val="24"/>
          <w:szCs w:val="24"/>
        </w:rPr>
        <w:t>具有负载感知能力，</w:t>
      </w:r>
      <w:r w:rsidR="00A508FC">
        <w:rPr>
          <w:rFonts w:ascii="Times New Roman" w:hAnsi="Times New Roman" w:cs="Times New Roman" w:hint="eastAsia"/>
          <w:sz w:val="24"/>
          <w:szCs w:val="24"/>
        </w:rPr>
        <w:t>在</w:t>
      </w:r>
      <w:r w:rsidR="002A5D83">
        <w:rPr>
          <w:rFonts w:ascii="Times New Roman" w:hAnsi="Times New Roman" w:cs="Times New Roman" w:hint="eastAsia"/>
          <w:sz w:val="24"/>
          <w:szCs w:val="24"/>
        </w:rPr>
        <w:t>此</w:t>
      </w:r>
      <w:r w:rsidR="00A508FC">
        <w:rPr>
          <w:rFonts w:ascii="Times New Roman" w:hAnsi="Times New Roman" w:cs="Times New Roman" w:hint="eastAsia"/>
          <w:sz w:val="24"/>
          <w:szCs w:val="24"/>
        </w:rPr>
        <w:t>算法中，</w:t>
      </w:r>
      <w:r w:rsidR="00A508FC">
        <w:rPr>
          <w:rFonts w:ascii="Times New Roman" w:hAnsi="Times New Roman" w:cs="Times New Roman" w:hint="eastAsia"/>
          <w:sz w:val="24"/>
          <w:szCs w:val="24"/>
        </w:rPr>
        <w:t>Interest</w:t>
      </w:r>
      <w:r w:rsidR="00A508FC">
        <w:rPr>
          <w:rFonts w:ascii="Times New Roman" w:hAnsi="Times New Roman" w:cs="Times New Roman" w:hint="eastAsia"/>
          <w:sz w:val="24"/>
          <w:szCs w:val="24"/>
        </w:rPr>
        <w:t>包的转发就像是一个小球在一片区域中滚动</w:t>
      </w:r>
      <w:r w:rsidR="002A5D83">
        <w:rPr>
          <w:rFonts w:ascii="Times New Roman" w:hAnsi="Times New Roman" w:cs="Times New Roman" w:hint="eastAsia"/>
          <w:sz w:val="24"/>
          <w:szCs w:val="24"/>
        </w:rPr>
        <w:t>，地势更低洼的地方更容易吸引来自附近的小球。所以</w:t>
      </w:r>
      <w:r w:rsidR="00EF2631">
        <w:rPr>
          <w:rFonts w:ascii="Times New Roman" w:hAnsi="Times New Roman" w:cs="Times New Roman" w:hint="eastAsia"/>
          <w:sz w:val="24"/>
          <w:szCs w:val="24"/>
        </w:rPr>
        <w:t>，</w:t>
      </w:r>
      <w:r w:rsidR="00A508FC">
        <w:rPr>
          <w:rFonts w:ascii="Times New Roman" w:hAnsi="Times New Roman" w:cs="Times New Roman" w:hint="eastAsia"/>
          <w:sz w:val="24"/>
          <w:szCs w:val="24"/>
        </w:rPr>
        <w:t>已有请求较少的节点拥有</w:t>
      </w:r>
      <w:r w:rsidR="002A5D83">
        <w:rPr>
          <w:rFonts w:ascii="Times New Roman" w:hAnsi="Times New Roman" w:cs="Times New Roman" w:hint="eastAsia"/>
          <w:sz w:val="24"/>
          <w:szCs w:val="24"/>
        </w:rPr>
        <w:t>较</w:t>
      </w:r>
      <w:r w:rsidR="00A508FC">
        <w:rPr>
          <w:rFonts w:ascii="Times New Roman" w:hAnsi="Times New Roman" w:cs="Times New Roman" w:hint="eastAsia"/>
          <w:sz w:val="24"/>
          <w:szCs w:val="24"/>
        </w:rPr>
        <w:t>小的势能，</w:t>
      </w:r>
      <w:r w:rsidR="002A5D83">
        <w:rPr>
          <w:rFonts w:ascii="Times New Roman" w:hAnsi="Times New Roman" w:cs="Times New Roman" w:hint="eastAsia"/>
          <w:sz w:val="24"/>
          <w:szCs w:val="24"/>
        </w:rPr>
        <w:t>更容易</w:t>
      </w:r>
      <w:r w:rsidR="00EF2631">
        <w:rPr>
          <w:rFonts w:ascii="Times New Roman" w:hAnsi="Times New Roman" w:cs="Times New Roman" w:hint="eastAsia"/>
          <w:sz w:val="24"/>
          <w:szCs w:val="24"/>
        </w:rPr>
        <w:t>接收</w:t>
      </w:r>
      <w:r w:rsidR="002A5D83">
        <w:rPr>
          <w:rFonts w:ascii="Times New Roman" w:hAnsi="Times New Roman" w:cs="Times New Roman" w:hint="eastAsia"/>
          <w:sz w:val="24"/>
          <w:szCs w:val="24"/>
        </w:rPr>
        <w:t>到当前请求。</w:t>
      </w:r>
      <w:r w:rsidR="00EF2631">
        <w:rPr>
          <w:rFonts w:ascii="Times New Roman" w:hAnsi="Times New Roman" w:cs="Times New Roman" w:hint="eastAsia"/>
          <w:sz w:val="24"/>
          <w:szCs w:val="24"/>
        </w:rPr>
        <w:t>当节点接收请求增多时势能也随着增加，继续接收新请求的概率下降。</w:t>
      </w:r>
    </w:p>
    <w:p w14:paraId="73EF36A2" w14:textId="5DFD5EB2" w:rsidR="00EF2631" w:rsidRDefault="002A5D83" w:rsidP="00EF2631">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w:t>
      </w:r>
      <w:r>
        <w:rPr>
          <w:rFonts w:ascii="Times New Roman" w:hAnsi="Times New Roman" w:cs="Times New Roman" w:hint="eastAsia"/>
          <w:sz w:val="24"/>
          <w:szCs w:val="24"/>
        </w:rPr>
        <w:t>LAPBR</w:t>
      </w:r>
      <w:r>
        <w:rPr>
          <w:rFonts w:ascii="Times New Roman" w:hAnsi="Times New Roman" w:cs="Times New Roman" w:hint="eastAsia"/>
          <w:sz w:val="24"/>
          <w:szCs w:val="24"/>
        </w:rPr>
        <w:t>的负载感知能力是动态的、可扩散的。根据势场求解的有限分析方法，节点</w:t>
      </w:r>
      <w:r w:rsidR="00EF2631">
        <w:rPr>
          <w:rFonts w:ascii="Times New Roman" w:hAnsi="Times New Roman" w:cs="Times New Roman" w:hint="eastAsia"/>
          <w:sz w:val="24"/>
          <w:szCs w:val="24"/>
        </w:rPr>
        <w:t>可以</w:t>
      </w:r>
      <w:r>
        <w:rPr>
          <w:rFonts w:ascii="Times New Roman" w:hAnsi="Times New Roman" w:cs="Times New Roman" w:hint="eastAsia"/>
          <w:sz w:val="24"/>
          <w:szCs w:val="24"/>
        </w:rPr>
        <w:t>周期性地计算</w:t>
      </w:r>
      <w:r w:rsidR="000C4CE8">
        <w:rPr>
          <w:rFonts w:ascii="Times New Roman" w:hAnsi="Times New Roman" w:cs="Times New Roman" w:hint="eastAsia"/>
          <w:sz w:val="24"/>
          <w:szCs w:val="24"/>
        </w:rPr>
        <w:t>自身势能</w:t>
      </w:r>
      <w:r w:rsidR="00EF2631">
        <w:rPr>
          <w:rFonts w:ascii="Times New Roman" w:hAnsi="Times New Roman" w:cs="Times New Roman" w:hint="eastAsia"/>
          <w:sz w:val="24"/>
          <w:szCs w:val="24"/>
        </w:rPr>
        <w:t>，并且参考周围邻居节点的负载情况。如下图</w:t>
      </w:r>
      <w:r w:rsidR="00EF2631">
        <w:rPr>
          <w:rFonts w:ascii="Times New Roman" w:hAnsi="Times New Roman" w:cs="Times New Roman" w:hint="eastAsia"/>
          <w:sz w:val="24"/>
          <w:szCs w:val="24"/>
        </w:rPr>
        <w:t>3</w:t>
      </w:r>
      <w:r w:rsidR="00EF2631">
        <w:rPr>
          <w:rFonts w:ascii="Times New Roman" w:hAnsi="Times New Roman" w:cs="Times New Roman"/>
          <w:sz w:val="24"/>
          <w:szCs w:val="24"/>
        </w:rPr>
        <w:t>-8</w:t>
      </w:r>
      <w:r w:rsidR="00EF2631">
        <w:rPr>
          <w:rFonts w:ascii="Times New Roman" w:hAnsi="Times New Roman" w:cs="Times New Roman" w:hint="eastAsia"/>
          <w:sz w:val="24"/>
          <w:szCs w:val="24"/>
        </w:rPr>
        <w:t>所示，我们选取其中两个</w:t>
      </w:r>
      <w:r w:rsidR="00EF2631">
        <w:rPr>
          <w:rFonts w:ascii="Times New Roman" w:hAnsi="Times New Roman" w:cs="Times New Roman" w:hint="eastAsia"/>
          <w:sz w:val="24"/>
          <w:szCs w:val="24"/>
        </w:rPr>
        <w:t>A</w:t>
      </w:r>
      <w:r w:rsidR="00EF2631">
        <w:rPr>
          <w:rFonts w:ascii="Times New Roman" w:hAnsi="Times New Roman" w:cs="Times New Roman" w:hint="eastAsia"/>
          <w:sz w:val="24"/>
          <w:szCs w:val="24"/>
        </w:rPr>
        <w:t>、</w:t>
      </w:r>
      <w:r w:rsidR="00EF2631">
        <w:rPr>
          <w:rFonts w:ascii="Times New Roman" w:hAnsi="Times New Roman" w:cs="Times New Roman" w:hint="eastAsia"/>
          <w:sz w:val="24"/>
          <w:szCs w:val="24"/>
        </w:rPr>
        <w:t>B</w:t>
      </w:r>
      <w:r w:rsidR="00EF2631">
        <w:rPr>
          <w:rFonts w:ascii="Times New Roman" w:hAnsi="Times New Roman" w:cs="Times New Roman" w:hint="eastAsia"/>
          <w:sz w:val="24"/>
          <w:szCs w:val="24"/>
        </w:rPr>
        <w:t>两个节点，并手动增加</w:t>
      </w:r>
      <w:r w:rsidR="00EF2631">
        <w:rPr>
          <w:rFonts w:ascii="Times New Roman" w:hAnsi="Times New Roman" w:cs="Times New Roman" w:hint="eastAsia"/>
          <w:sz w:val="24"/>
          <w:szCs w:val="24"/>
        </w:rPr>
        <w:t>A</w:t>
      </w:r>
      <w:r w:rsidR="00EF2631">
        <w:rPr>
          <w:rFonts w:ascii="Times New Roman" w:hAnsi="Times New Roman" w:cs="Times New Roman" w:hint="eastAsia"/>
          <w:sz w:val="24"/>
          <w:szCs w:val="24"/>
        </w:rPr>
        <w:t>和</w:t>
      </w:r>
      <w:r w:rsidR="00EF2631">
        <w:rPr>
          <w:rFonts w:ascii="Times New Roman" w:hAnsi="Times New Roman" w:cs="Times New Roman" w:hint="eastAsia"/>
          <w:sz w:val="24"/>
          <w:szCs w:val="24"/>
        </w:rPr>
        <w:t>B</w:t>
      </w:r>
      <w:r w:rsidR="00EF2631">
        <w:rPr>
          <w:rFonts w:ascii="Times New Roman" w:hAnsi="Times New Roman" w:cs="Times New Roman" w:hint="eastAsia"/>
          <w:sz w:val="24"/>
          <w:szCs w:val="24"/>
        </w:rPr>
        <w:t>两点已接收请求的数量。增加前，网络势场如左图所示</w:t>
      </w:r>
      <w:r w:rsidR="004B79A3">
        <w:rPr>
          <w:rFonts w:ascii="Times New Roman" w:hAnsi="Times New Roman" w:cs="Times New Roman" w:hint="eastAsia"/>
          <w:sz w:val="24"/>
          <w:szCs w:val="24"/>
        </w:rPr>
        <w:t>；增加后，网络势场如右图所示。通过对比图可以发现，当</w:t>
      </w:r>
      <w:r w:rsidR="004B79A3">
        <w:rPr>
          <w:rFonts w:ascii="Times New Roman" w:hAnsi="Times New Roman" w:cs="Times New Roman" w:hint="eastAsia"/>
          <w:sz w:val="24"/>
          <w:szCs w:val="24"/>
        </w:rPr>
        <w:t>A</w:t>
      </w:r>
      <w:r w:rsidR="004B79A3">
        <w:rPr>
          <w:rFonts w:ascii="Times New Roman" w:hAnsi="Times New Roman" w:cs="Times New Roman" w:hint="eastAsia"/>
          <w:sz w:val="24"/>
          <w:szCs w:val="24"/>
        </w:rPr>
        <w:t>和</w:t>
      </w:r>
      <w:r w:rsidR="004B79A3">
        <w:rPr>
          <w:rFonts w:ascii="Times New Roman" w:hAnsi="Times New Roman" w:cs="Times New Roman" w:hint="eastAsia"/>
          <w:sz w:val="24"/>
          <w:szCs w:val="24"/>
        </w:rPr>
        <w:t>B</w:t>
      </w:r>
      <w:r w:rsidR="004B79A3">
        <w:rPr>
          <w:rFonts w:ascii="Times New Roman" w:hAnsi="Times New Roman" w:cs="Times New Roman" w:hint="eastAsia"/>
          <w:sz w:val="24"/>
          <w:szCs w:val="24"/>
        </w:rPr>
        <w:t>两个节点负载增加后，两点的颜色都变浅，即两个节点的势能都</w:t>
      </w:r>
      <w:r w:rsidR="0091147B">
        <w:rPr>
          <w:rFonts w:ascii="Times New Roman" w:hAnsi="Times New Roman" w:cs="Times New Roman" w:hint="eastAsia"/>
          <w:sz w:val="24"/>
          <w:szCs w:val="24"/>
        </w:rPr>
        <w:t>增加</w:t>
      </w:r>
      <w:r w:rsidR="004B79A3">
        <w:rPr>
          <w:rFonts w:ascii="Times New Roman" w:hAnsi="Times New Roman" w:cs="Times New Roman" w:hint="eastAsia"/>
          <w:sz w:val="24"/>
          <w:szCs w:val="24"/>
        </w:rPr>
        <w:t>。并且，</w:t>
      </w:r>
      <w:r w:rsidR="0091147B">
        <w:rPr>
          <w:rFonts w:ascii="Times New Roman" w:hAnsi="Times New Roman" w:cs="Times New Roman" w:hint="eastAsia"/>
          <w:sz w:val="24"/>
          <w:szCs w:val="24"/>
        </w:rPr>
        <w:t>他们附近的节点颜色都变浅，即邻居节点的势能也在增加，降低了继续接收请求的可能性。</w:t>
      </w:r>
    </w:p>
    <w:p w14:paraId="3B0FE787" w14:textId="77777777" w:rsidR="00EF2631" w:rsidRDefault="00EF2631" w:rsidP="00EF2631">
      <w:pPr>
        <w:autoSpaceDE w:val="0"/>
        <w:autoSpaceDN w:val="0"/>
        <w:adjustRightInd w:val="0"/>
        <w:jc w:val="center"/>
        <w:rPr>
          <w:rFonts w:ascii="Times New Roman" w:hAnsi="Times New Roman" w:cs="Times New Roman"/>
          <w:sz w:val="24"/>
          <w:szCs w:val="24"/>
        </w:rPr>
      </w:pPr>
      <w:r w:rsidRPr="001F48BB">
        <w:rPr>
          <w:rFonts w:eastAsia="MS Mincho"/>
          <w:noProof/>
          <w:spacing w:val="-1"/>
          <w:kern w:val="0"/>
          <w:sz w:val="20"/>
          <w:szCs w:val="20"/>
        </w:rPr>
        <w:drawing>
          <wp:inline distT="0" distB="0" distL="0" distR="0" wp14:anchorId="47CFFBB7" wp14:editId="10F8740D">
            <wp:extent cx="2617085" cy="2160000"/>
            <wp:effectExtent l="0" t="0" r="0" b="0"/>
            <wp:docPr id="21" name="图片 21" descr="C:\Users\win10\Desktop\pic\拥塞后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10\Desktop\pic\拥塞后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7085" cy="2160000"/>
                    </a:xfrm>
                    <a:prstGeom prst="rect">
                      <a:avLst/>
                    </a:prstGeom>
                    <a:noFill/>
                    <a:ln>
                      <a:noFill/>
                    </a:ln>
                  </pic:spPr>
                </pic:pic>
              </a:graphicData>
            </a:graphic>
          </wp:inline>
        </w:drawing>
      </w:r>
      <w:r w:rsidRPr="001F48BB">
        <w:rPr>
          <w:rFonts w:eastAsia="MS Mincho"/>
          <w:noProof/>
          <w:spacing w:val="-1"/>
          <w:kern w:val="0"/>
          <w:sz w:val="20"/>
          <w:szCs w:val="20"/>
        </w:rPr>
        <w:drawing>
          <wp:inline distT="0" distB="0" distL="0" distR="0" wp14:anchorId="2688BEA9" wp14:editId="67072C1D">
            <wp:extent cx="2620701" cy="2160000"/>
            <wp:effectExtent l="0" t="0" r="8255" b="0"/>
            <wp:docPr id="23" name="图片 23" descr="拥塞前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拥塞前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0701" cy="2160000"/>
                    </a:xfrm>
                    <a:prstGeom prst="rect">
                      <a:avLst/>
                    </a:prstGeom>
                    <a:noFill/>
                    <a:ln>
                      <a:noFill/>
                    </a:ln>
                  </pic:spPr>
                </pic:pic>
              </a:graphicData>
            </a:graphic>
          </wp:inline>
        </w:drawing>
      </w:r>
    </w:p>
    <w:p w14:paraId="6C31F77D" w14:textId="39D11B27" w:rsidR="00EF2631" w:rsidRPr="00DE79A4" w:rsidRDefault="00EF2631" w:rsidP="00EF2631">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8</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网络势场动态变化</w:t>
      </w:r>
    </w:p>
    <w:p w14:paraId="08644DA8" w14:textId="44128C47" w:rsidR="00EF2631" w:rsidRPr="00EF2631" w:rsidRDefault="006F18A0" w:rsidP="006F18A0">
      <w:pPr>
        <w:autoSpaceDE w:val="0"/>
        <w:autoSpaceDN w:val="0"/>
        <w:adjustRightInd w:val="0"/>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综上所述，利用</w:t>
      </w:r>
      <w:r>
        <w:rPr>
          <w:rFonts w:ascii="Times New Roman" w:hAnsi="Times New Roman" w:cs="Times New Roman" w:hint="eastAsia"/>
          <w:sz w:val="24"/>
          <w:szCs w:val="24"/>
        </w:rPr>
        <w:t>LAPBR</w:t>
      </w:r>
      <w:r>
        <w:rPr>
          <w:rFonts w:ascii="Times New Roman" w:hAnsi="Times New Roman" w:cs="Times New Roman" w:hint="eastAsia"/>
          <w:sz w:val="24"/>
          <w:szCs w:val="24"/>
        </w:rPr>
        <w:t>算法，网络边缘的节点可以基于当前负载情况计算得出自身势能，并将拥塞信息扩散给附近节点，从而形成动态的、自适应的网络势场，影响数据转发路径。</w:t>
      </w:r>
    </w:p>
    <w:p w14:paraId="75400979" w14:textId="4C0B1292" w:rsidR="00813372" w:rsidRPr="00E26031" w:rsidRDefault="00813372" w:rsidP="00813372">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t>3.</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 xml:space="preserve"> </w:t>
      </w:r>
      <w:r w:rsidR="00E16F4A">
        <w:rPr>
          <w:rFonts w:ascii="Times New Roman" w:eastAsiaTheme="minorEastAsia" w:hAnsi="Times New Roman" w:cs="Times New Roman" w:hint="eastAsia"/>
          <w:b w:val="0"/>
          <w:sz w:val="24"/>
          <w:szCs w:val="24"/>
        </w:rPr>
        <w:t>边缘计算优势</w:t>
      </w:r>
    </w:p>
    <w:p w14:paraId="265E8998" w14:textId="671A208B" w:rsidR="004811EF" w:rsidRDefault="00813372" w:rsidP="00813372">
      <w:pPr>
        <w:spacing w:line="400" w:lineRule="exact"/>
        <w:ind w:firstLineChars="200" w:firstLine="480"/>
        <w:rPr>
          <w:rFonts w:ascii="Times New Roman" w:hAnsi="Times New Roman" w:cs="Times New Roman"/>
          <w:sz w:val="24"/>
          <w:szCs w:val="24"/>
        </w:rPr>
      </w:pPr>
      <w:r w:rsidRPr="009B13E5">
        <w:rPr>
          <w:rFonts w:ascii="Times New Roman" w:hAnsi="Times New Roman" w:cs="Times New Roman" w:hint="eastAsia"/>
          <w:sz w:val="24"/>
          <w:szCs w:val="24"/>
        </w:rPr>
        <w:t>其次，</w:t>
      </w:r>
      <w:r w:rsidR="00E16F4A">
        <w:rPr>
          <w:rFonts w:ascii="Times New Roman" w:hAnsi="Times New Roman" w:cs="Times New Roman" w:hint="eastAsia"/>
          <w:sz w:val="24"/>
          <w:szCs w:val="24"/>
        </w:rPr>
        <w:t>我们探究</w:t>
      </w:r>
      <w:r w:rsidR="00E16F4A" w:rsidRPr="009B13E5">
        <w:rPr>
          <w:rFonts w:ascii="Times New Roman" w:hAnsi="Times New Roman" w:cs="Times New Roman" w:hint="eastAsia"/>
          <w:sz w:val="24"/>
          <w:szCs w:val="24"/>
        </w:rPr>
        <w:t>路由计算模块在网络中的不同层次中对网络性能的影响。</w:t>
      </w:r>
      <w:r w:rsidR="00F20FF8">
        <w:rPr>
          <w:rFonts w:ascii="Times New Roman" w:hAnsi="Times New Roman" w:cs="Times New Roman" w:hint="eastAsia"/>
          <w:sz w:val="24"/>
          <w:szCs w:val="24"/>
        </w:rPr>
        <w:t>计算模块可以部署在云层发电站节点，由总的控制中心统一调度安排路径；也可以部署在雾层发电站、变电站节点。</w:t>
      </w:r>
      <w:r w:rsidR="00E16F4A">
        <w:rPr>
          <w:rFonts w:ascii="Times New Roman" w:hAnsi="Times New Roman" w:cs="Times New Roman" w:hint="eastAsia"/>
          <w:sz w:val="24"/>
          <w:szCs w:val="24"/>
        </w:rPr>
        <w:t>边缘计算的是将数据的存储、计算和处理</w:t>
      </w:r>
      <w:r w:rsidR="002E2657">
        <w:rPr>
          <w:rFonts w:ascii="Times New Roman" w:hAnsi="Times New Roman" w:cs="Times New Roman" w:hint="eastAsia"/>
          <w:sz w:val="24"/>
          <w:szCs w:val="24"/>
        </w:rPr>
        <w:t>迁移到网络边缘的一种技术，可以提高网络性能，比如缩短网络延迟。</w:t>
      </w:r>
      <w:r w:rsidR="001F6EF3">
        <w:rPr>
          <w:rFonts w:ascii="Times New Roman" w:hAnsi="Times New Roman" w:cs="Times New Roman" w:hint="eastAsia"/>
          <w:sz w:val="24"/>
          <w:szCs w:val="24"/>
        </w:rPr>
        <w:t>雾层</w:t>
      </w:r>
      <w:r w:rsidR="004811EF">
        <w:rPr>
          <w:rFonts w:ascii="Times New Roman" w:hAnsi="Times New Roman" w:cs="Times New Roman" w:hint="eastAsia"/>
          <w:sz w:val="24"/>
          <w:szCs w:val="24"/>
        </w:rPr>
        <w:t>设备上运行一些应用程序和计算模块，用以处理和底层响应终端的请求。除此之外，对于少部分必须由云上资源处理的请求，雾层设备可以对请求进行预处理，在将其发送到云层。本小节中，我们</w:t>
      </w:r>
      <w:r w:rsidR="00E0155C">
        <w:rPr>
          <w:rFonts w:ascii="Times New Roman" w:hAnsi="Times New Roman" w:cs="Times New Roman" w:hint="eastAsia"/>
          <w:sz w:val="24"/>
          <w:szCs w:val="24"/>
        </w:rPr>
        <w:t>比较</w:t>
      </w:r>
      <w:r w:rsidR="000A250A">
        <w:rPr>
          <w:rFonts w:ascii="Times New Roman" w:hAnsi="Times New Roman" w:cs="Times New Roman" w:hint="eastAsia"/>
          <w:sz w:val="24"/>
          <w:szCs w:val="24"/>
        </w:rPr>
        <w:t>雾层设备不同处理能力下网络</w:t>
      </w:r>
      <w:r w:rsidR="00FA6A3F">
        <w:rPr>
          <w:rFonts w:ascii="Times New Roman" w:hAnsi="Times New Roman" w:cs="Times New Roman" w:hint="eastAsia"/>
          <w:sz w:val="24"/>
          <w:szCs w:val="24"/>
        </w:rPr>
        <w:t>性能</w:t>
      </w:r>
      <w:r w:rsidR="000A250A">
        <w:rPr>
          <w:rFonts w:ascii="Times New Roman" w:hAnsi="Times New Roman" w:cs="Times New Roman" w:hint="eastAsia"/>
          <w:sz w:val="24"/>
          <w:szCs w:val="24"/>
        </w:rPr>
        <w:t>的</w:t>
      </w:r>
      <w:r w:rsidR="00FA6A3F">
        <w:rPr>
          <w:rFonts w:ascii="Times New Roman" w:hAnsi="Times New Roman" w:cs="Times New Roman" w:hint="eastAsia"/>
          <w:sz w:val="24"/>
          <w:szCs w:val="24"/>
        </w:rPr>
        <w:t>变化。</w:t>
      </w:r>
    </w:p>
    <w:p w14:paraId="705F5FCA" w14:textId="137BC544" w:rsidR="00FA6A3F" w:rsidRDefault="00272B55" w:rsidP="0081337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我们定义</w:t>
      </w:r>
      <w:r w:rsidR="00B67BE8">
        <w:rPr>
          <w:rFonts w:ascii="Times New Roman" w:hAnsi="Times New Roman" w:cs="Times New Roman" w:hint="eastAsia"/>
          <w:sz w:val="24"/>
          <w:szCs w:val="24"/>
        </w:rPr>
        <w:t>平均传输延迟</w:t>
      </w:r>
      <w:r w:rsidR="009802BF">
        <w:rPr>
          <w:rFonts w:ascii="Times New Roman" w:hAnsi="Times New Roman" w:cs="Times New Roman" w:hint="eastAsia"/>
          <w:sz w:val="24"/>
          <w:szCs w:val="24"/>
        </w:rPr>
        <w:t>（</w:t>
      </w:r>
      <w:r w:rsidR="009802BF">
        <w:rPr>
          <w:rFonts w:ascii="Times New Roman" w:hAnsi="Times New Roman" w:cs="Times New Roman" w:hint="eastAsia"/>
          <w:sz w:val="24"/>
          <w:szCs w:val="24"/>
        </w:rPr>
        <w:t>Average</w:t>
      </w:r>
      <w:r w:rsidR="009802BF">
        <w:rPr>
          <w:rFonts w:ascii="Times New Roman" w:hAnsi="Times New Roman" w:cs="Times New Roman"/>
          <w:sz w:val="24"/>
          <w:szCs w:val="24"/>
        </w:rPr>
        <w:t xml:space="preserve"> </w:t>
      </w:r>
      <w:r w:rsidR="009802BF">
        <w:rPr>
          <w:rFonts w:ascii="Times New Roman" w:hAnsi="Times New Roman" w:cs="Times New Roman" w:hint="eastAsia"/>
          <w:sz w:val="24"/>
          <w:szCs w:val="24"/>
        </w:rPr>
        <w:t>transmission</w:t>
      </w:r>
      <w:r w:rsidR="009802BF">
        <w:rPr>
          <w:rFonts w:ascii="Times New Roman" w:hAnsi="Times New Roman" w:cs="Times New Roman"/>
          <w:sz w:val="24"/>
          <w:szCs w:val="24"/>
        </w:rPr>
        <w:t xml:space="preserve"> </w:t>
      </w:r>
      <w:r w:rsidR="009802BF">
        <w:rPr>
          <w:rFonts w:ascii="Times New Roman" w:hAnsi="Times New Roman" w:cs="Times New Roman" w:hint="eastAsia"/>
          <w:sz w:val="24"/>
          <w:szCs w:val="24"/>
        </w:rPr>
        <w:t>delay</w:t>
      </w:r>
      <w:r w:rsidR="009802BF">
        <w:rPr>
          <w:rFonts w:ascii="Times New Roman" w:hAnsi="Times New Roman" w:cs="Times New Roman" w:hint="eastAsia"/>
          <w:sz w:val="24"/>
          <w:szCs w:val="24"/>
        </w:rPr>
        <w:t>，</w:t>
      </w:r>
      <w:r w:rsidR="009802BF">
        <w:rPr>
          <w:rFonts w:ascii="Times New Roman" w:hAnsi="Times New Roman" w:cs="Times New Roman" w:hint="eastAsia"/>
          <w:sz w:val="24"/>
          <w:szCs w:val="24"/>
        </w:rPr>
        <w:t>ATD</w:t>
      </w:r>
      <w:r w:rsidR="009802BF">
        <w:rPr>
          <w:rFonts w:ascii="Times New Roman" w:hAnsi="Times New Roman" w:cs="Times New Roman" w:hint="eastAsia"/>
          <w:sz w:val="24"/>
          <w:szCs w:val="24"/>
        </w:rPr>
        <w:t>）</w:t>
      </w:r>
      <w:r w:rsidR="00B67BE8">
        <w:rPr>
          <w:rFonts w:ascii="Times New Roman" w:hAnsi="Times New Roman" w:cs="Times New Roman" w:hint="eastAsia"/>
          <w:sz w:val="24"/>
          <w:szCs w:val="24"/>
        </w:rPr>
        <w:t>为</w:t>
      </w:r>
      <w:r w:rsidR="000E2BD0">
        <w:rPr>
          <w:rFonts w:ascii="Times New Roman" w:hAnsi="Times New Roman" w:cs="Times New Roman" w:hint="eastAsia"/>
          <w:sz w:val="24"/>
          <w:szCs w:val="24"/>
        </w:rPr>
        <w:t>仿真期间，</w:t>
      </w:r>
      <w:r w:rsidR="00011125">
        <w:rPr>
          <w:rFonts w:ascii="Times New Roman" w:hAnsi="Times New Roman" w:cs="Times New Roman" w:hint="eastAsia"/>
          <w:sz w:val="24"/>
          <w:szCs w:val="24"/>
        </w:rPr>
        <w:t>从终端设备节点发送</w:t>
      </w:r>
      <w:r w:rsidR="00011125">
        <w:rPr>
          <w:rFonts w:ascii="Times New Roman" w:hAnsi="Times New Roman" w:cs="Times New Roman" w:hint="eastAsia"/>
          <w:sz w:val="24"/>
          <w:szCs w:val="24"/>
        </w:rPr>
        <w:t>Interest</w:t>
      </w:r>
      <w:r w:rsidR="00011125">
        <w:rPr>
          <w:rFonts w:ascii="Times New Roman" w:hAnsi="Times New Roman" w:cs="Times New Roman" w:hint="eastAsia"/>
          <w:sz w:val="24"/>
          <w:szCs w:val="24"/>
        </w:rPr>
        <w:t>包到接收到返回的相应的</w:t>
      </w:r>
      <w:r w:rsidR="00011125">
        <w:rPr>
          <w:rFonts w:ascii="Times New Roman" w:hAnsi="Times New Roman" w:cs="Times New Roman" w:hint="eastAsia"/>
          <w:sz w:val="24"/>
          <w:szCs w:val="24"/>
        </w:rPr>
        <w:t>Data</w:t>
      </w:r>
      <w:r w:rsidR="00011125">
        <w:rPr>
          <w:rFonts w:ascii="Times New Roman" w:hAnsi="Times New Roman" w:cs="Times New Roman" w:hint="eastAsia"/>
          <w:sz w:val="24"/>
          <w:szCs w:val="24"/>
        </w:rPr>
        <w:t>包</w:t>
      </w:r>
      <w:r w:rsidR="00390771">
        <w:rPr>
          <w:rFonts w:ascii="Times New Roman" w:hAnsi="Times New Roman" w:cs="Times New Roman" w:hint="eastAsia"/>
          <w:sz w:val="24"/>
          <w:szCs w:val="24"/>
        </w:rPr>
        <w:t>所需的平均时间。</w:t>
      </w:r>
      <w:r w:rsidR="009802BF">
        <w:rPr>
          <w:rFonts w:ascii="Times New Roman" w:hAnsi="Times New Roman" w:cs="Times New Roman" w:hint="eastAsia"/>
          <w:sz w:val="24"/>
          <w:szCs w:val="24"/>
        </w:rPr>
        <w:t>ATD</w:t>
      </w:r>
      <w:r w:rsidR="009802BF">
        <w:rPr>
          <w:rFonts w:ascii="Times New Roman" w:hAnsi="Times New Roman" w:cs="Times New Roman" w:hint="eastAsia"/>
          <w:sz w:val="24"/>
          <w:szCs w:val="24"/>
        </w:rPr>
        <w:t>计算公式如下所示，</w:t>
      </w:r>
      <w:r w:rsidR="00277299">
        <w:rPr>
          <w:rFonts w:ascii="Times New Roman" w:hAnsi="Times New Roman" w:cs="Times New Roman" w:hint="eastAsia"/>
          <w:sz w:val="24"/>
          <w:szCs w:val="24"/>
        </w:rPr>
        <w:t>仿真期间共发出</w:t>
      </w:r>
      <m:oMath>
        <m:r>
          <w:rPr>
            <w:rStyle w:val="afe"/>
            <w:rFonts w:ascii="Cambria Math" w:hAnsi="Cambria Math" w:cs="Times New Roman"/>
            <w:color w:val="auto"/>
            <w:sz w:val="24"/>
            <w:szCs w:val="24"/>
          </w:rPr>
          <m:t>M</m:t>
        </m:r>
      </m:oMath>
      <w:r w:rsidR="0040407C">
        <w:rPr>
          <w:rFonts w:ascii="Times New Roman" w:hAnsi="Times New Roman" w:cs="Times New Roman" w:hint="eastAsia"/>
          <w:sz w:val="24"/>
          <w:szCs w:val="24"/>
        </w:rPr>
        <w:t>个</w:t>
      </w:r>
      <w:r w:rsidR="0040407C">
        <w:rPr>
          <w:rFonts w:ascii="Times New Roman" w:hAnsi="Times New Roman" w:cs="Times New Roman" w:hint="eastAsia"/>
          <w:sz w:val="24"/>
          <w:szCs w:val="24"/>
        </w:rPr>
        <w:t>Interest</w:t>
      </w:r>
      <w:r w:rsidR="0040407C">
        <w:rPr>
          <w:rFonts w:ascii="Times New Roman" w:hAnsi="Times New Roman" w:cs="Times New Roman" w:hint="eastAsia"/>
          <w:sz w:val="24"/>
          <w:szCs w:val="24"/>
        </w:rPr>
        <w:t>包，其中第</w:t>
      </w:r>
      <m:oMath>
        <m:r>
          <w:rPr>
            <w:rStyle w:val="afe"/>
            <w:rFonts w:ascii="Cambria Math" w:hAnsi="Cambria Math" w:cs="Times New Roman"/>
            <w:color w:val="auto"/>
            <w:sz w:val="24"/>
            <w:szCs w:val="24"/>
          </w:rPr>
          <m:t>i</m:t>
        </m:r>
      </m:oMath>
      <w:r w:rsidR="0040407C">
        <w:rPr>
          <w:rFonts w:ascii="Times New Roman" w:hAnsi="Times New Roman" w:cs="Times New Roman" w:hint="eastAsia"/>
          <w:sz w:val="24"/>
          <w:szCs w:val="24"/>
        </w:rPr>
        <w:t>个</w:t>
      </w:r>
      <w:r w:rsidR="0040407C">
        <w:rPr>
          <w:rFonts w:ascii="Times New Roman" w:hAnsi="Times New Roman" w:cs="Times New Roman" w:hint="eastAsia"/>
          <w:sz w:val="24"/>
          <w:szCs w:val="24"/>
        </w:rPr>
        <w:t>Interest</w:t>
      </w:r>
      <w:r w:rsidR="0040407C">
        <w:rPr>
          <w:rFonts w:ascii="Times New Roman" w:hAnsi="Times New Roman" w:cs="Times New Roman" w:hint="eastAsia"/>
          <w:sz w:val="24"/>
          <w:szCs w:val="24"/>
        </w:rPr>
        <w:t>包的传输延迟为</w:t>
      </w:r>
      <m:oMath>
        <m:r>
          <w:rPr>
            <w:rStyle w:val="afe"/>
            <w:rFonts w:ascii="Cambria Math" w:hAnsi="Cambria Math" w:cs="Times New Roman"/>
            <w:color w:val="auto"/>
            <w:sz w:val="24"/>
            <w:szCs w:val="24"/>
          </w:rPr>
          <m:t>atd(i)</m:t>
        </m:r>
      </m:oMath>
      <w:r w:rsidR="0040407C">
        <w:rPr>
          <w:rStyle w:val="afe"/>
          <w:rFonts w:ascii="Times New Roman" w:hAnsi="Times New Roman" w:cs="Times New Roman" w:hint="eastAsia"/>
          <w:color w:val="auto"/>
          <w:sz w:val="24"/>
          <w:szCs w:val="24"/>
        </w:rPr>
        <w:t>，则</w:t>
      </w:r>
      <w:r w:rsidR="004F3DE7">
        <w:rPr>
          <w:rStyle w:val="afe"/>
          <w:rFonts w:ascii="Times New Roman" w:hAnsi="Times New Roman" w:cs="Times New Roman" w:hint="eastAsia"/>
          <w:color w:val="auto"/>
          <w:sz w:val="24"/>
          <w:szCs w:val="24"/>
        </w:rPr>
        <w:t>ATD</w:t>
      </w:r>
      <w:r w:rsidR="004F3DE7">
        <w:rPr>
          <w:rStyle w:val="afe"/>
          <w:rFonts w:ascii="Times New Roman" w:hAnsi="Times New Roman" w:cs="Times New Roman" w:hint="eastAsia"/>
          <w:color w:val="auto"/>
          <w:sz w:val="24"/>
          <w:szCs w:val="24"/>
        </w:rPr>
        <w:t>为本次仿真过程中所有数据包传输延迟的平均值。</w:t>
      </w:r>
    </w:p>
    <w:p w14:paraId="23FF9D1B" w14:textId="4A9F3D32" w:rsidR="0084574D" w:rsidRPr="002F22B1" w:rsidRDefault="002F22B1" w:rsidP="00277299">
      <w:pPr>
        <w:ind w:firstLineChars="200" w:firstLine="480"/>
        <w:rPr>
          <w:rFonts w:ascii="Times New Roman" w:hAnsi="Times New Roman" w:cs="Times New Roman"/>
          <w:sz w:val="24"/>
          <w:szCs w:val="24"/>
        </w:rPr>
      </w:pPr>
      <m:oMathPara>
        <m:oMath>
          <m:r>
            <w:rPr>
              <w:rStyle w:val="afe"/>
              <w:rFonts w:ascii="Cambria Math" w:hAnsi="Cambria Math"/>
              <w:color w:val="auto"/>
              <w:sz w:val="24"/>
              <w:szCs w:val="24"/>
            </w:rPr>
            <m:t>ATD</m:t>
          </m:r>
          <m:r>
            <m:rPr>
              <m:sty m:val="p"/>
            </m:rPr>
            <w:rPr>
              <w:rStyle w:val="afe"/>
              <w:rFonts w:ascii="Cambria Math" w:hAnsi="Cambria Math"/>
              <w:color w:val="auto"/>
              <w:sz w:val="24"/>
              <w:szCs w:val="24"/>
            </w:rPr>
            <m:t>=</m:t>
          </m:r>
          <m:f>
            <m:fPr>
              <m:ctrlPr>
                <w:rPr>
                  <w:rStyle w:val="afe"/>
                  <w:rFonts w:ascii="Cambria Math" w:hAnsi="Cambria Math" w:cs="Times New Roman"/>
                  <w:color w:val="auto"/>
                  <w:sz w:val="24"/>
                  <w:szCs w:val="24"/>
                </w:rPr>
              </m:ctrlPr>
            </m:fPr>
            <m:num>
              <m:r>
                <w:rPr>
                  <w:rStyle w:val="afe"/>
                  <w:rFonts w:ascii="Cambria Math" w:hAnsi="Cambria Math" w:cs="Times New Roman"/>
                  <w:color w:val="auto"/>
                  <w:sz w:val="24"/>
                  <w:szCs w:val="24"/>
                </w:rPr>
                <m:t>1</m:t>
              </m:r>
            </m:num>
            <m:den>
              <m:r>
                <w:rPr>
                  <w:rStyle w:val="afe"/>
                  <w:rFonts w:ascii="Cambria Math" w:hAnsi="Cambria Math" w:cs="Times New Roman"/>
                  <w:color w:val="auto"/>
                  <w:sz w:val="24"/>
                  <w:szCs w:val="24"/>
                </w:rPr>
                <m:t>M</m:t>
              </m:r>
            </m:den>
          </m:f>
          <m:nary>
            <m:naryPr>
              <m:chr m:val="∑"/>
              <m:limLoc m:val="undOvr"/>
              <m:ctrlPr>
                <w:rPr>
                  <w:rStyle w:val="afe"/>
                  <w:rFonts w:ascii="Cambria Math" w:hAnsi="Cambria Math" w:cs="Times New Roman"/>
                  <w:i/>
                  <w:color w:val="auto"/>
                  <w:sz w:val="24"/>
                  <w:szCs w:val="24"/>
                </w:rPr>
              </m:ctrlPr>
            </m:naryPr>
            <m:sub>
              <m:r>
                <w:rPr>
                  <w:rStyle w:val="afe"/>
                  <w:rFonts w:ascii="Cambria Math" w:hAnsi="Cambria Math" w:cs="Times New Roman"/>
                  <w:color w:val="auto"/>
                  <w:sz w:val="24"/>
                  <w:szCs w:val="24"/>
                </w:rPr>
                <m:t>i=1</m:t>
              </m:r>
            </m:sub>
            <m:sup>
              <m:r>
                <w:rPr>
                  <w:rStyle w:val="afe"/>
                  <w:rFonts w:ascii="Cambria Math" w:hAnsi="Cambria Math" w:cs="Times New Roman"/>
                  <w:color w:val="auto"/>
                  <w:sz w:val="24"/>
                  <w:szCs w:val="24"/>
                </w:rPr>
                <m:t>M</m:t>
              </m:r>
            </m:sup>
            <m:e>
              <m:r>
                <w:rPr>
                  <w:rStyle w:val="afe"/>
                  <w:rFonts w:ascii="Cambria Math" w:hAnsi="Cambria Math" w:cs="Times New Roman"/>
                  <w:color w:val="auto"/>
                  <w:sz w:val="24"/>
                  <w:szCs w:val="24"/>
                </w:rPr>
                <m:t>atd(i)</m:t>
              </m:r>
            </m:e>
          </m:nary>
        </m:oMath>
      </m:oMathPara>
    </w:p>
    <w:p w14:paraId="566A9DA0" w14:textId="017F7FE5" w:rsidR="00637741" w:rsidRDefault="000D786F" w:rsidP="009B74E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仿真中，</w:t>
      </w:r>
      <w:r w:rsidR="00664793">
        <w:rPr>
          <w:rFonts w:ascii="Times New Roman" w:hAnsi="Times New Roman" w:cs="Times New Roman" w:hint="eastAsia"/>
          <w:sz w:val="24"/>
          <w:szCs w:val="24"/>
        </w:rPr>
        <w:t>我们</w:t>
      </w:r>
      <w:r w:rsidR="00AC1D42">
        <w:rPr>
          <w:rFonts w:ascii="Times New Roman" w:hAnsi="Times New Roman" w:cs="Times New Roman" w:hint="eastAsia"/>
          <w:sz w:val="24"/>
          <w:szCs w:val="24"/>
        </w:rPr>
        <w:t>通过</w:t>
      </w:r>
      <w:r w:rsidR="000C32E7">
        <w:rPr>
          <w:rFonts w:ascii="Times New Roman" w:hAnsi="Times New Roman" w:cs="Times New Roman" w:hint="eastAsia"/>
          <w:sz w:val="24"/>
          <w:szCs w:val="24"/>
        </w:rPr>
        <w:t>改变</w:t>
      </w:r>
      <w:r w:rsidR="00343E31">
        <w:rPr>
          <w:rFonts w:ascii="Times New Roman" w:hAnsi="Times New Roman" w:cs="Times New Roman" w:hint="eastAsia"/>
          <w:sz w:val="24"/>
          <w:szCs w:val="24"/>
        </w:rPr>
        <w:t>雾</w:t>
      </w:r>
      <w:r w:rsidR="00664793">
        <w:rPr>
          <w:rFonts w:ascii="Times New Roman" w:hAnsi="Times New Roman" w:cs="Times New Roman" w:hint="eastAsia"/>
          <w:sz w:val="24"/>
          <w:szCs w:val="24"/>
        </w:rPr>
        <w:t>节点承担计算任务</w:t>
      </w:r>
      <w:r w:rsidR="000C32E7">
        <w:rPr>
          <w:rFonts w:ascii="Times New Roman" w:hAnsi="Times New Roman" w:cs="Times New Roman" w:hint="eastAsia"/>
          <w:sz w:val="24"/>
          <w:szCs w:val="24"/>
        </w:rPr>
        <w:t>的</w:t>
      </w:r>
      <w:r w:rsidR="0075582B">
        <w:rPr>
          <w:rFonts w:ascii="Times New Roman" w:hAnsi="Times New Roman" w:cs="Times New Roman" w:hint="eastAsia"/>
          <w:sz w:val="24"/>
          <w:szCs w:val="24"/>
        </w:rPr>
        <w:t>比例</w:t>
      </w:r>
      <w:r w:rsidR="00664793">
        <w:rPr>
          <w:rFonts w:ascii="Times New Roman" w:hAnsi="Times New Roman" w:cs="Times New Roman" w:hint="eastAsia"/>
          <w:sz w:val="24"/>
          <w:szCs w:val="24"/>
        </w:rPr>
        <w:t>，</w:t>
      </w:r>
      <w:r w:rsidR="0075582B">
        <w:rPr>
          <w:rFonts w:ascii="Times New Roman" w:hAnsi="Times New Roman" w:cs="Times New Roman" w:hint="eastAsia"/>
          <w:sz w:val="24"/>
          <w:szCs w:val="24"/>
        </w:rPr>
        <w:t>探究不同</w:t>
      </w:r>
      <w:r w:rsidR="00343E31">
        <w:rPr>
          <w:rFonts w:ascii="Times New Roman" w:hAnsi="Times New Roman" w:cs="Times New Roman" w:hint="eastAsia"/>
          <w:sz w:val="24"/>
          <w:szCs w:val="24"/>
        </w:rPr>
        <w:t>雾</w:t>
      </w:r>
      <w:r w:rsidR="0075582B">
        <w:rPr>
          <w:rFonts w:ascii="Times New Roman" w:hAnsi="Times New Roman" w:cs="Times New Roman" w:hint="eastAsia"/>
          <w:sz w:val="24"/>
          <w:szCs w:val="24"/>
        </w:rPr>
        <w:t>节点处理</w:t>
      </w:r>
      <w:r w:rsidR="00AC1D42">
        <w:rPr>
          <w:rFonts w:ascii="Times New Roman" w:hAnsi="Times New Roman" w:cs="Times New Roman" w:hint="eastAsia"/>
          <w:sz w:val="24"/>
          <w:szCs w:val="24"/>
        </w:rPr>
        <w:t>能力下</w:t>
      </w:r>
      <w:r w:rsidR="00343E31">
        <w:rPr>
          <w:rFonts w:ascii="Times New Roman" w:hAnsi="Times New Roman" w:cs="Times New Roman" w:hint="eastAsia"/>
          <w:sz w:val="24"/>
          <w:szCs w:val="24"/>
        </w:rPr>
        <w:t>对</w:t>
      </w:r>
      <w:r w:rsidR="00AC1D42">
        <w:rPr>
          <w:rFonts w:ascii="Times New Roman" w:hAnsi="Times New Roman" w:cs="Times New Roman" w:hint="eastAsia"/>
          <w:sz w:val="24"/>
          <w:szCs w:val="24"/>
        </w:rPr>
        <w:t>网络性能</w:t>
      </w:r>
      <w:r w:rsidR="00343E31">
        <w:rPr>
          <w:rFonts w:ascii="Times New Roman" w:hAnsi="Times New Roman" w:cs="Times New Roman" w:hint="eastAsia"/>
          <w:sz w:val="24"/>
          <w:szCs w:val="24"/>
        </w:rPr>
        <w:t>的影响</w:t>
      </w:r>
      <w:r w:rsidR="00AC1D42">
        <w:rPr>
          <w:rFonts w:ascii="Times New Roman" w:hAnsi="Times New Roman" w:cs="Times New Roman" w:hint="eastAsia"/>
          <w:sz w:val="24"/>
          <w:szCs w:val="24"/>
        </w:rPr>
        <w:t>。</w:t>
      </w:r>
      <w:r w:rsidR="00343E31">
        <w:rPr>
          <w:rFonts w:ascii="Times New Roman" w:hAnsi="Times New Roman" w:cs="Times New Roman" w:hint="eastAsia"/>
          <w:sz w:val="24"/>
          <w:szCs w:val="24"/>
        </w:rPr>
        <w:t>雾</w:t>
      </w:r>
      <w:r w:rsidR="00AC1D42">
        <w:rPr>
          <w:rFonts w:ascii="Times New Roman" w:hAnsi="Times New Roman" w:cs="Times New Roman" w:hint="eastAsia"/>
          <w:sz w:val="24"/>
          <w:szCs w:val="24"/>
        </w:rPr>
        <w:t>节点</w:t>
      </w:r>
      <w:r w:rsidR="00664793">
        <w:rPr>
          <w:rFonts w:ascii="Times New Roman" w:hAnsi="Times New Roman" w:cs="Times New Roman" w:hint="eastAsia"/>
          <w:sz w:val="24"/>
          <w:szCs w:val="24"/>
        </w:rPr>
        <w:t>承担的百分比分别为</w:t>
      </w:r>
      <w:r w:rsidR="00343E31">
        <w:rPr>
          <w:rFonts w:ascii="Times New Roman" w:hAnsi="Times New Roman" w:cs="Times New Roman"/>
          <w:sz w:val="24"/>
          <w:szCs w:val="24"/>
        </w:rPr>
        <w:t>10</w:t>
      </w:r>
      <w:r w:rsidR="00343E31">
        <w:rPr>
          <w:rFonts w:ascii="Times New Roman" w:hAnsi="Times New Roman" w:cs="Times New Roman" w:hint="eastAsia"/>
          <w:sz w:val="24"/>
          <w:szCs w:val="24"/>
        </w:rPr>
        <w:t>%</w:t>
      </w:r>
      <w:r w:rsidR="00343E31">
        <w:rPr>
          <w:rFonts w:ascii="Times New Roman" w:hAnsi="Times New Roman" w:cs="Times New Roman" w:hint="eastAsia"/>
          <w:sz w:val="24"/>
          <w:szCs w:val="24"/>
        </w:rPr>
        <w:t>、</w:t>
      </w:r>
      <w:r w:rsidR="00343E31">
        <w:rPr>
          <w:rFonts w:ascii="Times New Roman" w:hAnsi="Times New Roman" w:cs="Times New Roman"/>
          <w:sz w:val="24"/>
          <w:szCs w:val="24"/>
        </w:rPr>
        <w:t>20</w:t>
      </w:r>
      <w:r w:rsidR="00343E31">
        <w:rPr>
          <w:rFonts w:ascii="Times New Roman" w:hAnsi="Times New Roman" w:cs="Times New Roman" w:hint="eastAsia"/>
          <w:sz w:val="24"/>
          <w:szCs w:val="24"/>
        </w:rPr>
        <w:t>%</w:t>
      </w:r>
      <w:r w:rsidR="00343E31">
        <w:rPr>
          <w:rFonts w:ascii="Times New Roman" w:hAnsi="Times New Roman" w:cs="Times New Roman" w:hint="eastAsia"/>
          <w:sz w:val="24"/>
          <w:szCs w:val="24"/>
        </w:rPr>
        <w:t>和</w:t>
      </w:r>
      <w:r w:rsidR="00664793">
        <w:rPr>
          <w:rFonts w:ascii="Times New Roman" w:hAnsi="Times New Roman" w:cs="Times New Roman" w:hint="eastAsia"/>
          <w:sz w:val="24"/>
          <w:szCs w:val="24"/>
        </w:rPr>
        <w:t>5</w:t>
      </w:r>
      <w:r w:rsidR="00664793">
        <w:rPr>
          <w:rFonts w:ascii="Times New Roman" w:hAnsi="Times New Roman" w:cs="Times New Roman"/>
          <w:sz w:val="24"/>
          <w:szCs w:val="24"/>
        </w:rPr>
        <w:t>0</w:t>
      </w:r>
      <w:r w:rsidR="00664793">
        <w:rPr>
          <w:rFonts w:ascii="Times New Roman" w:hAnsi="Times New Roman" w:cs="Times New Roman" w:hint="eastAsia"/>
          <w:sz w:val="24"/>
          <w:szCs w:val="24"/>
        </w:rPr>
        <w:t>%</w:t>
      </w:r>
      <w:r w:rsidR="00415256">
        <w:rPr>
          <w:rFonts w:ascii="Times New Roman" w:hAnsi="Times New Roman" w:cs="Times New Roman" w:hint="eastAsia"/>
          <w:sz w:val="24"/>
          <w:szCs w:val="24"/>
        </w:rPr>
        <w:t>，对应着下图中</w:t>
      </w:r>
      <w:r w:rsidR="002D0D99">
        <w:rPr>
          <w:rFonts w:ascii="Times New Roman" w:hAnsi="Times New Roman" w:cs="Times New Roman" w:hint="eastAsia"/>
          <w:sz w:val="24"/>
          <w:szCs w:val="24"/>
        </w:rPr>
        <w:t>横坐标</w:t>
      </w:r>
      <w:r w:rsidR="00415256">
        <w:rPr>
          <w:rFonts w:ascii="Times New Roman" w:hAnsi="Times New Roman" w:cs="Times New Roman" w:hint="eastAsia"/>
          <w:sz w:val="24"/>
          <w:szCs w:val="24"/>
        </w:rPr>
        <w:t>从左至右</w:t>
      </w:r>
      <w:r w:rsidR="002D0D99">
        <w:rPr>
          <w:rFonts w:ascii="Times New Roman" w:hAnsi="Times New Roman" w:cs="Times New Roman" w:hint="eastAsia"/>
          <w:sz w:val="24"/>
          <w:szCs w:val="24"/>
        </w:rPr>
        <w:t>三块区域</w:t>
      </w:r>
      <w:r w:rsidR="00664793">
        <w:rPr>
          <w:rFonts w:ascii="Times New Roman" w:hAnsi="Times New Roman" w:cs="Times New Roman" w:hint="eastAsia"/>
          <w:sz w:val="24"/>
          <w:szCs w:val="24"/>
        </w:rPr>
        <w:t>。</w:t>
      </w:r>
      <w:r w:rsidR="00AC1D42">
        <w:rPr>
          <w:rFonts w:ascii="Times New Roman" w:hAnsi="Times New Roman" w:cs="Times New Roman" w:hint="eastAsia"/>
          <w:sz w:val="24"/>
          <w:szCs w:val="24"/>
        </w:rPr>
        <w:t>此外，我们还探究数据包大小对网络性能的影响。</w:t>
      </w:r>
      <w:r w:rsidR="002D0D99">
        <w:rPr>
          <w:rFonts w:ascii="Times New Roman" w:hAnsi="Times New Roman" w:cs="Times New Roman" w:hint="eastAsia"/>
          <w:sz w:val="24"/>
          <w:szCs w:val="24"/>
        </w:rPr>
        <w:t>在</w:t>
      </w:r>
      <w:r w:rsidR="00664793">
        <w:rPr>
          <w:rFonts w:ascii="Times New Roman" w:hAnsi="Times New Roman" w:cs="Times New Roman" w:hint="eastAsia"/>
          <w:sz w:val="24"/>
          <w:szCs w:val="24"/>
        </w:rPr>
        <w:t>每种</w:t>
      </w:r>
      <w:r w:rsidR="002D0D99">
        <w:rPr>
          <w:rFonts w:ascii="Times New Roman" w:hAnsi="Times New Roman" w:cs="Times New Roman" w:hint="eastAsia"/>
          <w:sz w:val="24"/>
          <w:szCs w:val="24"/>
        </w:rPr>
        <w:t>百分比</w:t>
      </w:r>
      <w:r w:rsidR="00664793">
        <w:rPr>
          <w:rFonts w:ascii="Times New Roman" w:hAnsi="Times New Roman" w:cs="Times New Roman" w:hint="eastAsia"/>
          <w:sz w:val="24"/>
          <w:szCs w:val="24"/>
        </w:rPr>
        <w:t>情况下</w:t>
      </w:r>
      <w:r w:rsidR="002D0D99">
        <w:rPr>
          <w:rFonts w:ascii="Times New Roman" w:hAnsi="Times New Roman" w:cs="Times New Roman" w:hint="eastAsia"/>
          <w:sz w:val="24"/>
          <w:szCs w:val="24"/>
        </w:rPr>
        <w:t>，我们</w:t>
      </w:r>
      <w:r w:rsidR="00664793">
        <w:rPr>
          <w:rFonts w:ascii="Times New Roman" w:hAnsi="Times New Roman" w:cs="Times New Roman" w:hint="eastAsia"/>
          <w:sz w:val="24"/>
          <w:szCs w:val="24"/>
        </w:rPr>
        <w:t>设定了六种数据包大小，数据包大小分别为</w:t>
      </w:r>
      <w:r w:rsidR="00664793">
        <w:rPr>
          <w:rFonts w:ascii="Times New Roman" w:hAnsi="Times New Roman" w:cs="Times New Roman" w:hint="eastAsia"/>
          <w:sz w:val="24"/>
          <w:szCs w:val="24"/>
        </w:rPr>
        <w:t>3</w:t>
      </w:r>
      <w:r w:rsidR="00664793">
        <w:rPr>
          <w:rFonts w:ascii="Times New Roman" w:hAnsi="Times New Roman" w:cs="Times New Roman"/>
          <w:sz w:val="24"/>
          <w:szCs w:val="24"/>
        </w:rPr>
        <w:t>2</w:t>
      </w:r>
      <w:r w:rsidR="00664793">
        <w:rPr>
          <w:rFonts w:ascii="Times New Roman" w:hAnsi="Times New Roman" w:cs="Times New Roman" w:hint="eastAsia"/>
          <w:sz w:val="24"/>
          <w:szCs w:val="24"/>
        </w:rPr>
        <w:t>KB</w:t>
      </w:r>
      <w:r w:rsidR="00664793">
        <w:rPr>
          <w:rFonts w:ascii="Times New Roman" w:hAnsi="Times New Roman" w:cs="Times New Roman" w:hint="eastAsia"/>
          <w:sz w:val="24"/>
          <w:szCs w:val="24"/>
        </w:rPr>
        <w:t>、</w:t>
      </w:r>
      <w:r w:rsidR="00664793">
        <w:rPr>
          <w:rFonts w:ascii="Times New Roman" w:hAnsi="Times New Roman" w:cs="Times New Roman" w:hint="eastAsia"/>
          <w:sz w:val="24"/>
          <w:szCs w:val="24"/>
        </w:rPr>
        <w:t>6</w:t>
      </w:r>
      <w:r w:rsidR="00664793">
        <w:rPr>
          <w:rFonts w:ascii="Times New Roman" w:hAnsi="Times New Roman" w:cs="Times New Roman"/>
          <w:sz w:val="24"/>
          <w:szCs w:val="24"/>
        </w:rPr>
        <w:t>4</w:t>
      </w:r>
      <w:r w:rsidR="00664793">
        <w:rPr>
          <w:rFonts w:ascii="Times New Roman" w:hAnsi="Times New Roman" w:cs="Times New Roman" w:hint="eastAsia"/>
          <w:sz w:val="24"/>
          <w:szCs w:val="24"/>
        </w:rPr>
        <w:t>KB</w:t>
      </w:r>
      <w:r w:rsidR="00664793">
        <w:rPr>
          <w:rFonts w:ascii="Times New Roman" w:hAnsi="Times New Roman" w:cs="Times New Roman" w:hint="eastAsia"/>
          <w:sz w:val="24"/>
          <w:szCs w:val="24"/>
        </w:rPr>
        <w:t>、</w:t>
      </w:r>
      <w:r w:rsidR="00664793">
        <w:rPr>
          <w:rFonts w:ascii="Times New Roman" w:hAnsi="Times New Roman" w:cs="Times New Roman" w:hint="eastAsia"/>
          <w:sz w:val="24"/>
          <w:szCs w:val="24"/>
        </w:rPr>
        <w:t>1</w:t>
      </w:r>
      <w:r w:rsidR="00664793">
        <w:rPr>
          <w:rFonts w:ascii="Times New Roman" w:hAnsi="Times New Roman" w:cs="Times New Roman"/>
          <w:sz w:val="24"/>
          <w:szCs w:val="24"/>
        </w:rPr>
        <w:t>28</w:t>
      </w:r>
      <w:r w:rsidR="00664793" w:rsidRPr="00664793">
        <w:rPr>
          <w:rFonts w:ascii="Times New Roman" w:hAnsi="Times New Roman" w:cs="Times New Roman" w:hint="eastAsia"/>
          <w:sz w:val="24"/>
          <w:szCs w:val="24"/>
        </w:rPr>
        <w:t xml:space="preserve"> </w:t>
      </w:r>
      <w:r w:rsidR="00664793">
        <w:rPr>
          <w:rFonts w:ascii="Times New Roman" w:hAnsi="Times New Roman" w:cs="Times New Roman" w:hint="eastAsia"/>
          <w:sz w:val="24"/>
          <w:szCs w:val="24"/>
        </w:rPr>
        <w:t>KB</w:t>
      </w:r>
      <w:r w:rsidR="00664793">
        <w:rPr>
          <w:rFonts w:ascii="Times New Roman" w:hAnsi="Times New Roman" w:cs="Times New Roman" w:hint="eastAsia"/>
          <w:sz w:val="24"/>
          <w:szCs w:val="24"/>
        </w:rPr>
        <w:t>、</w:t>
      </w:r>
      <w:r w:rsidR="00664793">
        <w:rPr>
          <w:rFonts w:ascii="Times New Roman" w:hAnsi="Times New Roman" w:cs="Times New Roman" w:hint="eastAsia"/>
          <w:sz w:val="24"/>
          <w:szCs w:val="24"/>
        </w:rPr>
        <w:t>2</w:t>
      </w:r>
      <w:r w:rsidR="00664793">
        <w:rPr>
          <w:rFonts w:ascii="Times New Roman" w:hAnsi="Times New Roman" w:cs="Times New Roman"/>
          <w:sz w:val="24"/>
          <w:szCs w:val="24"/>
        </w:rPr>
        <w:t>56</w:t>
      </w:r>
      <w:r w:rsidR="00664793">
        <w:rPr>
          <w:rFonts w:ascii="Times New Roman" w:hAnsi="Times New Roman" w:cs="Times New Roman" w:hint="eastAsia"/>
          <w:sz w:val="24"/>
          <w:szCs w:val="24"/>
        </w:rPr>
        <w:t>KB</w:t>
      </w:r>
      <w:r w:rsidR="00664793">
        <w:rPr>
          <w:rFonts w:ascii="Times New Roman" w:hAnsi="Times New Roman" w:cs="Times New Roman" w:hint="eastAsia"/>
          <w:sz w:val="24"/>
          <w:szCs w:val="24"/>
        </w:rPr>
        <w:t>、</w:t>
      </w:r>
      <w:r w:rsidR="00664793">
        <w:rPr>
          <w:rFonts w:ascii="Times New Roman" w:hAnsi="Times New Roman" w:cs="Times New Roman" w:hint="eastAsia"/>
          <w:sz w:val="24"/>
          <w:szCs w:val="24"/>
        </w:rPr>
        <w:t>5</w:t>
      </w:r>
      <w:r w:rsidR="00664793">
        <w:rPr>
          <w:rFonts w:ascii="Times New Roman" w:hAnsi="Times New Roman" w:cs="Times New Roman"/>
          <w:sz w:val="24"/>
          <w:szCs w:val="24"/>
        </w:rPr>
        <w:t>12</w:t>
      </w:r>
      <w:r w:rsidR="00664793">
        <w:rPr>
          <w:rFonts w:ascii="Times New Roman" w:hAnsi="Times New Roman" w:cs="Times New Roman" w:hint="eastAsia"/>
          <w:sz w:val="24"/>
          <w:szCs w:val="24"/>
        </w:rPr>
        <w:t>KB</w:t>
      </w:r>
      <w:r w:rsidR="00664793">
        <w:rPr>
          <w:rFonts w:ascii="Times New Roman" w:hAnsi="Times New Roman" w:cs="Times New Roman" w:hint="eastAsia"/>
          <w:sz w:val="24"/>
          <w:szCs w:val="24"/>
        </w:rPr>
        <w:t>和</w:t>
      </w:r>
      <w:r w:rsidR="00664793">
        <w:rPr>
          <w:rFonts w:ascii="Times New Roman" w:hAnsi="Times New Roman" w:cs="Times New Roman" w:hint="eastAsia"/>
          <w:sz w:val="24"/>
          <w:szCs w:val="24"/>
        </w:rPr>
        <w:t>1</w:t>
      </w:r>
      <w:r w:rsidR="00664793">
        <w:rPr>
          <w:rFonts w:ascii="Times New Roman" w:hAnsi="Times New Roman" w:cs="Times New Roman"/>
          <w:sz w:val="24"/>
          <w:szCs w:val="24"/>
        </w:rPr>
        <w:t>024</w:t>
      </w:r>
      <w:r w:rsidR="00664793">
        <w:rPr>
          <w:rFonts w:ascii="Times New Roman" w:hAnsi="Times New Roman" w:cs="Times New Roman" w:hint="eastAsia"/>
          <w:sz w:val="24"/>
          <w:szCs w:val="24"/>
        </w:rPr>
        <w:t>KB</w:t>
      </w:r>
      <w:r w:rsidR="00415256">
        <w:rPr>
          <w:rFonts w:ascii="Times New Roman" w:hAnsi="Times New Roman" w:cs="Times New Roman" w:hint="eastAsia"/>
          <w:sz w:val="24"/>
          <w:szCs w:val="24"/>
        </w:rPr>
        <w:t>，</w:t>
      </w:r>
      <w:r w:rsidR="002D0D99">
        <w:rPr>
          <w:rFonts w:ascii="Times New Roman" w:hAnsi="Times New Roman" w:cs="Times New Roman" w:hint="eastAsia"/>
          <w:sz w:val="24"/>
          <w:szCs w:val="24"/>
        </w:rPr>
        <w:t>对应着下图中六种颜色块。</w:t>
      </w:r>
      <w:r w:rsidR="0040294F">
        <w:rPr>
          <w:rFonts w:ascii="Times New Roman" w:hAnsi="Times New Roman" w:cs="Times New Roman" w:hint="eastAsia"/>
          <w:sz w:val="24"/>
          <w:szCs w:val="24"/>
        </w:rPr>
        <w:t>图中的纵坐标参数是</w:t>
      </w:r>
      <w:r w:rsidR="0040294F">
        <w:rPr>
          <w:rFonts w:ascii="Times New Roman" w:hAnsi="Times New Roman" w:cs="Times New Roman" w:hint="eastAsia"/>
          <w:sz w:val="24"/>
          <w:szCs w:val="24"/>
        </w:rPr>
        <w:t>ATD</w:t>
      </w:r>
      <w:r w:rsidR="0040294F">
        <w:rPr>
          <w:rFonts w:ascii="Times New Roman" w:hAnsi="Times New Roman" w:cs="Times New Roman" w:hint="eastAsia"/>
          <w:sz w:val="24"/>
          <w:szCs w:val="24"/>
        </w:rPr>
        <w:t>的数值</w:t>
      </w:r>
      <w:r w:rsidR="000C32E7">
        <w:rPr>
          <w:rFonts w:ascii="Times New Roman" w:hAnsi="Times New Roman" w:cs="Times New Roman" w:hint="eastAsia"/>
          <w:sz w:val="24"/>
          <w:szCs w:val="24"/>
        </w:rPr>
        <w:t>，单位为毫秒（</w:t>
      </w:r>
      <w:proofErr w:type="spellStart"/>
      <w:r w:rsidR="000C32E7">
        <w:rPr>
          <w:rFonts w:ascii="Times New Roman" w:hAnsi="Times New Roman" w:cs="Times New Roman" w:hint="eastAsia"/>
          <w:sz w:val="24"/>
          <w:szCs w:val="24"/>
        </w:rPr>
        <w:t>ms</w:t>
      </w:r>
      <w:proofErr w:type="spellEnd"/>
      <w:r w:rsidR="000C32E7">
        <w:rPr>
          <w:rFonts w:ascii="Times New Roman" w:hAnsi="Times New Roman" w:cs="Times New Roman" w:hint="eastAsia"/>
          <w:sz w:val="24"/>
          <w:szCs w:val="24"/>
        </w:rPr>
        <w:t>）</w:t>
      </w:r>
      <w:r w:rsidR="0040294F">
        <w:rPr>
          <w:rFonts w:ascii="Times New Roman" w:hAnsi="Times New Roman" w:cs="Times New Roman" w:hint="eastAsia"/>
          <w:sz w:val="24"/>
          <w:szCs w:val="24"/>
        </w:rPr>
        <w:t>，</w:t>
      </w:r>
      <w:r w:rsidR="0040294F">
        <w:rPr>
          <w:rFonts w:ascii="Times New Roman" w:hAnsi="Times New Roman" w:cs="Times New Roman" w:hint="eastAsia"/>
          <w:sz w:val="24"/>
          <w:szCs w:val="24"/>
        </w:rPr>
        <w:t>ATD</w:t>
      </w:r>
      <w:r w:rsidR="0040294F">
        <w:rPr>
          <w:rFonts w:ascii="Times New Roman" w:hAnsi="Times New Roman" w:cs="Times New Roman" w:hint="eastAsia"/>
          <w:sz w:val="24"/>
          <w:szCs w:val="24"/>
        </w:rPr>
        <w:t>越大，说明网络延迟越严重，网络性能越低。</w:t>
      </w:r>
    </w:p>
    <w:p w14:paraId="6BBEECFF" w14:textId="113C359E" w:rsidR="00FA6A3F" w:rsidRDefault="00FA6A3F" w:rsidP="00DC4A52">
      <w:pPr>
        <w:jc w:val="center"/>
        <w:rPr>
          <w:rFonts w:ascii="Times New Roman" w:hAnsi="Times New Roman" w:cs="Times New Roman"/>
          <w:sz w:val="24"/>
          <w:szCs w:val="24"/>
        </w:rPr>
      </w:pPr>
    </w:p>
    <w:p w14:paraId="6D188F6B" w14:textId="17211943" w:rsidR="00343E31" w:rsidRDefault="00343E31" w:rsidP="00DC4A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75A5B" wp14:editId="24C444C2">
            <wp:extent cx="5238324" cy="3096000"/>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324" cy="3096000"/>
                    </a:xfrm>
                    <a:prstGeom prst="rect">
                      <a:avLst/>
                    </a:prstGeom>
                    <a:noFill/>
                  </pic:spPr>
                </pic:pic>
              </a:graphicData>
            </a:graphic>
          </wp:inline>
        </w:drawing>
      </w:r>
    </w:p>
    <w:p w14:paraId="0FB9CD3C" w14:textId="0AA57957" w:rsidR="006176DB" w:rsidRDefault="006176DB" w:rsidP="006176DB">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9</w:t>
      </w:r>
      <w:r w:rsidRPr="00E26031">
        <w:rPr>
          <w:rFonts w:ascii="Times New Roman" w:eastAsia="楷体" w:hAnsi="Times New Roman" w:cs="Times New Roman"/>
          <w:szCs w:val="21"/>
        </w:rPr>
        <w:t xml:space="preserve"> </w:t>
      </w:r>
      <w:r w:rsidR="0040294F">
        <w:rPr>
          <w:rFonts w:ascii="Times New Roman" w:eastAsia="楷体" w:hAnsi="Times New Roman" w:cs="Times New Roman" w:hint="eastAsia"/>
          <w:szCs w:val="21"/>
        </w:rPr>
        <w:t>雾节点</w:t>
      </w:r>
      <w:r>
        <w:rPr>
          <w:rFonts w:ascii="Times New Roman" w:eastAsia="楷体" w:hAnsi="Times New Roman" w:cs="Times New Roman" w:hint="eastAsia"/>
          <w:szCs w:val="21"/>
        </w:rPr>
        <w:t>不同任务承担百分比、不同数据包大小下</w:t>
      </w:r>
      <w:r>
        <w:rPr>
          <w:rFonts w:ascii="Times New Roman" w:eastAsia="楷体" w:hAnsi="Times New Roman" w:cs="Times New Roman" w:hint="eastAsia"/>
          <w:szCs w:val="21"/>
        </w:rPr>
        <w:t>ATD</w:t>
      </w:r>
      <w:r w:rsidR="0040294F">
        <w:rPr>
          <w:rFonts w:ascii="Times New Roman" w:eastAsia="楷体" w:hAnsi="Times New Roman" w:cs="Times New Roman" w:hint="eastAsia"/>
          <w:szCs w:val="21"/>
        </w:rPr>
        <w:t>数值</w:t>
      </w:r>
      <w:r>
        <w:rPr>
          <w:rFonts w:ascii="Times New Roman" w:eastAsia="楷体" w:hAnsi="Times New Roman" w:cs="Times New Roman" w:hint="eastAsia"/>
          <w:szCs w:val="21"/>
        </w:rPr>
        <w:t>情况</w:t>
      </w:r>
    </w:p>
    <w:p w14:paraId="3968E26D" w14:textId="253A780D" w:rsidR="009802BF" w:rsidRDefault="0040294F" w:rsidP="00AC1D4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9</w:t>
      </w:r>
      <w:r>
        <w:rPr>
          <w:rFonts w:ascii="Times New Roman" w:hAnsi="Times New Roman" w:cs="Times New Roman" w:hint="eastAsia"/>
          <w:sz w:val="24"/>
          <w:szCs w:val="24"/>
        </w:rPr>
        <w:t>所示，</w:t>
      </w:r>
      <w:r w:rsidR="00917927">
        <w:rPr>
          <w:rFonts w:ascii="Times New Roman" w:hAnsi="Times New Roman" w:cs="Times New Roman" w:hint="eastAsia"/>
          <w:sz w:val="24"/>
          <w:szCs w:val="24"/>
        </w:rPr>
        <w:t>随着横坐标数值增加，</w:t>
      </w:r>
      <w:r w:rsidR="00343E31">
        <w:rPr>
          <w:rFonts w:ascii="Times New Roman" w:hAnsi="Times New Roman" w:cs="Times New Roman" w:hint="eastAsia"/>
          <w:sz w:val="24"/>
          <w:szCs w:val="24"/>
        </w:rPr>
        <w:t>雾</w:t>
      </w:r>
      <w:r w:rsidR="00917927">
        <w:rPr>
          <w:rFonts w:ascii="Times New Roman" w:hAnsi="Times New Roman" w:cs="Times New Roman" w:hint="eastAsia"/>
          <w:sz w:val="24"/>
          <w:szCs w:val="24"/>
        </w:rPr>
        <w:t>层节点承担</w:t>
      </w:r>
      <w:r w:rsidR="00AA2101">
        <w:rPr>
          <w:rFonts w:ascii="Times New Roman" w:hAnsi="Times New Roman" w:cs="Times New Roman" w:hint="eastAsia"/>
          <w:sz w:val="24"/>
          <w:szCs w:val="24"/>
        </w:rPr>
        <w:t>处理</w:t>
      </w:r>
      <w:r w:rsidR="00917927">
        <w:rPr>
          <w:rFonts w:ascii="Times New Roman" w:hAnsi="Times New Roman" w:cs="Times New Roman" w:hint="eastAsia"/>
          <w:sz w:val="24"/>
          <w:szCs w:val="24"/>
        </w:rPr>
        <w:t>更</w:t>
      </w:r>
      <w:r w:rsidR="00AA2101">
        <w:rPr>
          <w:rFonts w:ascii="Times New Roman" w:hAnsi="Times New Roman" w:cs="Times New Roman" w:hint="eastAsia"/>
          <w:sz w:val="24"/>
          <w:szCs w:val="24"/>
        </w:rPr>
        <w:t>大比例的</w:t>
      </w:r>
      <w:r w:rsidR="00917927">
        <w:rPr>
          <w:rFonts w:ascii="Times New Roman" w:hAnsi="Times New Roman" w:cs="Times New Roman" w:hint="eastAsia"/>
          <w:sz w:val="24"/>
          <w:szCs w:val="24"/>
        </w:rPr>
        <w:t>任务</w:t>
      </w:r>
      <w:r w:rsidR="0047019A">
        <w:rPr>
          <w:rFonts w:ascii="Times New Roman" w:hAnsi="Times New Roman" w:cs="Times New Roman" w:hint="eastAsia"/>
          <w:sz w:val="24"/>
          <w:szCs w:val="24"/>
        </w:rPr>
        <w:t>，</w:t>
      </w:r>
      <w:r w:rsidR="00AA2101">
        <w:rPr>
          <w:rFonts w:ascii="Times New Roman" w:hAnsi="Times New Roman" w:cs="Times New Roman" w:hint="eastAsia"/>
          <w:sz w:val="24"/>
          <w:szCs w:val="24"/>
        </w:rPr>
        <w:t>也就意味着雾节点为云节点分担更</w:t>
      </w:r>
      <w:r w:rsidR="00343E31">
        <w:rPr>
          <w:rFonts w:ascii="Times New Roman" w:hAnsi="Times New Roman" w:cs="Times New Roman" w:hint="eastAsia"/>
          <w:sz w:val="24"/>
          <w:szCs w:val="24"/>
        </w:rPr>
        <w:t>多</w:t>
      </w:r>
      <w:r w:rsidR="00AA2101">
        <w:rPr>
          <w:rFonts w:ascii="Times New Roman" w:hAnsi="Times New Roman" w:cs="Times New Roman" w:hint="eastAsia"/>
          <w:sz w:val="24"/>
          <w:szCs w:val="24"/>
        </w:rPr>
        <w:t>的任务。</w:t>
      </w:r>
      <w:r w:rsidR="00343E31">
        <w:rPr>
          <w:rFonts w:ascii="Times New Roman" w:hAnsi="Times New Roman" w:cs="Times New Roman" w:hint="eastAsia"/>
          <w:sz w:val="24"/>
          <w:szCs w:val="24"/>
        </w:rPr>
        <w:t>通过分析上图</w:t>
      </w:r>
      <w:r w:rsidR="00402E93">
        <w:rPr>
          <w:rFonts w:ascii="Times New Roman" w:hAnsi="Times New Roman" w:cs="Times New Roman" w:hint="eastAsia"/>
          <w:sz w:val="24"/>
          <w:szCs w:val="24"/>
        </w:rPr>
        <w:t>可以发现，</w:t>
      </w:r>
      <w:r w:rsidR="00FF4E7C">
        <w:rPr>
          <w:rFonts w:ascii="Times New Roman" w:hAnsi="Times New Roman" w:cs="Times New Roman" w:hint="eastAsia"/>
          <w:sz w:val="24"/>
          <w:szCs w:val="24"/>
        </w:rPr>
        <w:t>雾</w:t>
      </w:r>
      <w:r w:rsidR="00402E93">
        <w:rPr>
          <w:rFonts w:ascii="Times New Roman" w:hAnsi="Times New Roman" w:cs="Times New Roman" w:hint="eastAsia"/>
          <w:sz w:val="24"/>
          <w:szCs w:val="24"/>
        </w:rPr>
        <w:t>节点承担</w:t>
      </w:r>
      <w:r w:rsidR="00FF4E7C">
        <w:rPr>
          <w:rFonts w:ascii="Times New Roman" w:hAnsi="Times New Roman" w:cs="Times New Roman" w:hint="eastAsia"/>
          <w:sz w:val="24"/>
          <w:szCs w:val="24"/>
        </w:rPr>
        <w:t>的</w:t>
      </w:r>
      <w:r w:rsidR="00402E93">
        <w:rPr>
          <w:rFonts w:ascii="Times New Roman" w:hAnsi="Times New Roman" w:cs="Times New Roman" w:hint="eastAsia"/>
          <w:sz w:val="24"/>
          <w:szCs w:val="24"/>
        </w:rPr>
        <w:t>任务</w:t>
      </w:r>
      <w:r w:rsidR="00FF4E7C">
        <w:rPr>
          <w:rFonts w:ascii="Times New Roman" w:hAnsi="Times New Roman" w:cs="Times New Roman" w:hint="eastAsia"/>
          <w:sz w:val="24"/>
          <w:szCs w:val="24"/>
        </w:rPr>
        <w:t>比例越小，</w:t>
      </w:r>
      <w:r w:rsidR="00FF4E7C">
        <w:rPr>
          <w:rFonts w:ascii="Times New Roman" w:hAnsi="Times New Roman" w:cs="Times New Roman" w:hint="eastAsia"/>
          <w:sz w:val="24"/>
          <w:szCs w:val="24"/>
        </w:rPr>
        <w:t>ATD</w:t>
      </w:r>
      <w:r w:rsidR="00833487">
        <w:rPr>
          <w:rFonts w:ascii="Times New Roman" w:hAnsi="Times New Roman" w:cs="Times New Roman" w:hint="eastAsia"/>
          <w:sz w:val="24"/>
          <w:szCs w:val="24"/>
        </w:rPr>
        <w:t>越大</w:t>
      </w:r>
      <w:r w:rsidR="0075582B">
        <w:rPr>
          <w:rFonts w:ascii="Times New Roman" w:hAnsi="Times New Roman" w:cs="Times New Roman" w:hint="eastAsia"/>
          <w:sz w:val="24"/>
          <w:szCs w:val="24"/>
        </w:rPr>
        <w:t>，即网络延迟越大。因此，提高雾节点计算能力，使其承担更多任务，可以有效提高网络性能。此外，在相同的雾节点处理能力下，并不是</w:t>
      </w:r>
      <w:r w:rsidR="00AC1D42">
        <w:rPr>
          <w:rFonts w:ascii="Times New Roman" w:hAnsi="Times New Roman" w:cs="Times New Roman" w:hint="eastAsia"/>
          <w:sz w:val="24"/>
          <w:szCs w:val="24"/>
        </w:rPr>
        <w:t>数据包越大或越小网络性能最优。在本文仿真环境和仿真参数情况下，当数据</w:t>
      </w:r>
      <w:r w:rsidR="00AC1D42">
        <w:rPr>
          <w:rFonts w:ascii="Times New Roman" w:hAnsi="Times New Roman" w:cs="Times New Roman" w:hint="eastAsia"/>
          <w:sz w:val="24"/>
          <w:szCs w:val="24"/>
        </w:rPr>
        <w:t>6</w:t>
      </w:r>
      <w:r w:rsidR="00AC1D42">
        <w:rPr>
          <w:rFonts w:ascii="Times New Roman" w:hAnsi="Times New Roman" w:cs="Times New Roman"/>
          <w:sz w:val="24"/>
          <w:szCs w:val="24"/>
        </w:rPr>
        <w:t>4</w:t>
      </w:r>
      <w:r w:rsidR="00AC1D42">
        <w:rPr>
          <w:rFonts w:ascii="Times New Roman" w:hAnsi="Times New Roman" w:cs="Times New Roman" w:hint="eastAsia"/>
          <w:sz w:val="24"/>
          <w:szCs w:val="24"/>
        </w:rPr>
        <w:t>KB</w:t>
      </w:r>
      <w:r w:rsidR="00AC1D42">
        <w:rPr>
          <w:rFonts w:ascii="Times New Roman" w:hAnsi="Times New Roman" w:cs="Times New Roman" w:hint="eastAsia"/>
          <w:sz w:val="24"/>
          <w:szCs w:val="24"/>
        </w:rPr>
        <w:t>大小时可获得最小数值的</w:t>
      </w:r>
      <w:r w:rsidR="00AC1D42">
        <w:rPr>
          <w:rFonts w:ascii="Times New Roman" w:hAnsi="Times New Roman" w:cs="Times New Roman" w:hint="eastAsia"/>
          <w:sz w:val="24"/>
          <w:szCs w:val="24"/>
        </w:rPr>
        <w:t>ATD</w:t>
      </w:r>
      <w:r w:rsidR="00AC1D42">
        <w:rPr>
          <w:rFonts w:ascii="Times New Roman" w:hAnsi="Times New Roman" w:cs="Times New Roman" w:hint="eastAsia"/>
          <w:sz w:val="24"/>
          <w:szCs w:val="24"/>
        </w:rPr>
        <w:t>。在之后的算法对比中，我们均设置数据包大小为</w:t>
      </w:r>
      <w:r w:rsidR="00AC1D42">
        <w:rPr>
          <w:rFonts w:ascii="Times New Roman" w:hAnsi="Times New Roman" w:cs="Times New Roman" w:hint="eastAsia"/>
          <w:sz w:val="24"/>
          <w:szCs w:val="24"/>
        </w:rPr>
        <w:t>6</w:t>
      </w:r>
      <w:r w:rsidR="00AC1D42">
        <w:rPr>
          <w:rFonts w:ascii="Times New Roman" w:hAnsi="Times New Roman" w:cs="Times New Roman"/>
          <w:sz w:val="24"/>
          <w:szCs w:val="24"/>
        </w:rPr>
        <w:t>4</w:t>
      </w:r>
      <w:r w:rsidR="00AC1D42">
        <w:rPr>
          <w:rFonts w:ascii="Times New Roman" w:hAnsi="Times New Roman" w:cs="Times New Roman" w:hint="eastAsia"/>
          <w:sz w:val="24"/>
          <w:szCs w:val="24"/>
        </w:rPr>
        <w:t>KB</w:t>
      </w:r>
      <w:r w:rsidR="00AC1D42">
        <w:rPr>
          <w:rFonts w:ascii="Times New Roman" w:hAnsi="Times New Roman" w:cs="Times New Roman" w:hint="eastAsia"/>
          <w:sz w:val="24"/>
          <w:szCs w:val="24"/>
        </w:rPr>
        <w:t>，以此更好地展示算法优越性。</w:t>
      </w:r>
    </w:p>
    <w:p w14:paraId="22F656AB" w14:textId="70A4A302" w:rsidR="00E957FB" w:rsidRPr="001A0138" w:rsidRDefault="00E957FB" w:rsidP="00E957FB">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lastRenderedPageBreak/>
        <w:t>3.</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3</w:t>
      </w:r>
      <w:r w:rsidRPr="00E26031">
        <w:rPr>
          <w:rFonts w:ascii="Times New Roman" w:eastAsiaTheme="minorEastAsia" w:hAnsi="Times New Roman" w:cs="Times New Roman"/>
          <w:b w:val="0"/>
          <w:sz w:val="24"/>
          <w:szCs w:val="24"/>
        </w:rPr>
        <w:t xml:space="preserve"> </w:t>
      </w:r>
      <w:r w:rsidR="00182033">
        <w:rPr>
          <w:rFonts w:ascii="Times New Roman" w:eastAsiaTheme="minorEastAsia" w:hAnsi="Times New Roman" w:cs="Times New Roman" w:hint="eastAsia"/>
          <w:b w:val="0"/>
          <w:sz w:val="24"/>
          <w:szCs w:val="24"/>
        </w:rPr>
        <w:t>以内容为中心</w:t>
      </w:r>
      <w:r w:rsidR="00EF4C89">
        <w:rPr>
          <w:rFonts w:ascii="Times New Roman" w:eastAsiaTheme="minorEastAsia" w:hAnsi="Times New Roman" w:cs="Times New Roman" w:hint="eastAsia"/>
          <w:b w:val="0"/>
          <w:sz w:val="24"/>
          <w:szCs w:val="24"/>
        </w:rPr>
        <w:t>架构</w:t>
      </w:r>
      <w:r w:rsidR="00182033">
        <w:rPr>
          <w:rFonts w:ascii="Times New Roman" w:eastAsiaTheme="minorEastAsia" w:hAnsi="Times New Roman" w:cs="Times New Roman" w:hint="eastAsia"/>
          <w:b w:val="0"/>
          <w:sz w:val="24"/>
          <w:szCs w:val="24"/>
        </w:rPr>
        <w:t>的优越性</w:t>
      </w:r>
    </w:p>
    <w:p w14:paraId="379D5789" w14:textId="1060D455" w:rsidR="00EF4C89" w:rsidRDefault="00182033" w:rsidP="00AC1D4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LAPBR</w:t>
      </w:r>
      <w:r>
        <w:rPr>
          <w:rFonts w:ascii="Times New Roman" w:hAnsi="Times New Roman" w:cs="Times New Roman" w:hint="eastAsia"/>
          <w:sz w:val="24"/>
          <w:szCs w:val="24"/>
        </w:rPr>
        <w:t>算法是基于以内容为中心的网络架构，</w:t>
      </w:r>
      <w:r w:rsidR="00155579">
        <w:rPr>
          <w:rFonts w:ascii="Times New Roman" w:hAnsi="Times New Roman" w:cs="Times New Roman" w:hint="eastAsia"/>
          <w:sz w:val="24"/>
          <w:szCs w:val="24"/>
        </w:rPr>
        <w:t>算法会基于</w:t>
      </w:r>
      <w:r w:rsidR="00BE0D9B">
        <w:rPr>
          <w:rFonts w:ascii="Times New Roman" w:hAnsi="Times New Roman" w:cs="Times New Roman" w:hint="eastAsia"/>
          <w:sz w:val="24"/>
          <w:szCs w:val="24"/>
        </w:rPr>
        <w:t>节点当前的请求数量对</w:t>
      </w:r>
      <w:r w:rsidR="00A32248">
        <w:rPr>
          <w:rFonts w:ascii="Times New Roman" w:hAnsi="Times New Roman" w:cs="Times New Roman" w:hint="eastAsia"/>
          <w:sz w:val="24"/>
          <w:szCs w:val="24"/>
        </w:rPr>
        <w:t>后续请求的路径进行重新规划，使得网络具有动态感知、负载均衡的功能。</w:t>
      </w:r>
      <w:r w:rsidR="00C6541B">
        <w:rPr>
          <w:rFonts w:ascii="Times New Roman" w:hAnsi="Times New Roman" w:cs="Times New Roman" w:hint="eastAsia"/>
          <w:sz w:val="24"/>
          <w:szCs w:val="24"/>
        </w:rPr>
        <w:t>随着</w:t>
      </w:r>
      <w:r w:rsidR="00A32248">
        <w:rPr>
          <w:rFonts w:ascii="Times New Roman" w:hAnsi="Times New Roman" w:cs="Times New Roman" w:hint="eastAsia"/>
          <w:sz w:val="24"/>
          <w:szCs w:val="24"/>
        </w:rPr>
        <w:t>电网</w:t>
      </w:r>
      <w:r w:rsidR="00C6541B">
        <w:rPr>
          <w:rFonts w:ascii="Times New Roman" w:hAnsi="Times New Roman" w:cs="Times New Roman" w:hint="eastAsia"/>
          <w:sz w:val="24"/>
          <w:szCs w:val="24"/>
        </w:rPr>
        <w:t>的不断智能化</w:t>
      </w:r>
      <w:r w:rsidR="00AA220F">
        <w:rPr>
          <w:rFonts w:ascii="Times New Roman" w:hAnsi="Times New Roman" w:cs="Times New Roman" w:hint="eastAsia"/>
          <w:sz w:val="24"/>
          <w:szCs w:val="24"/>
        </w:rPr>
        <w:t>，配用电通信网的信息来源、通信方式、</w:t>
      </w:r>
      <w:r w:rsidR="002F1C7A">
        <w:rPr>
          <w:rFonts w:ascii="Times New Roman" w:hAnsi="Times New Roman" w:cs="Times New Roman" w:hint="eastAsia"/>
          <w:sz w:val="24"/>
          <w:szCs w:val="24"/>
        </w:rPr>
        <w:t>通信内容都</w:t>
      </w:r>
      <w:r w:rsidR="000E4FCA">
        <w:rPr>
          <w:rFonts w:ascii="Times New Roman" w:hAnsi="Times New Roman" w:cs="Times New Roman" w:hint="eastAsia"/>
          <w:sz w:val="24"/>
          <w:szCs w:val="24"/>
        </w:rPr>
        <w:t>在逐渐转变</w:t>
      </w:r>
      <w:r w:rsidR="00A32248">
        <w:rPr>
          <w:rFonts w:ascii="Times New Roman" w:hAnsi="Times New Roman" w:cs="Times New Roman" w:hint="eastAsia"/>
          <w:sz w:val="24"/>
          <w:szCs w:val="24"/>
        </w:rPr>
        <w:t>，</w:t>
      </w:r>
      <w:r w:rsidR="00AA220F">
        <w:rPr>
          <w:rFonts w:ascii="Times New Roman" w:hAnsi="Times New Roman" w:cs="Times New Roman" w:hint="eastAsia"/>
          <w:sz w:val="24"/>
          <w:szCs w:val="24"/>
        </w:rPr>
        <w:t>以内容为中心的网络架构将</w:t>
      </w:r>
      <w:r w:rsidR="000E4FCA">
        <w:rPr>
          <w:rFonts w:ascii="Times New Roman" w:hAnsi="Times New Roman" w:cs="Times New Roman" w:hint="eastAsia"/>
          <w:sz w:val="24"/>
          <w:szCs w:val="24"/>
        </w:rPr>
        <w:t>更具有优势。</w:t>
      </w:r>
      <w:r w:rsidR="00262D43">
        <w:rPr>
          <w:rFonts w:ascii="Times New Roman" w:hAnsi="Times New Roman" w:cs="Times New Roman" w:hint="eastAsia"/>
          <w:sz w:val="24"/>
          <w:szCs w:val="24"/>
        </w:rPr>
        <w:t>因此</w:t>
      </w:r>
      <w:r w:rsidR="000D412A">
        <w:rPr>
          <w:rFonts w:ascii="Times New Roman" w:hAnsi="Times New Roman" w:cs="Times New Roman" w:hint="eastAsia"/>
          <w:sz w:val="24"/>
          <w:szCs w:val="24"/>
        </w:rPr>
        <w:t>在本小节中，我们将</w:t>
      </w:r>
      <w:r w:rsidR="00C95F04">
        <w:rPr>
          <w:rFonts w:ascii="Times New Roman" w:hAnsi="Times New Roman" w:cs="Times New Roman" w:hint="eastAsia"/>
          <w:sz w:val="24"/>
          <w:szCs w:val="24"/>
        </w:rPr>
        <w:t>建立两个仿真场景</w:t>
      </w:r>
      <w:r w:rsidR="005F6152">
        <w:rPr>
          <w:rFonts w:ascii="Times New Roman" w:hAnsi="Times New Roman" w:cs="Times New Roman" w:hint="eastAsia"/>
          <w:sz w:val="24"/>
          <w:szCs w:val="24"/>
        </w:rPr>
        <w:t>，均使用</w:t>
      </w:r>
      <w:r w:rsidR="005F6152">
        <w:rPr>
          <w:rFonts w:ascii="Times New Roman" w:hAnsi="Times New Roman" w:cs="Times New Roman" w:hint="eastAsia"/>
          <w:sz w:val="24"/>
          <w:szCs w:val="24"/>
        </w:rPr>
        <w:t>NS</w:t>
      </w:r>
      <w:r w:rsidR="005F6152">
        <w:rPr>
          <w:rFonts w:ascii="Times New Roman" w:hAnsi="Times New Roman" w:cs="Times New Roman"/>
          <w:sz w:val="24"/>
          <w:szCs w:val="24"/>
        </w:rPr>
        <w:t>3</w:t>
      </w:r>
      <w:r w:rsidR="005F6152">
        <w:rPr>
          <w:rFonts w:ascii="Times New Roman" w:hAnsi="Times New Roman" w:cs="Times New Roman" w:hint="eastAsia"/>
          <w:sz w:val="24"/>
          <w:szCs w:val="24"/>
        </w:rPr>
        <w:t>作为仿真工具以及其中的</w:t>
      </w:r>
      <w:proofErr w:type="spellStart"/>
      <w:r w:rsidR="005F6152">
        <w:rPr>
          <w:rFonts w:ascii="Times New Roman" w:hAnsi="Times New Roman" w:cs="Times New Roman" w:hint="eastAsia"/>
          <w:sz w:val="24"/>
          <w:szCs w:val="24"/>
        </w:rPr>
        <w:t>ndnSIM</w:t>
      </w:r>
      <w:proofErr w:type="spellEnd"/>
      <w:r w:rsidR="005F6152">
        <w:rPr>
          <w:rFonts w:ascii="Times New Roman" w:hAnsi="Times New Roman" w:cs="Times New Roman" w:hint="eastAsia"/>
          <w:sz w:val="24"/>
          <w:szCs w:val="24"/>
        </w:rPr>
        <w:t>模块。在</w:t>
      </w:r>
      <w:r w:rsidR="00203946">
        <w:rPr>
          <w:rFonts w:ascii="Times New Roman" w:hAnsi="Times New Roman" w:cs="Times New Roman" w:hint="eastAsia"/>
          <w:sz w:val="24"/>
          <w:szCs w:val="24"/>
        </w:rPr>
        <w:t>第一个场景</w:t>
      </w:r>
      <w:r w:rsidR="00FA303B">
        <w:rPr>
          <w:rFonts w:ascii="Times New Roman" w:hAnsi="Times New Roman" w:cs="Times New Roman" w:hint="eastAsia"/>
          <w:sz w:val="24"/>
          <w:szCs w:val="24"/>
        </w:rPr>
        <w:t>中，每个节点上部署的是</w:t>
      </w:r>
      <w:r w:rsidR="00FA303B">
        <w:rPr>
          <w:rFonts w:ascii="Times New Roman" w:hAnsi="Times New Roman" w:cs="Times New Roman" w:hint="eastAsia"/>
          <w:sz w:val="24"/>
          <w:szCs w:val="24"/>
        </w:rPr>
        <w:t>Internet</w:t>
      </w:r>
      <w:r w:rsidR="00FA303B">
        <w:rPr>
          <w:rFonts w:ascii="Times New Roman" w:hAnsi="Times New Roman" w:cs="Times New Roman" w:hint="eastAsia"/>
          <w:sz w:val="24"/>
          <w:szCs w:val="24"/>
        </w:rPr>
        <w:t>协议栈，并模拟数据流模型</w:t>
      </w:r>
      <w:r w:rsidR="00FA303B">
        <w:rPr>
          <w:rFonts w:ascii="Times New Roman" w:hAnsi="Times New Roman" w:cs="Times New Roman"/>
          <w:sz w:val="24"/>
          <w:szCs w:val="24"/>
        </w:rPr>
        <w:t>[</w:t>
      </w:r>
      <w:proofErr w:type="spellStart"/>
      <w:r w:rsidR="00FA303B">
        <w:rPr>
          <w:rFonts w:ascii="Times New Roman" w:hAnsi="Times New Roman" w:cs="Times New Roman" w:hint="eastAsia"/>
          <w:sz w:val="24"/>
          <w:szCs w:val="24"/>
        </w:rPr>
        <w:t>Evaulate</w:t>
      </w:r>
      <w:proofErr w:type="spellEnd"/>
      <w:r w:rsidR="00FA303B">
        <w:rPr>
          <w:rFonts w:ascii="Times New Roman" w:hAnsi="Times New Roman" w:cs="Times New Roman" w:hint="eastAsia"/>
          <w:sz w:val="24"/>
          <w:szCs w:val="24"/>
        </w:rPr>
        <w:t>的</w:t>
      </w:r>
      <w:r w:rsidR="00FA303B">
        <w:rPr>
          <w:rFonts w:ascii="Times New Roman" w:hAnsi="Times New Roman" w:cs="Times New Roman" w:hint="eastAsia"/>
          <w:sz w:val="24"/>
          <w:szCs w:val="24"/>
        </w:rPr>
        <w:t>2</w:t>
      </w:r>
      <w:r w:rsidR="00FA303B">
        <w:rPr>
          <w:rFonts w:ascii="Times New Roman" w:hAnsi="Times New Roman" w:cs="Times New Roman"/>
          <w:sz w:val="24"/>
          <w:szCs w:val="24"/>
        </w:rPr>
        <w:t>5]</w:t>
      </w:r>
      <w:r w:rsidR="005F6152">
        <w:rPr>
          <w:rFonts w:ascii="Times New Roman" w:hAnsi="Times New Roman" w:cs="Times New Roman" w:hint="eastAsia"/>
          <w:sz w:val="24"/>
          <w:szCs w:val="24"/>
        </w:rPr>
        <w:t>。在第二个场景中，使用与第一个场景相同的网络拓扑结构，</w:t>
      </w:r>
      <w:r w:rsidR="006C3824">
        <w:rPr>
          <w:rFonts w:ascii="Times New Roman" w:hAnsi="Times New Roman" w:cs="Times New Roman" w:hint="eastAsia"/>
          <w:sz w:val="24"/>
          <w:szCs w:val="24"/>
        </w:rPr>
        <w:t>使用</w:t>
      </w:r>
      <w:r w:rsidR="006C3824">
        <w:rPr>
          <w:rFonts w:ascii="Times New Roman" w:hAnsi="Times New Roman" w:cs="Times New Roman" w:hint="eastAsia"/>
          <w:sz w:val="24"/>
          <w:szCs w:val="24"/>
        </w:rPr>
        <w:t>LAPBR</w:t>
      </w:r>
      <w:r w:rsidR="006C3824">
        <w:rPr>
          <w:rFonts w:ascii="Times New Roman" w:hAnsi="Times New Roman" w:cs="Times New Roman" w:hint="eastAsia"/>
          <w:sz w:val="24"/>
          <w:szCs w:val="24"/>
        </w:rPr>
        <w:t>路由算分。</w:t>
      </w:r>
      <w:r w:rsidR="005F6152">
        <w:rPr>
          <w:rFonts w:ascii="Times New Roman" w:hAnsi="Times New Roman" w:cs="Times New Roman" w:hint="eastAsia"/>
          <w:sz w:val="24"/>
          <w:szCs w:val="24"/>
        </w:rPr>
        <w:t>但是</w:t>
      </w:r>
      <w:r w:rsidR="00526C4F">
        <w:rPr>
          <w:rFonts w:ascii="Times New Roman" w:hAnsi="Times New Roman" w:cs="Times New Roman" w:hint="eastAsia"/>
          <w:sz w:val="24"/>
          <w:szCs w:val="24"/>
        </w:rPr>
        <w:t>以</w:t>
      </w:r>
      <w:r w:rsidR="005F6152">
        <w:rPr>
          <w:rFonts w:ascii="Times New Roman" w:hAnsi="Times New Roman" w:cs="Times New Roman" w:hint="eastAsia"/>
          <w:sz w:val="24"/>
          <w:szCs w:val="24"/>
        </w:rPr>
        <w:t>内容</w:t>
      </w:r>
      <w:r w:rsidR="00254D13">
        <w:rPr>
          <w:rFonts w:ascii="Times New Roman" w:hAnsi="Times New Roman" w:cs="Times New Roman" w:hint="eastAsia"/>
          <w:sz w:val="24"/>
          <w:szCs w:val="24"/>
        </w:rPr>
        <w:t>中心</w:t>
      </w:r>
      <w:r w:rsidR="00526C4F">
        <w:rPr>
          <w:rFonts w:ascii="Times New Roman" w:hAnsi="Times New Roman" w:cs="Times New Roman" w:hint="eastAsia"/>
          <w:sz w:val="24"/>
          <w:szCs w:val="24"/>
        </w:rPr>
        <w:t>的架构中，</w:t>
      </w:r>
      <w:r w:rsidR="0013719E">
        <w:rPr>
          <w:rFonts w:ascii="Times New Roman" w:hAnsi="Times New Roman" w:cs="Times New Roman" w:hint="eastAsia"/>
          <w:sz w:val="24"/>
          <w:szCs w:val="24"/>
        </w:rPr>
        <w:t>数据流由请求者驱动，所以数据流模型则控制</w:t>
      </w:r>
      <w:r w:rsidR="0013719E">
        <w:rPr>
          <w:rFonts w:ascii="Times New Roman" w:hAnsi="Times New Roman" w:cs="Times New Roman" w:hint="eastAsia"/>
          <w:sz w:val="24"/>
          <w:szCs w:val="24"/>
        </w:rPr>
        <w:t>Interest</w:t>
      </w:r>
      <w:r w:rsidR="0013719E">
        <w:rPr>
          <w:rFonts w:ascii="Times New Roman" w:hAnsi="Times New Roman" w:cs="Times New Roman" w:hint="eastAsia"/>
          <w:sz w:val="24"/>
          <w:szCs w:val="24"/>
        </w:rPr>
        <w:t>包的产生</w:t>
      </w:r>
      <w:r w:rsidR="006C3824">
        <w:rPr>
          <w:rFonts w:ascii="Times New Roman" w:hAnsi="Times New Roman" w:cs="Times New Roman" w:hint="eastAsia"/>
          <w:sz w:val="24"/>
          <w:szCs w:val="24"/>
        </w:rPr>
        <w:t>。</w:t>
      </w:r>
      <w:r w:rsidR="001C42C8">
        <w:rPr>
          <w:rFonts w:ascii="Times New Roman" w:hAnsi="Times New Roman" w:cs="Times New Roman" w:hint="eastAsia"/>
          <w:sz w:val="24"/>
          <w:szCs w:val="24"/>
        </w:rPr>
        <w:t>我们采用</w:t>
      </w:r>
      <w:r w:rsidR="001C42C8">
        <w:rPr>
          <w:rFonts w:ascii="Times New Roman" w:hAnsi="Times New Roman" w:cs="Times New Roman" w:hint="eastAsia"/>
          <w:sz w:val="24"/>
          <w:szCs w:val="24"/>
        </w:rPr>
        <w:t>NS3</w:t>
      </w:r>
      <w:r w:rsidR="001C42C8">
        <w:rPr>
          <w:rFonts w:ascii="Times New Roman" w:hAnsi="Times New Roman" w:cs="Times New Roman" w:hint="eastAsia"/>
          <w:sz w:val="24"/>
          <w:szCs w:val="24"/>
        </w:rPr>
        <w:t>中的</w:t>
      </w:r>
      <w:proofErr w:type="spellStart"/>
      <w:r w:rsidR="00D25E32" w:rsidRPr="00D25E32">
        <w:rPr>
          <w:rFonts w:ascii="Times New Roman" w:hAnsi="Times New Roman" w:cs="Times New Roman"/>
          <w:sz w:val="24"/>
          <w:szCs w:val="24"/>
        </w:rPr>
        <w:t>UniformRandomVariable</w:t>
      </w:r>
      <w:proofErr w:type="spellEnd"/>
      <w:r w:rsidR="00D25E32">
        <w:rPr>
          <w:rFonts w:ascii="Times New Roman" w:hAnsi="Times New Roman" w:cs="Times New Roman" w:hint="eastAsia"/>
          <w:sz w:val="24"/>
          <w:szCs w:val="24"/>
        </w:rPr>
        <w:t>类</w:t>
      </w:r>
      <w:r w:rsidR="006C3824">
        <w:rPr>
          <w:rFonts w:ascii="Times New Roman" w:hAnsi="Times New Roman" w:cs="Times New Roman" w:hint="eastAsia"/>
          <w:sz w:val="24"/>
          <w:szCs w:val="24"/>
        </w:rPr>
        <w:t>生成随机数，用于数据流的调度。两种场景下，每种解决方案模拟运行</w:t>
      </w:r>
      <w:r w:rsidR="006C3824">
        <w:rPr>
          <w:rFonts w:ascii="Times New Roman" w:hAnsi="Times New Roman" w:cs="Times New Roman" w:hint="eastAsia"/>
          <w:sz w:val="24"/>
          <w:szCs w:val="24"/>
        </w:rPr>
        <w:t>2</w:t>
      </w:r>
      <w:r w:rsidR="006C3824">
        <w:rPr>
          <w:rFonts w:ascii="Times New Roman" w:hAnsi="Times New Roman" w:cs="Times New Roman"/>
          <w:sz w:val="24"/>
          <w:szCs w:val="24"/>
        </w:rPr>
        <w:t>0</w:t>
      </w:r>
      <w:r w:rsidR="006C3824">
        <w:rPr>
          <w:rFonts w:ascii="Times New Roman" w:hAnsi="Times New Roman" w:cs="Times New Roman" w:hint="eastAsia"/>
          <w:sz w:val="24"/>
          <w:szCs w:val="24"/>
        </w:rPr>
        <w:t>次，每次运行时间为</w:t>
      </w:r>
      <w:r w:rsidR="00EF4C89">
        <w:rPr>
          <w:rFonts w:ascii="Times New Roman" w:hAnsi="Times New Roman" w:cs="Times New Roman" w:hint="eastAsia"/>
          <w:sz w:val="24"/>
          <w:szCs w:val="24"/>
        </w:rPr>
        <w:t>3</w:t>
      </w:r>
      <w:r w:rsidR="00EF4C89">
        <w:rPr>
          <w:rFonts w:ascii="Times New Roman" w:hAnsi="Times New Roman" w:cs="Times New Roman"/>
          <w:sz w:val="24"/>
          <w:szCs w:val="24"/>
        </w:rPr>
        <w:t>600</w:t>
      </w:r>
      <w:r w:rsidR="00EF4C89">
        <w:rPr>
          <w:rFonts w:ascii="Times New Roman" w:hAnsi="Times New Roman" w:cs="Times New Roman" w:hint="eastAsia"/>
          <w:sz w:val="24"/>
          <w:szCs w:val="24"/>
        </w:rPr>
        <w:t>s</w:t>
      </w:r>
      <w:r w:rsidR="00EF4C89">
        <w:rPr>
          <w:rFonts w:ascii="Times New Roman" w:hAnsi="Times New Roman" w:cs="Times New Roman" w:hint="eastAsia"/>
          <w:sz w:val="24"/>
          <w:szCs w:val="24"/>
        </w:rPr>
        <w:t>。</w:t>
      </w:r>
      <w:r w:rsidR="009548BB">
        <w:rPr>
          <w:rFonts w:ascii="Times New Roman" w:hAnsi="Times New Roman" w:cs="Times New Roman" w:hint="eastAsia"/>
          <w:sz w:val="24"/>
          <w:szCs w:val="24"/>
        </w:rPr>
        <w:t>此外，</w:t>
      </w:r>
      <w:r w:rsidR="00EF4C89">
        <w:rPr>
          <w:rFonts w:ascii="Times New Roman" w:hAnsi="Times New Roman" w:cs="Times New Roman" w:hint="eastAsia"/>
          <w:sz w:val="24"/>
          <w:szCs w:val="24"/>
        </w:rPr>
        <w:t>我们</w:t>
      </w:r>
      <w:r w:rsidR="009548BB">
        <w:rPr>
          <w:rFonts w:ascii="Times New Roman" w:hAnsi="Times New Roman" w:cs="Times New Roman" w:hint="eastAsia"/>
          <w:sz w:val="24"/>
          <w:szCs w:val="24"/>
        </w:rPr>
        <w:t>最初</w:t>
      </w:r>
      <w:r w:rsidR="00EF4C89">
        <w:rPr>
          <w:rFonts w:ascii="Times New Roman" w:hAnsi="Times New Roman" w:cs="Times New Roman" w:hint="eastAsia"/>
          <w:sz w:val="24"/>
          <w:szCs w:val="24"/>
        </w:rPr>
        <w:t>设定网络中</w:t>
      </w:r>
      <w:r w:rsidR="009548BB">
        <w:rPr>
          <w:rFonts w:ascii="Times New Roman" w:hAnsi="Times New Roman" w:cs="Times New Roman" w:hint="eastAsia"/>
          <w:sz w:val="24"/>
          <w:szCs w:val="24"/>
        </w:rPr>
        <w:t>5</w:t>
      </w:r>
      <w:r w:rsidR="00C24701">
        <w:rPr>
          <w:rFonts w:ascii="Times New Roman" w:hAnsi="Times New Roman" w:cs="Times New Roman" w:hint="eastAsia"/>
          <w:sz w:val="24"/>
          <w:szCs w:val="24"/>
        </w:rPr>
        <w:t>个雾层变电站设备节点和</w:t>
      </w:r>
      <w:r w:rsidR="00C24701">
        <w:rPr>
          <w:rFonts w:ascii="Times New Roman" w:hAnsi="Times New Roman" w:cs="Times New Roman"/>
          <w:sz w:val="24"/>
          <w:szCs w:val="24"/>
        </w:rPr>
        <w:t>5</w:t>
      </w:r>
      <w:r w:rsidR="00C24701">
        <w:rPr>
          <w:rFonts w:ascii="Times New Roman" w:hAnsi="Times New Roman" w:cs="Times New Roman" w:hint="eastAsia"/>
          <w:sz w:val="24"/>
          <w:szCs w:val="24"/>
        </w:rPr>
        <w:t>个终端层边缘设备节点</w:t>
      </w:r>
      <w:r w:rsidR="00C24701" w:rsidRPr="001A0138">
        <w:rPr>
          <w:rFonts w:ascii="Times New Roman" w:hAnsi="Times New Roman" w:cs="Times New Roman" w:hint="eastAsia"/>
          <w:sz w:val="24"/>
          <w:szCs w:val="24"/>
        </w:rPr>
        <w:t>，</w:t>
      </w:r>
      <w:r w:rsidR="00C24701">
        <w:rPr>
          <w:rFonts w:ascii="Times New Roman" w:hAnsi="Times New Roman" w:cs="Times New Roman" w:hint="eastAsia"/>
          <w:sz w:val="24"/>
          <w:szCs w:val="24"/>
        </w:rPr>
        <w:t>即</w:t>
      </w:r>
      <m:oMath>
        <m:d>
          <m:dPr>
            <m:begChr m:val="|"/>
            <m:endChr m:val="|"/>
            <m:ctrlPr>
              <w:rPr>
                <w:rFonts w:ascii="Cambria Math" w:hAnsi="Cambria Math" w:cs="Times New Roman"/>
                <w:sz w:val="24"/>
                <w:szCs w:val="24"/>
              </w:rPr>
            </m:ctrlPr>
          </m:dPr>
          <m:e>
            <m:r>
              <w:rPr>
                <w:rFonts w:ascii="Cambria Math" w:hAnsi="Cambria Math" w:cs="Times New Roman"/>
                <w:sz w:val="24"/>
                <w:szCs w:val="24"/>
              </w:rPr>
              <m:t>F</m:t>
            </m:r>
            <m:r>
              <w:rPr>
                <w:rFonts w:ascii="Cambria Math" w:hAnsi="Cambria Math" w:cs="Times New Roman" w:hint="eastAsia"/>
                <w:sz w:val="24"/>
                <w:szCs w:val="24"/>
              </w:rPr>
              <m:t>N</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5</m:t>
        </m:r>
      </m:oMath>
      <w:r w:rsidR="00C24701">
        <w:rPr>
          <w:rFonts w:ascii="Times New Roman" w:hAnsi="Times New Roman" w:cs="Times New Roman" w:hint="eastAsia"/>
          <w:sz w:val="24"/>
          <w:szCs w:val="24"/>
        </w:rPr>
        <w:t>，</w:t>
      </w:r>
      <m:oMath>
        <m:d>
          <m:dPr>
            <m:begChr m:val="|"/>
            <m:endChr m:val="|"/>
            <m:ctrlPr>
              <w:rPr>
                <w:rFonts w:ascii="Cambria Math" w:hAnsi="Cambria Math" w:cs="Times New Roman"/>
                <w:sz w:val="24"/>
                <w:szCs w:val="24"/>
              </w:rPr>
            </m:ctrlPr>
          </m:dPr>
          <m:e>
            <m:r>
              <w:rPr>
                <w:rFonts w:ascii="Cambria Math" w:hAnsi="Cambria Math" w:cs="Times New Roman"/>
                <w:sz w:val="24"/>
                <w:szCs w:val="24"/>
              </w:rPr>
              <m:t>D</m:t>
            </m:r>
            <m:r>
              <w:rPr>
                <w:rFonts w:ascii="Cambria Math" w:hAnsi="Cambria Math" w:cs="Times New Roman" w:hint="eastAsia"/>
                <w:sz w:val="24"/>
                <w:szCs w:val="24"/>
              </w:rPr>
              <m:t>N</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5</m:t>
        </m:r>
      </m:oMath>
      <w:r w:rsidR="00C24701">
        <w:rPr>
          <w:rFonts w:ascii="Times New Roman" w:hAnsi="Times New Roman" w:cs="Times New Roman" w:hint="eastAsia"/>
          <w:sz w:val="24"/>
          <w:szCs w:val="24"/>
        </w:rPr>
        <w:t>。</w:t>
      </w:r>
      <w:r w:rsidR="009548BB">
        <w:rPr>
          <w:rFonts w:ascii="Times New Roman" w:hAnsi="Times New Roman" w:cs="Times New Roman" w:hint="eastAsia"/>
          <w:sz w:val="24"/>
          <w:szCs w:val="24"/>
        </w:rPr>
        <w:t>随</w:t>
      </w:r>
      <w:r w:rsidR="00C24701">
        <w:rPr>
          <w:rFonts w:ascii="Times New Roman" w:hAnsi="Times New Roman" w:cs="Times New Roman" w:hint="eastAsia"/>
          <w:sz w:val="24"/>
          <w:szCs w:val="24"/>
        </w:rPr>
        <w:t>后，</w:t>
      </w:r>
      <w:r w:rsidR="00C842B1">
        <w:rPr>
          <w:rFonts w:ascii="Times New Roman" w:hAnsi="Times New Roman" w:cs="Times New Roman" w:hint="eastAsia"/>
          <w:sz w:val="24"/>
          <w:szCs w:val="24"/>
        </w:rPr>
        <w:t>不断扩大网络</w:t>
      </w:r>
      <w:r w:rsidR="009548BB">
        <w:rPr>
          <w:rFonts w:ascii="Times New Roman" w:hAnsi="Times New Roman" w:cs="Times New Roman" w:hint="eastAsia"/>
          <w:sz w:val="24"/>
          <w:szCs w:val="24"/>
        </w:rPr>
        <w:t>规模，增加边缘设备节点数量，以探究不同网络规模下网络的性能。</w:t>
      </w:r>
      <w:r w:rsidR="00747084">
        <w:rPr>
          <w:rFonts w:ascii="Times New Roman" w:hAnsi="Times New Roman" w:cs="Times New Roman" w:hint="eastAsia"/>
          <w:sz w:val="24"/>
          <w:szCs w:val="24"/>
        </w:rPr>
        <w:t>仿真结果如下图所示。</w:t>
      </w:r>
    </w:p>
    <w:p w14:paraId="038DC2D1" w14:textId="17681B95" w:rsidR="00747084" w:rsidRDefault="00441BBA" w:rsidP="006E2865">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1A6A42E" wp14:editId="69BD1F56">
            <wp:simplePos x="0" y="0"/>
            <wp:positionH relativeFrom="column">
              <wp:posOffset>2043488</wp:posOffset>
            </wp:positionH>
            <wp:positionV relativeFrom="paragraph">
              <wp:posOffset>2975264</wp:posOffset>
            </wp:positionV>
            <wp:extent cx="1039308" cy="1548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9308" cy="1548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591348C8" wp14:editId="1DFE17E1">
            <wp:simplePos x="0" y="0"/>
            <wp:positionH relativeFrom="column">
              <wp:posOffset>609081</wp:posOffset>
            </wp:positionH>
            <wp:positionV relativeFrom="paragraph">
              <wp:posOffset>1238481</wp:posOffset>
            </wp:positionV>
            <wp:extent cx="153342" cy="46800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42" cy="468000"/>
                    </a:xfrm>
                    <a:prstGeom prst="rect">
                      <a:avLst/>
                    </a:prstGeom>
                    <a:noFill/>
                  </pic:spPr>
                </pic:pic>
              </a:graphicData>
            </a:graphic>
            <wp14:sizeRelH relativeFrom="page">
              <wp14:pctWidth>0</wp14:pctWidth>
            </wp14:sizeRelH>
            <wp14:sizeRelV relativeFrom="page">
              <wp14:pctHeight>0</wp14:pctHeight>
            </wp14:sizeRelV>
          </wp:anchor>
        </w:drawing>
      </w:r>
      <w:r w:rsidR="00215A96">
        <w:rPr>
          <w:rFonts w:ascii="Times New Roman" w:hAnsi="Times New Roman" w:cs="Times New Roman"/>
          <w:noProof/>
          <w:sz w:val="24"/>
          <w:szCs w:val="24"/>
        </w:rPr>
        <w:drawing>
          <wp:inline distT="0" distB="0" distL="0" distR="0" wp14:anchorId="2262CCE7" wp14:editId="6530045B">
            <wp:extent cx="3879495" cy="3096000"/>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9495" cy="3096000"/>
                    </a:xfrm>
                    <a:prstGeom prst="rect">
                      <a:avLst/>
                    </a:prstGeom>
                    <a:noFill/>
                  </pic:spPr>
                </pic:pic>
              </a:graphicData>
            </a:graphic>
          </wp:inline>
        </w:drawing>
      </w:r>
    </w:p>
    <w:p w14:paraId="4DCE057A" w14:textId="7EE153D7" w:rsidR="006E2865" w:rsidRPr="00EB77E2" w:rsidRDefault="00441BBA" w:rsidP="00EB77E2">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10</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不同</w:t>
      </w:r>
      <w:r w:rsidR="00EB77E2">
        <w:rPr>
          <w:rFonts w:ascii="Times New Roman" w:eastAsia="楷体" w:hAnsi="Times New Roman" w:cs="Times New Roman" w:hint="eastAsia"/>
          <w:szCs w:val="21"/>
        </w:rPr>
        <w:t>网络规模下，</w:t>
      </w:r>
      <w:r w:rsidR="00EB77E2">
        <w:rPr>
          <w:rFonts w:ascii="Times New Roman" w:eastAsia="楷体" w:hAnsi="Times New Roman" w:cs="Times New Roman" w:hint="eastAsia"/>
          <w:szCs w:val="21"/>
        </w:rPr>
        <w:t>CCN</w:t>
      </w:r>
      <w:r w:rsidR="00EB77E2">
        <w:rPr>
          <w:rFonts w:ascii="Times New Roman" w:eastAsia="楷体" w:hAnsi="Times New Roman" w:cs="Times New Roman" w:hint="eastAsia"/>
          <w:szCs w:val="21"/>
        </w:rPr>
        <w:t>和</w:t>
      </w:r>
      <w:r w:rsidR="00EB77E2">
        <w:rPr>
          <w:rFonts w:ascii="Times New Roman" w:eastAsia="楷体" w:hAnsi="Times New Roman" w:cs="Times New Roman" w:hint="eastAsia"/>
          <w:szCs w:val="21"/>
        </w:rPr>
        <w:t>TCP</w:t>
      </w:r>
      <w:r w:rsidR="00EB77E2">
        <w:rPr>
          <w:rFonts w:ascii="Times New Roman" w:eastAsia="楷体" w:hAnsi="Times New Roman" w:cs="Times New Roman"/>
          <w:szCs w:val="21"/>
        </w:rPr>
        <w:t>/IP</w:t>
      </w:r>
      <w:r w:rsidR="00EB77E2">
        <w:rPr>
          <w:rFonts w:ascii="Times New Roman" w:eastAsia="楷体" w:hAnsi="Times New Roman" w:cs="Times New Roman" w:hint="eastAsia"/>
          <w:szCs w:val="21"/>
        </w:rPr>
        <w:t>的网络延迟</w:t>
      </w:r>
    </w:p>
    <w:p w14:paraId="3B82C618" w14:textId="7B14B371" w:rsidR="00E957FB" w:rsidRPr="00AC1D42" w:rsidRDefault="00EB77E2" w:rsidP="00AC1D4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10</w:t>
      </w:r>
      <w:r>
        <w:rPr>
          <w:rFonts w:ascii="Times New Roman" w:hAnsi="Times New Roman" w:cs="Times New Roman" w:hint="eastAsia"/>
          <w:sz w:val="24"/>
          <w:szCs w:val="24"/>
        </w:rPr>
        <w:t>所示，横坐标是边缘设备节点的个数，从五个开始，每次增加</w:t>
      </w:r>
      <w:r>
        <w:rPr>
          <w:rFonts w:ascii="Times New Roman" w:hAnsi="Times New Roman" w:cs="Times New Roman" w:hint="eastAsia"/>
          <w:sz w:val="24"/>
          <w:szCs w:val="24"/>
        </w:rPr>
        <w:t>5</w:t>
      </w:r>
      <w:r>
        <w:rPr>
          <w:rFonts w:ascii="Times New Roman" w:hAnsi="Times New Roman" w:cs="Times New Roman" w:hint="eastAsia"/>
          <w:sz w:val="24"/>
          <w:szCs w:val="24"/>
        </w:rPr>
        <w:t>个，直至</w:t>
      </w:r>
      <w:r>
        <w:rPr>
          <w:rFonts w:ascii="Times New Roman" w:hAnsi="Times New Roman" w:cs="Times New Roman" w:hint="eastAsia"/>
          <w:sz w:val="24"/>
          <w:szCs w:val="24"/>
        </w:rPr>
        <w:t>5</w:t>
      </w:r>
      <w:r>
        <w:rPr>
          <w:rFonts w:ascii="Times New Roman" w:hAnsi="Times New Roman" w:cs="Times New Roman"/>
          <w:sz w:val="24"/>
          <w:szCs w:val="24"/>
        </w:rPr>
        <w:t>0</w:t>
      </w:r>
      <w:r>
        <w:rPr>
          <w:rFonts w:ascii="Times New Roman" w:hAnsi="Times New Roman" w:cs="Times New Roman" w:hint="eastAsia"/>
          <w:sz w:val="24"/>
          <w:szCs w:val="24"/>
        </w:rPr>
        <w:t>个</w:t>
      </w:r>
      <w:r w:rsidR="001B0213">
        <w:rPr>
          <w:rFonts w:ascii="Times New Roman" w:hAnsi="Times New Roman" w:cs="Times New Roman" w:hint="eastAsia"/>
          <w:sz w:val="24"/>
          <w:szCs w:val="24"/>
        </w:rPr>
        <w:t>，网络规模不断扩大；纵坐标是</w:t>
      </w:r>
      <w:r w:rsidR="001B0213">
        <w:rPr>
          <w:rFonts w:ascii="Times New Roman" w:hAnsi="Times New Roman" w:cs="Times New Roman" w:hint="eastAsia"/>
          <w:sz w:val="24"/>
          <w:szCs w:val="24"/>
        </w:rPr>
        <w:t>ATD</w:t>
      </w:r>
      <w:r w:rsidR="001B0213">
        <w:rPr>
          <w:rFonts w:ascii="Times New Roman" w:hAnsi="Times New Roman" w:cs="Times New Roman" w:hint="eastAsia"/>
          <w:sz w:val="24"/>
          <w:szCs w:val="24"/>
        </w:rPr>
        <w:t>的数值，定义与上一小节相同。</w:t>
      </w:r>
      <w:r w:rsidR="005A62EA">
        <w:rPr>
          <w:rFonts w:ascii="Times New Roman" w:hAnsi="Times New Roman" w:cs="Times New Roman" w:hint="eastAsia"/>
          <w:sz w:val="24"/>
          <w:szCs w:val="24"/>
        </w:rPr>
        <w:t>从图中可以看出，在</w:t>
      </w:r>
      <w:r w:rsidR="005A62EA">
        <w:rPr>
          <w:rFonts w:ascii="Times New Roman" w:hAnsi="Times New Roman" w:cs="Times New Roman" w:hint="eastAsia"/>
          <w:sz w:val="24"/>
          <w:szCs w:val="24"/>
        </w:rPr>
        <w:t>ATD</w:t>
      </w:r>
      <w:r w:rsidR="005A62EA">
        <w:rPr>
          <w:rFonts w:ascii="Times New Roman" w:hAnsi="Times New Roman" w:cs="Times New Roman" w:hint="eastAsia"/>
          <w:sz w:val="24"/>
          <w:szCs w:val="24"/>
        </w:rPr>
        <w:t>方面，</w:t>
      </w:r>
      <w:r w:rsidR="005A62EA">
        <w:rPr>
          <w:rFonts w:ascii="Times New Roman" w:hAnsi="Times New Roman" w:cs="Times New Roman" w:hint="eastAsia"/>
          <w:sz w:val="24"/>
          <w:szCs w:val="24"/>
        </w:rPr>
        <w:t>TCP</w:t>
      </w:r>
      <w:r w:rsidR="005A62EA">
        <w:rPr>
          <w:rFonts w:ascii="Times New Roman" w:hAnsi="Times New Roman" w:cs="Times New Roman"/>
          <w:sz w:val="24"/>
          <w:szCs w:val="24"/>
        </w:rPr>
        <w:t>/IP</w:t>
      </w:r>
      <w:r w:rsidR="005A62EA">
        <w:rPr>
          <w:rFonts w:ascii="Times New Roman" w:hAnsi="Times New Roman" w:cs="Times New Roman" w:hint="eastAsia"/>
          <w:sz w:val="24"/>
          <w:szCs w:val="24"/>
        </w:rPr>
        <w:t>与</w:t>
      </w:r>
      <w:r w:rsidR="005A62EA">
        <w:rPr>
          <w:rFonts w:ascii="Times New Roman" w:hAnsi="Times New Roman" w:cs="Times New Roman" w:hint="eastAsia"/>
          <w:sz w:val="24"/>
          <w:szCs w:val="24"/>
        </w:rPr>
        <w:t>CCN</w:t>
      </w:r>
      <w:r w:rsidR="005A62EA">
        <w:rPr>
          <w:rFonts w:ascii="Times New Roman" w:hAnsi="Times New Roman" w:cs="Times New Roman" w:hint="eastAsia"/>
          <w:sz w:val="24"/>
          <w:szCs w:val="24"/>
        </w:rPr>
        <w:t>架构的差距是显而易见的。尤其是随着终端设备节点的增多，即网络规模的扩大，</w:t>
      </w:r>
      <w:r w:rsidR="005A62EA">
        <w:rPr>
          <w:rFonts w:ascii="Times New Roman" w:hAnsi="Times New Roman" w:cs="Times New Roman" w:hint="eastAsia"/>
          <w:sz w:val="24"/>
          <w:szCs w:val="24"/>
        </w:rPr>
        <w:t>TCP</w:t>
      </w:r>
      <w:r w:rsidR="005A62EA">
        <w:rPr>
          <w:rFonts w:ascii="Times New Roman" w:hAnsi="Times New Roman" w:cs="Times New Roman"/>
          <w:sz w:val="24"/>
          <w:szCs w:val="24"/>
        </w:rPr>
        <w:t>/IP</w:t>
      </w:r>
      <w:r w:rsidR="005A62EA">
        <w:rPr>
          <w:rFonts w:ascii="Times New Roman" w:hAnsi="Times New Roman" w:cs="Times New Roman" w:hint="eastAsia"/>
          <w:sz w:val="24"/>
          <w:szCs w:val="24"/>
        </w:rPr>
        <w:t>架构下</w:t>
      </w:r>
      <w:r w:rsidR="005A62EA">
        <w:rPr>
          <w:rFonts w:ascii="Times New Roman" w:hAnsi="Times New Roman" w:cs="Times New Roman" w:hint="eastAsia"/>
          <w:sz w:val="24"/>
          <w:szCs w:val="24"/>
        </w:rPr>
        <w:t>ATD</w:t>
      </w:r>
      <w:r w:rsidR="005A62EA">
        <w:rPr>
          <w:rFonts w:ascii="Times New Roman" w:hAnsi="Times New Roman" w:cs="Times New Roman" w:hint="eastAsia"/>
          <w:sz w:val="24"/>
          <w:szCs w:val="24"/>
        </w:rPr>
        <w:t>数值增长很快，说明网络性能不断变差</w:t>
      </w:r>
      <w:r w:rsidR="00E9684D">
        <w:rPr>
          <w:rFonts w:ascii="Times New Roman" w:hAnsi="Times New Roman" w:cs="Times New Roman" w:hint="eastAsia"/>
          <w:sz w:val="24"/>
          <w:szCs w:val="24"/>
        </w:rPr>
        <w:t>。</w:t>
      </w:r>
      <w:r w:rsidR="00217519">
        <w:rPr>
          <w:rFonts w:ascii="Times New Roman" w:hAnsi="Times New Roman" w:cs="Times New Roman" w:hint="eastAsia"/>
          <w:sz w:val="24"/>
          <w:szCs w:val="24"/>
        </w:rPr>
        <w:t>在</w:t>
      </w:r>
      <w:r w:rsidR="00217519">
        <w:rPr>
          <w:rFonts w:ascii="Times New Roman" w:hAnsi="Times New Roman" w:cs="Times New Roman" w:hint="eastAsia"/>
          <w:sz w:val="24"/>
          <w:szCs w:val="24"/>
        </w:rPr>
        <w:t>CCN</w:t>
      </w:r>
      <w:r w:rsidR="00217519">
        <w:rPr>
          <w:rFonts w:ascii="Times New Roman" w:hAnsi="Times New Roman" w:cs="Times New Roman" w:hint="eastAsia"/>
          <w:sz w:val="24"/>
          <w:szCs w:val="24"/>
        </w:rPr>
        <w:t>架构下使用</w:t>
      </w:r>
      <w:r w:rsidR="00217519">
        <w:rPr>
          <w:rFonts w:ascii="Times New Roman" w:hAnsi="Times New Roman" w:cs="Times New Roman" w:hint="eastAsia"/>
          <w:sz w:val="24"/>
          <w:szCs w:val="24"/>
        </w:rPr>
        <w:t>LABPR</w:t>
      </w:r>
      <w:r w:rsidR="00217519">
        <w:rPr>
          <w:rFonts w:ascii="Times New Roman" w:hAnsi="Times New Roman" w:cs="Times New Roman" w:hint="eastAsia"/>
          <w:sz w:val="24"/>
          <w:szCs w:val="24"/>
        </w:rPr>
        <w:t>算法</w:t>
      </w:r>
      <w:r w:rsidR="00D26F61">
        <w:rPr>
          <w:rFonts w:ascii="Times New Roman" w:hAnsi="Times New Roman" w:cs="Times New Roman" w:hint="eastAsia"/>
          <w:sz w:val="24"/>
          <w:szCs w:val="24"/>
        </w:rPr>
        <w:t>，虽然网络规模扩大，但</w:t>
      </w:r>
      <w:r w:rsidR="00217519">
        <w:rPr>
          <w:rFonts w:ascii="Times New Roman" w:hAnsi="Times New Roman" w:cs="Times New Roman" w:hint="eastAsia"/>
          <w:sz w:val="24"/>
          <w:szCs w:val="24"/>
        </w:rPr>
        <w:t>ATD</w:t>
      </w:r>
      <w:r w:rsidR="00217519">
        <w:rPr>
          <w:rFonts w:ascii="Times New Roman" w:hAnsi="Times New Roman" w:cs="Times New Roman" w:hint="eastAsia"/>
          <w:sz w:val="24"/>
          <w:szCs w:val="24"/>
        </w:rPr>
        <w:t>在</w:t>
      </w:r>
      <w:r w:rsidR="00217519">
        <w:rPr>
          <w:rFonts w:ascii="Times New Roman" w:hAnsi="Times New Roman" w:cs="Times New Roman" w:hint="eastAsia"/>
          <w:sz w:val="24"/>
          <w:szCs w:val="24"/>
        </w:rPr>
        <w:t>5</w:t>
      </w:r>
      <w:r w:rsidR="00D26F61">
        <w:rPr>
          <w:rFonts w:ascii="Times New Roman" w:hAnsi="Times New Roman" w:cs="Times New Roman" w:hint="eastAsia"/>
          <w:sz w:val="24"/>
          <w:szCs w:val="24"/>
        </w:rPr>
        <w:t>ms</w:t>
      </w:r>
      <w:r w:rsidR="00D26F61">
        <w:rPr>
          <w:rFonts w:ascii="Times New Roman" w:hAnsi="Times New Roman" w:cs="Times New Roman" w:hint="eastAsia"/>
          <w:sz w:val="24"/>
          <w:szCs w:val="24"/>
        </w:rPr>
        <w:t>到</w:t>
      </w:r>
      <w:r w:rsidR="00D26F61">
        <w:rPr>
          <w:rFonts w:ascii="Times New Roman" w:hAnsi="Times New Roman" w:cs="Times New Roman" w:hint="eastAsia"/>
          <w:sz w:val="24"/>
          <w:szCs w:val="24"/>
        </w:rPr>
        <w:t>8ms</w:t>
      </w:r>
      <w:r w:rsidR="00D26F61">
        <w:rPr>
          <w:rFonts w:ascii="Times New Roman" w:hAnsi="Times New Roman" w:cs="Times New Roman" w:hint="eastAsia"/>
          <w:sz w:val="24"/>
          <w:szCs w:val="24"/>
        </w:rPr>
        <w:t>范围内波动，没有出现明显增长。基于</w:t>
      </w:r>
      <w:r w:rsidR="00D26F61">
        <w:rPr>
          <w:rFonts w:ascii="Times New Roman" w:hAnsi="Times New Roman" w:cs="Times New Roman" w:hint="eastAsia"/>
          <w:sz w:val="24"/>
          <w:szCs w:val="24"/>
        </w:rPr>
        <w:t>CCN</w:t>
      </w:r>
      <w:r w:rsidR="00D26F61">
        <w:rPr>
          <w:rFonts w:ascii="Times New Roman" w:hAnsi="Times New Roman" w:cs="Times New Roman" w:hint="eastAsia"/>
          <w:sz w:val="24"/>
          <w:szCs w:val="24"/>
        </w:rPr>
        <w:lastRenderedPageBreak/>
        <w:t>架构和边缘计算的配用电通信网显示出巨大的优势，为用户提供更高效的服务和更流畅的体验。</w:t>
      </w:r>
    </w:p>
    <w:p w14:paraId="4FFCC12C" w14:textId="0FCC22F4" w:rsidR="00CE72E0" w:rsidRPr="00CE72E0" w:rsidRDefault="001A0138" w:rsidP="00CE72E0">
      <w:pPr>
        <w:pStyle w:val="4"/>
        <w:rPr>
          <w:rFonts w:ascii="Times New Roman" w:eastAsiaTheme="minorEastAsia" w:hAnsi="Times New Roman" w:cs="Times New Roman"/>
          <w:b w:val="0"/>
          <w:sz w:val="24"/>
          <w:szCs w:val="24"/>
        </w:rPr>
      </w:pPr>
      <w:r w:rsidRPr="00E26031">
        <w:rPr>
          <w:rFonts w:ascii="Times New Roman" w:eastAsiaTheme="minorEastAsia" w:hAnsi="Times New Roman" w:cs="Times New Roman"/>
          <w:b w:val="0"/>
          <w:sz w:val="24"/>
          <w:szCs w:val="24"/>
        </w:rPr>
        <w:t>3.</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sidR="00E957FB">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 xml:space="preserve"> </w:t>
      </w:r>
      <w:r>
        <w:rPr>
          <w:rFonts w:ascii="Times New Roman" w:eastAsiaTheme="minorEastAsia" w:hAnsi="Times New Roman" w:cs="Times New Roman" w:hint="eastAsia"/>
          <w:b w:val="0"/>
          <w:sz w:val="24"/>
          <w:szCs w:val="24"/>
        </w:rPr>
        <w:t>算法性能</w:t>
      </w:r>
    </w:p>
    <w:p w14:paraId="528D9BDE" w14:textId="58984DDC" w:rsidR="00813372" w:rsidRDefault="00064848" w:rsidP="00F46A1C">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本小节中，</w:t>
      </w:r>
      <w:r w:rsidR="00CE72E0" w:rsidRPr="002F17BE">
        <w:rPr>
          <w:rFonts w:ascii="Times New Roman" w:hAnsi="Times New Roman" w:cs="Times New Roman" w:hint="eastAsia"/>
          <w:sz w:val="24"/>
          <w:szCs w:val="24"/>
        </w:rPr>
        <w:t>我们</w:t>
      </w:r>
      <w:r w:rsidR="002067C2">
        <w:rPr>
          <w:rFonts w:ascii="Times New Roman" w:hAnsi="Times New Roman" w:cs="Times New Roman" w:hint="eastAsia"/>
          <w:sz w:val="24"/>
          <w:szCs w:val="24"/>
        </w:rPr>
        <w:t>将把</w:t>
      </w:r>
      <w:r w:rsidR="002067C2" w:rsidRPr="009B13E5">
        <w:rPr>
          <w:rFonts w:ascii="Times New Roman" w:hAnsi="Times New Roman" w:cs="Times New Roman" w:hint="eastAsia"/>
          <w:sz w:val="24"/>
          <w:szCs w:val="24"/>
        </w:rPr>
        <w:t>LAPBR</w:t>
      </w:r>
      <w:r w:rsidR="002067C2">
        <w:rPr>
          <w:rFonts w:ascii="Times New Roman" w:hAnsi="Times New Roman" w:cs="Times New Roman" w:hint="eastAsia"/>
          <w:sz w:val="24"/>
          <w:szCs w:val="24"/>
        </w:rPr>
        <w:t>与</w:t>
      </w:r>
      <w:r w:rsidR="00AF6EB5" w:rsidRPr="00AF6EB5">
        <w:rPr>
          <w:rFonts w:ascii="Times New Roman" w:hAnsi="Times New Roman" w:cs="Times New Roman" w:hint="eastAsia"/>
          <w:sz w:val="24"/>
          <w:szCs w:val="24"/>
        </w:rPr>
        <w:t>FQP</w:t>
      </w:r>
      <w:r w:rsidR="00AF6EB5" w:rsidRPr="00AF6EB5">
        <w:rPr>
          <w:rFonts w:ascii="Times New Roman" w:hAnsi="Times New Roman" w:cs="Times New Roman" w:hint="eastAsia"/>
          <w:sz w:val="24"/>
          <w:szCs w:val="24"/>
        </w:rPr>
        <w:t>和</w:t>
      </w:r>
      <w:r w:rsidR="00AF6EB5" w:rsidRPr="00AF6EB5">
        <w:rPr>
          <w:rFonts w:ascii="Times New Roman" w:hAnsi="Times New Roman" w:cs="Times New Roman" w:hint="eastAsia"/>
          <w:sz w:val="24"/>
          <w:szCs w:val="24"/>
        </w:rPr>
        <w:t>GRACO</w:t>
      </w:r>
      <w:r w:rsidR="00CE72E0" w:rsidRPr="002F17BE">
        <w:rPr>
          <w:rFonts w:ascii="Times New Roman" w:hAnsi="Times New Roman" w:cs="Times New Roman" w:hint="eastAsia"/>
          <w:sz w:val="24"/>
          <w:szCs w:val="24"/>
        </w:rPr>
        <w:t>算法</w:t>
      </w:r>
      <w:r w:rsidR="002067C2">
        <w:rPr>
          <w:rFonts w:ascii="Times New Roman" w:hAnsi="Times New Roman" w:cs="Times New Roman" w:hint="eastAsia"/>
          <w:sz w:val="24"/>
          <w:szCs w:val="24"/>
        </w:rPr>
        <w:t>进行对比，并从</w:t>
      </w:r>
      <w:r w:rsidR="004C3E4C">
        <w:rPr>
          <w:rFonts w:ascii="Times New Roman" w:hAnsi="Times New Roman" w:cs="Times New Roman" w:hint="eastAsia"/>
          <w:sz w:val="24"/>
          <w:szCs w:val="24"/>
        </w:rPr>
        <w:t>两个</w:t>
      </w:r>
      <w:r w:rsidR="002067C2">
        <w:rPr>
          <w:rFonts w:ascii="Times New Roman" w:hAnsi="Times New Roman" w:cs="Times New Roman" w:hint="eastAsia"/>
          <w:sz w:val="24"/>
          <w:szCs w:val="24"/>
        </w:rPr>
        <w:t>个维度进行分析</w:t>
      </w:r>
      <w:r w:rsidR="00CE72E0" w:rsidRPr="002F17BE">
        <w:rPr>
          <w:rFonts w:ascii="Times New Roman" w:hAnsi="Times New Roman" w:cs="Times New Roman" w:hint="eastAsia"/>
          <w:sz w:val="24"/>
          <w:szCs w:val="24"/>
        </w:rPr>
        <w:t>，以验证</w:t>
      </w:r>
      <w:r w:rsidR="002067C2">
        <w:rPr>
          <w:rFonts w:ascii="Times New Roman" w:hAnsi="Times New Roman" w:cs="Times New Roman" w:hint="eastAsia"/>
          <w:sz w:val="24"/>
          <w:szCs w:val="24"/>
        </w:rPr>
        <w:t>算法</w:t>
      </w:r>
      <w:r w:rsidR="00CE72E0" w:rsidRPr="002F17BE">
        <w:rPr>
          <w:rFonts w:ascii="Times New Roman" w:hAnsi="Times New Roman" w:cs="Times New Roman" w:hint="eastAsia"/>
          <w:sz w:val="24"/>
          <w:szCs w:val="24"/>
        </w:rPr>
        <w:t>性能。</w:t>
      </w:r>
    </w:p>
    <w:p w14:paraId="00B28613" w14:textId="4B02DB76" w:rsidR="007F185E" w:rsidRDefault="00DC0D84" w:rsidP="00AE2DC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我们评估数据传输的性能</w:t>
      </w:r>
      <w:r w:rsidR="001B643D">
        <w:rPr>
          <w:rFonts w:ascii="Times New Roman" w:hAnsi="Times New Roman" w:cs="Times New Roman" w:hint="eastAsia"/>
          <w:sz w:val="24"/>
          <w:szCs w:val="24"/>
        </w:rPr>
        <w:t>。首先，定义</w:t>
      </w:r>
      <w:r w:rsidR="001C6C37">
        <w:rPr>
          <w:rFonts w:ascii="Times New Roman" w:hAnsi="Times New Roman" w:cs="Times New Roman" w:hint="eastAsia"/>
          <w:sz w:val="24"/>
          <w:szCs w:val="24"/>
        </w:rPr>
        <w:t>数据传输率（</w:t>
      </w:r>
      <w:r w:rsidR="001C6C37">
        <w:rPr>
          <w:rFonts w:ascii="Times New Roman" w:hAnsi="Times New Roman" w:cs="Times New Roman" w:hint="eastAsia"/>
          <w:sz w:val="24"/>
          <w:szCs w:val="24"/>
        </w:rPr>
        <w:t>Data</w:t>
      </w:r>
      <w:r w:rsidR="001C6C37">
        <w:rPr>
          <w:rFonts w:ascii="Times New Roman" w:hAnsi="Times New Roman" w:cs="Times New Roman"/>
          <w:sz w:val="24"/>
          <w:szCs w:val="24"/>
        </w:rPr>
        <w:t xml:space="preserve"> </w:t>
      </w:r>
      <w:r w:rsidR="00E44733">
        <w:rPr>
          <w:rFonts w:ascii="Times New Roman" w:hAnsi="Times New Roman" w:cs="Times New Roman" w:hint="eastAsia"/>
          <w:sz w:val="24"/>
          <w:szCs w:val="24"/>
        </w:rPr>
        <w:t>d</w:t>
      </w:r>
      <w:r w:rsidR="00E44733">
        <w:rPr>
          <w:rFonts w:ascii="Times New Roman" w:hAnsi="Times New Roman" w:cs="Times New Roman"/>
          <w:sz w:val="24"/>
          <w:szCs w:val="24"/>
        </w:rPr>
        <w:t>elivery ratio, DDR</w:t>
      </w:r>
      <w:r w:rsidR="001C6C37">
        <w:rPr>
          <w:rFonts w:ascii="Times New Roman" w:hAnsi="Times New Roman" w:cs="Times New Roman" w:hint="eastAsia"/>
          <w:sz w:val="24"/>
          <w:szCs w:val="24"/>
        </w:rPr>
        <w:t>）</w:t>
      </w:r>
      <w:r w:rsidR="00076AAD">
        <w:rPr>
          <w:rFonts w:ascii="Times New Roman" w:hAnsi="Times New Roman" w:cs="Times New Roman" w:hint="eastAsia"/>
          <w:sz w:val="24"/>
          <w:szCs w:val="24"/>
        </w:rPr>
        <w:t>为接收到的</w:t>
      </w:r>
      <w:r w:rsidR="00076AAD">
        <w:rPr>
          <w:rFonts w:ascii="Times New Roman" w:hAnsi="Times New Roman" w:cs="Times New Roman" w:hint="eastAsia"/>
          <w:sz w:val="24"/>
          <w:szCs w:val="24"/>
        </w:rPr>
        <w:t>Data</w:t>
      </w:r>
      <w:r w:rsidR="00076AAD">
        <w:rPr>
          <w:rFonts w:ascii="Times New Roman" w:hAnsi="Times New Roman" w:cs="Times New Roman" w:hint="eastAsia"/>
          <w:sz w:val="24"/>
          <w:szCs w:val="24"/>
        </w:rPr>
        <w:t>包数量与发送出的</w:t>
      </w:r>
      <w:r w:rsidR="00076AAD">
        <w:rPr>
          <w:rFonts w:ascii="Times New Roman" w:hAnsi="Times New Roman" w:cs="Times New Roman" w:hint="eastAsia"/>
          <w:sz w:val="24"/>
          <w:szCs w:val="24"/>
        </w:rPr>
        <w:t>Interest</w:t>
      </w:r>
      <w:r w:rsidR="00076AAD">
        <w:rPr>
          <w:rFonts w:ascii="Times New Roman" w:hAnsi="Times New Roman" w:cs="Times New Roman" w:hint="eastAsia"/>
          <w:sz w:val="24"/>
          <w:szCs w:val="24"/>
        </w:rPr>
        <w:t>包数量的比值。</w:t>
      </w:r>
      <w:r w:rsidR="00076AAD">
        <w:rPr>
          <w:rFonts w:ascii="Times New Roman" w:hAnsi="Times New Roman" w:cs="Times New Roman" w:hint="eastAsia"/>
          <w:sz w:val="24"/>
          <w:szCs w:val="24"/>
        </w:rPr>
        <w:t>DDR</w:t>
      </w:r>
      <w:r w:rsidR="00076AAD">
        <w:rPr>
          <w:rFonts w:ascii="Times New Roman" w:hAnsi="Times New Roman" w:cs="Times New Roman" w:hint="eastAsia"/>
          <w:sz w:val="24"/>
          <w:szCs w:val="24"/>
        </w:rPr>
        <w:t>值的大学可以充分反映路由机制的可靠性，特别是在</w:t>
      </w:r>
      <w:r w:rsidR="00AF6EB5">
        <w:rPr>
          <w:rFonts w:ascii="Times New Roman" w:hAnsi="Times New Roman" w:cs="Times New Roman" w:hint="eastAsia"/>
          <w:sz w:val="24"/>
          <w:szCs w:val="24"/>
        </w:rPr>
        <w:t>网络</w:t>
      </w:r>
      <w:r w:rsidR="00076AAD">
        <w:rPr>
          <w:rFonts w:ascii="Times New Roman" w:hAnsi="Times New Roman" w:cs="Times New Roman" w:hint="eastAsia"/>
          <w:sz w:val="24"/>
          <w:szCs w:val="24"/>
        </w:rPr>
        <w:t>流量压力特别大的情况下</w:t>
      </w:r>
      <w:r w:rsidR="00AF6EB5">
        <w:rPr>
          <w:rFonts w:ascii="Times New Roman" w:hAnsi="Times New Roman" w:cs="Times New Roman" w:hint="eastAsia"/>
          <w:sz w:val="24"/>
          <w:szCs w:val="24"/>
        </w:rPr>
        <w:t>。</w:t>
      </w:r>
      <w:r w:rsidR="004C3E4C">
        <w:rPr>
          <w:rFonts w:ascii="Times New Roman" w:hAnsi="Times New Roman" w:cs="Times New Roman" w:hint="eastAsia"/>
          <w:sz w:val="24"/>
          <w:szCs w:val="24"/>
        </w:rPr>
        <w:t>其次，</w:t>
      </w:r>
      <w:r w:rsidR="00AF6EB5">
        <w:rPr>
          <w:rFonts w:ascii="Times New Roman" w:hAnsi="Times New Roman" w:cs="Times New Roman" w:hint="eastAsia"/>
          <w:sz w:val="24"/>
          <w:szCs w:val="24"/>
        </w:rPr>
        <w:t>设定系统中有</w:t>
      </w:r>
      <w:r w:rsidR="00AF6EB5">
        <w:rPr>
          <w:rFonts w:ascii="Times New Roman" w:hAnsi="Times New Roman" w:cs="Times New Roman" w:hint="eastAsia"/>
          <w:sz w:val="24"/>
          <w:szCs w:val="24"/>
        </w:rPr>
        <w:t>3</w:t>
      </w:r>
      <w:r w:rsidR="00AF6EB5">
        <w:rPr>
          <w:rFonts w:ascii="Times New Roman" w:hAnsi="Times New Roman" w:cs="Times New Roman"/>
          <w:sz w:val="24"/>
          <w:szCs w:val="24"/>
        </w:rPr>
        <w:t>6</w:t>
      </w:r>
      <w:r w:rsidR="00AF6EB5">
        <w:rPr>
          <w:rFonts w:ascii="Times New Roman" w:hAnsi="Times New Roman" w:cs="Times New Roman" w:hint="eastAsia"/>
          <w:sz w:val="24"/>
          <w:szCs w:val="24"/>
        </w:rPr>
        <w:t>个边缘设备节点，从中随机</w:t>
      </w:r>
      <w:r w:rsidR="00AF6EB5">
        <w:rPr>
          <w:rFonts w:ascii="Times New Roman" w:hAnsi="Times New Roman" w:cs="Times New Roman"/>
          <w:sz w:val="24"/>
          <w:szCs w:val="24"/>
        </w:rPr>
        <w:t>30</w:t>
      </w:r>
      <w:r w:rsidR="00AF6EB5">
        <w:rPr>
          <w:rFonts w:ascii="Times New Roman" w:hAnsi="Times New Roman" w:cs="Times New Roman" w:hint="eastAsia"/>
          <w:sz w:val="24"/>
          <w:szCs w:val="24"/>
        </w:rPr>
        <w:t>个节点，每个节点每秒产生</w:t>
      </w:r>
      <w:r w:rsidR="00AF6EB5">
        <w:rPr>
          <w:rFonts w:ascii="Times New Roman" w:hAnsi="Times New Roman" w:cs="Times New Roman" w:hint="eastAsia"/>
          <w:sz w:val="24"/>
          <w:szCs w:val="24"/>
        </w:rPr>
        <w:t>5</w:t>
      </w:r>
      <w:r w:rsidR="00AF6EB5">
        <w:rPr>
          <w:rFonts w:ascii="Times New Roman" w:hAnsi="Times New Roman" w:cs="Times New Roman" w:hint="eastAsia"/>
          <w:sz w:val="24"/>
          <w:szCs w:val="24"/>
        </w:rPr>
        <w:t>个</w:t>
      </w:r>
      <w:r w:rsidR="00AF6EB5">
        <w:rPr>
          <w:rFonts w:ascii="Times New Roman" w:hAnsi="Times New Roman" w:cs="Times New Roman" w:hint="eastAsia"/>
          <w:sz w:val="24"/>
          <w:szCs w:val="24"/>
        </w:rPr>
        <w:t>Interest</w:t>
      </w:r>
      <w:r w:rsidR="00AF6EB5">
        <w:rPr>
          <w:rFonts w:ascii="Times New Roman" w:hAnsi="Times New Roman" w:cs="Times New Roman" w:hint="eastAsia"/>
          <w:sz w:val="24"/>
          <w:szCs w:val="24"/>
        </w:rPr>
        <w:t>包，仿真实验持续</w:t>
      </w:r>
      <w:r w:rsidR="00AF6EB5">
        <w:rPr>
          <w:rFonts w:ascii="Times New Roman" w:hAnsi="Times New Roman" w:cs="Times New Roman" w:hint="eastAsia"/>
          <w:sz w:val="24"/>
          <w:szCs w:val="24"/>
        </w:rPr>
        <w:t>6</w:t>
      </w:r>
      <w:r w:rsidR="00AF6EB5">
        <w:rPr>
          <w:rFonts w:ascii="Times New Roman" w:hAnsi="Times New Roman" w:cs="Times New Roman"/>
          <w:sz w:val="24"/>
          <w:szCs w:val="24"/>
        </w:rPr>
        <w:t>00</w:t>
      </w:r>
      <w:r w:rsidR="006A0267">
        <w:rPr>
          <w:rFonts w:ascii="Times New Roman" w:hAnsi="Times New Roman" w:cs="Times New Roman" w:hint="eastAsia"/>
          <w:sz w:val="24"/>
          <w:szCs w:val="24"/>
        </w:rPr>
        <w:t>秒</w:t>
      </w:r>
      <w:r w:rsidR="004C3E4C">
        <w:rPr>
          <w:rFonts w:ascii="Times New Roman" w:hAnsi="Times New Roman" w:cs="Times New Roman" w:hint="eastAsia"/>
          <w:sz w:val="24"/>
          <w:szCs w:val="24"/>
        </w:rPr>
        <w:t>。最后，</w:t>
      </w:r>
      <w:r w:rsidR="006A0267">
        <w:rPr>
          <w:rFonts w:ascii="Times New Roman" w:hAnsi="Times New Roman" w:cs="Times New Roman" w:hint="eastAsia"/>
          <w:sz w:val="24"/>
          <w:szCs w:val="24"/>
        </w:rPr>
        <w:t>我们每</w:t>
      </w:r>
      <w:r w:rsidR="006A0267">
        <w:rPr>
          <w:rFonts w:ascii="Times New Roman" w:hAnsi="Times New Roman" w:cs="Times New Roman" w:hint="eastAsia"/>
          <w:sz w:val="24"/>
          <w:szCs w:val="24"/>
        </w:rPr>
        <w:t>3</w:t>
      </w:r>
      <w:r w:rsidR="006A0267">
        <w:rPr>
          <w:rFonts w:ascii="Times New Roman" w:hAnsi="Times New Roman" w:cs="Times New Roman"/>
          <w:sz w:val="24"/>
          <w:szCs w:val="24"/>
        </w:rPr>
        <w:t>0</w:t>
      </w:r>
      <w:r w:rsidR="006A0267">
        <w:rPr>
          <w:rFonts w:ascii="Times New Roman" w:hAnsi="Times New Roman" w:cs="Times New Roman" w:hint="eastAsia"/>
          <w:sz w:val="24"/>
          <w:szCs w:val="24"/>
        </w:rPr>
        <w:t>秒</w:t>
      </w:r>
      <w:r w:rsidR="008D540D">
        <w:rPr>
          <w:rFonts w:ascii="Times New Roman" w:hAnsi="Times New Roman" w:cs="Times New Roman" w:hint="eastAsia"/>
          <w:sz w:val="24"/>
          <w:szCs w:val="24"/>
        </w:rPr>
        <w:t>计算并记录一次</w:t>
      </w:r>
      <w:r w:rsidR="008D540D">
        <w:rPr>
          <w:rFonts w:ascii="Times New Roman" w:hAnsi="Times New Roman" w:cs="Times New Roman" w:hint="eastAsia"/>
          <w:sz w:val="24"/>
          <w:szCs w:val="24"/>
        </w:rPr>
        <w:t>DDR</w:t>
      </w:r>
      <w:r w:rsidR="003402EF">
        <w:rPr>
          <w:rFonts w:ascii="Times New Roman" w:hAnsi="Times New Roman" w:cs="Times New Roman" w:hint="eastAsia"/>
          <w:sz w:val="24"/>
          <w:szCs w:val="24"/>
        </w:rPr>
        <w:t>，仿真结果如下图所示</w:t>
      </w:r>
      <w:r w:rsidR="008D540D">
        <w:rPr>
          <w:rFonts w:ascii="Times New Roman" w:hAnsi="Times New Roman" w:cs="Times New Roman" w:hint="eastAsia"/>
          <w:sz w:val="24"/>
          <w:szCs w:val="24"/>
        </w:rPr>
        <w:t>。</w:t>
      </w:r>
    </w:p>
    <w:p w14:paraId="12C79FB9" w14:textId="315BFD9E" w:rsidR="007F185E" w:rsidRDefault="003402EF" w:rsidP="003402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130D1D" wp14:editId="69D9D323">
            <wp:extent cx="3070805" cy="284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0805" cy="2844000"/>
                    </a:xfrm>
                    <a:prstGeom prst="rect">
                      <a:avLst/>
                    </a:prstGeom>
                    <a:noFill/>
                  </pic:spPr>
                </pic:pic>
              </a:graphicData>
            </a:graphic>
          </wp:inline>
        </w:drawing>
      </w:r>
    </w:p>
    <w:p w14:paraId="311D75A2" w14:textId="35F4DB74" w:rsidR="003402EF" w:rsidRPr="003402EF" w:rsidRDefault="003402EF" w:rsidP="003402EF">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1</w:t>
      </w:r>
      <w:r w:rsidR="00BD1C44">
        <w:rPr>
          <w:rFonts w:ascii="Times New Roman" w:eastAsia="楷体" w:hAnsi="Times New Roman" w:cs="Times New Roman"/>
          <w:szCs w:val="21"/>
        </w:rPr>
        <w:t>1</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不同</w:t>
      </w:r>
      <w:r w:rsidR="00496042">
        <w:rPr>
          <w:rFonts w:ascii="Times New Roman" w:eastAsia="楷体" w:hAnsi="Times New Roman" w:cs="Times New Roman" w:hint="eastAsia"/>
          <w:szCs w:val="21"/>
        </w:rPr>
        <w:t>路由机制下的</w:t>
      </w:r>
      <w:r w:rsidR="00496042">
        <w:rPr>
          <w:rFonts w:ascii="Times New Roman" w:eastAsia="楷体" w:hAnsi="Times New Roman" w:cs="Times New Roman" w:hint="eastAsia"/>
          <w:szCs w:val="21"/>
        </w:rPr>
        <w:t>DDR</w:t>
      </w:r>
    </w:p>
    <w:p w14:paraId="3AE2E864" w14:textId="71EFE4AB" w:rsidR="007F185E" w:rsidRDefault="003402EF" w:rsidP="003402E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11</w:t>
      </w:r>
      <w:r w:rsidR="00BD1C44">
        <w:rPr>
          <w:rFonts w:ascii="Times New Roman" w:hAnsi="Times New Roman" w:cs="Times New Roman" w:hint="eastAsia"/>
          <w:sz w:val="24"/>
          <w:szCs w:val="24"/>
        </w:rPr>
        <w:t>中所示，在</w:t>
      </w:r>
      <w:r w:rsidRPr="003402EF">
        <w:rPr>
          <w:rFonts w:ascii="Times New Roman" w:hAnsi="Times New Roman" w:cs="Times New Roman" w:hint="eastAsia"/>
          <w:sz w:val="24"/>
          <w:szCs w:val="24"/>
        </w:rPr>
        <w:t>巨大的</w:t>
      </w:r>
      <w:r w:rsidR="00BD1C44">
        <w:rPr>
          <w:rFonts w:ascii="Times New Roman" w:hAnsi="Times New Roman" w:cs="Times New Roman" w:hint="eastAsia"/>
          <w:sz w:val="24"/>
          <w:szCs w:val="24"/>
        </w:rPr>
        <w:t>网络流量</w:t>
      </w:r>
      <w:r w:rsidRPr="003402EF">
        <w:rPr>
          <w:rFonts w:ascii="Times New Roman" w:hAnsi="Times New Roman" w:cs="Times New Roman" w:hint="eastAsia"/>
          <w:sz w:val="24"/>
          <w:szCs w:val="24"/>
        </w:rPr>
        <w:t>压力下，三种</w:t>
      </w:r>
      <w:r w:rsidR="00BD1C44">
        <w:rPr>
          <w:rFonts w:ascii="Times New Roman" w:hAnsi="Times New Roman" w:cs="Times New Roman" w:hint="eastAsia"/>
          <w:sz w:val="24"/>
          <w:szCs w:val="24"/>
        </w:rPr>
        <w:t>路由算法</w:t>
      </w:r>
      <w:r w:rsidRPr="003402EF">
        <w:rPr>
          <w:rFonts w:ascii="Times New Roman" w:hAnsi="Times New Roman" w:cs="Times New Roman" w:hint="eastAsia"/>
          <w:sz w:val="24"/>
          <w:szCs w:val="24"/>
        </w:rPr>
        <w:t>的</w:t>
      </w:r>
      <w:r w:rsidRPr="003402EF">
        <w:rPr>
          <w:rFonts w:ascii="Times New Roman" w:hAnsi="Times New Roman" w:cs="Times New Roman" w:hint="eastAsia"/>
          <w:sz w:val="24"/>
          <w:szCs w:val="24"/>
        </w:rPr>
        <w:t>DDR</w:t>
      </w:r>
      <w:r w:rsidRPr="003402EF">
        <w:rPr>
          <w:rFonts w:ascii="Times New Roman" w:hAnsi="Times New Roman" w:cs="Times New Roman" w:hint="eastAsia"/>
          <w:sz w:val="24"/>
          <w:szCs w:val="24"/>
        </w:rPr>
        <w:t>都随着时间的推移而</w:t>
      </w:r>
      <w:r w:rsidR="00BD1C44">
        <w:rPr>
          <w:rFonts w:ascii="Times New Roman" w:hAnsi="Times New Roman" w:cs="Times New Roman" w:hint="eastAsia"/>
          <w:sz w:val="24"/>
          <w:szCs w:val="24"/>
        </w:rPr>
        <w:t>逐渐</w:t>
      </w:r>
      <w:r w:rsidR="00946FFF">
        <w:rPr>
          <w:rFonts w:ascii="Times New Roman" w:hAnsi="Times New Roman" w:cs="Times New Roman" w:hint="eastAsia"/>
          <w:sz w:val="24"/>
          <w:szCs w:val="24"/>
        </w:rPr>
        <w:t>降低</w:t>
      </w:r>
      <w:r w:rsidR="0029415C">
        <w:rPr>
          <w:rFonts w:ascii="Times New Roman" w:hAnsi="Times New Roman" w:cs="Times New Roman" w:hint="eastAsia"/>
          <w:sz w:val="24"/>
          <w:szCs w:val="24"/>
        </w:rPr>
        <w:t>，即网络阻塞出现丢包情况</w:t>
      </w:r>
      <w:r w:rsidRPr="003402EF">
        <w:rPr>
          <w:rFonts w:ascii="Times New Roman" w:hAnsi="Times New Roman" w:cs="Times New Roman" w:hint="eastAsia"/>
          <w:sz w:val="24"/>
          <w:szCs w:val="24"/>
        </w:rPr>
        <w:t>。</w:t>
      </w:r>
      <w:r w:rsidR="00946FFF">
        <w:rPr>
          <w:rFonts w:ascii="Times New Roman" w:hAnsi="Times New Roman" w:cs="Times New Roman" w:hint="eastAsia"/>
          <w:sz w:val="24"/>
          <w:szCs w:val="24"/>
        </w:rPr>
        <w:t>仿真</w:t>
      </w:r>
      <w:r w:rsidR="0029415C">
        <w:rPr>
          <w:rFonts w:ascii="Times New Roman" w:hAnsi="Times New Roman" w:cs="Times New Roman" w:hint="eastAsia"/>
          <w:sz w:val="24"/>
          <w:szCs w:val="24"/>
        </w:rPr>
        <w:t>实验</w:t>
      </w:r>
      <w:r w:rsidR="00946FFF">
        <w:rPr>
          <w:rFonts w:ascii="Times New Roman" w:hAnsi="Times New Roman" w:cs="Times New Roman" w:hint="eastAsia"/>
          <w:sz w:val="24"/>
          <w:szCs w:val="24"/>
        </w:rPr>
        <w:t>开始</w:t>
      </w:r>
      <w:r w:rsidR="00946FFF" w:rsidRPr="003402EF">
        <w:rPr>
          <w:rFonts w:ascii="Times New Roman" w:hAnsi="Times New Roman" w:cs="Times New Roman" w:hint="eastAsia"/>
          <w:sz w:val="24"/>
          <w:szCs w:val="24"/>
        </w:rPr>
        <w:t>300s</w:t>
      </w:r>
      <w:r w:rsidR="00946FFF" w:rsidRPr="003402EF">
        <w:rPr>
          <w:rFonts w:ascii="Times New Roman" w:hAnsi="Times New Roman" w:cs="Times New Roman" w:hint="eastAsia"/>
          <w:sz w:val="24"/>
          <w:szCs w:val="24"/>
        </w:rPr>
        <w:t>后</w:t>
      </w:r>
      <w:r w:rsidR="00946FFF">
        <w:rPr>
          <w:rFonts w:ascii="Times New Roman" w:hAnsi="Times New Roman" w:cs="Times New Roman" w:hint="eastAsia"/>
          <w:sz w:val="24"/>
          <w:szCs w:val="24"/>
        </w:rPr>
        <w:t>，</w:t>
      </w:r>
      <w:r w:rsidR="00946FFF" w:rsidRPr="003402EF">
        <w:rPr>
          <w:rFonts w:ascii="Times New Roman" w:hAnsi="Times New Roman" w:cs="Times New Roman" w:hint="eastAsia"/>
          <w:sz w:val="24"/>
          <w:szCs w:val="24"/>
        </w:rPr>
        <w:t>FQP</w:t>
      </w:r>
      <w:r w:rsidR="00946FFF" w:rsidRPr="003402EF">
        <w:rPr>
          <w:rFonts w:ascii="Times New Roman" w:hAnsi="Times New Roman" w:cs="Times New Roman" w:hint="eastAsia"/>
          <w:sz w:val="24"/>
          <w:szCs w:val="24"/>
        </w:rPr>
        <w:t>的</w:t>
      </w:r>
      <w:r w:rsidR="00946FFF" w:rsidRPr="003402EF">
        <w:rPr>
          <w:rFonts w:ascii="Times New Roman" w:hAnsi="Times New Roman" w:cs="Times New Roman" w:hint="eastAsia"/>
          <w:sz w:val="24"/>
          <w:szCs w:val="24"/>
        </w:rPr>
        <w:t>DDR</w:t>
      </w:r>
      <w:r w:rsidR="00602E26">
        <w:rPr>
          <w:rFonts w:ascii="Times New Roman" w:hAnsi="Times New Roman" w:cs="Times New Roman" w:hint="eastAsia"/>
          <w:sz w:val="24"/>
          <w:szCs w:val="24"/>
        </w:rPr>
        <w:t>就</w:t>
      </w:r>
      <w:r w:rsidR="00946FFF">
        <w:rPr>
          <w:rFonts w:ascii="Times New Roman" w:hAnsi="Times New Roman" w:cs="Times New Roman" w:hint="eastAsia"/>
          <w:sz w:val="24"/>
          <w:szCs w:val="24"/>
        </w:rPr>
        <w:t>已经开始</w:t>
      </w:r>
      <w:r w:rsidR="00602E26">
        <w:rPr>
          <w:rFonts w:ascii="Times New Roman" w:hAnsi="Times New Roman" w:cs="Times New Roman" w:hint="eastAsia"/>
          <w:sz w:val="24"/>
          <w:szCs w:val="24"/>
        </w:rPr>
        <w:t>呈现</w:t>
      </w:r>
      <w:r w:rsidR="00946FFF" w:rsidRPr="003402EF">
        <w:rPr>
          <w:rFonts w:ascii="Times New Roman" w:hAnsi="Times New Roman" w:cs="Times New Roman" w:hint="eastAsia"/>
          <w:sz w:val="24"/>
          <w:szCs w:val="24"/>
        </w:rPr>
        <w:t>下降</w:t>
      </w:r>
      <w:r w:rsidR="00602E26">
        <w:rPr>
          <w:rFonts w:ascii="Times New Roman" w:hAnsi="Times New Roman" w:cs="Times New Roman" w:hint="eastAsia"/>
          <w:sz w:val="24"/>
          <w:szCs w:val="24"/>
        </w:rPr>
        <w:t>趋势</w:t>
      </w:r>
      <w:r w:rsidR="00946FFF">
        <w:rPr>
          <w:rFonts w:ascii="Times New Roman" w:hAnsi="Times New Roman" w:cs="Times New Roman" w:hint="eastAsia"/>
          <w:sz w:val="24"/>
          <w:szCs w:val="24"/>
        </w:rPr>
        <w:t>。</w:t>
      </w:r>
      <w:r w:rsidRPr="003402EF">
        <w:rPr>
          <w:rFonts w:ascii="Times New Roman" w:hAnsi="Times New Roman" w:cs="Times New Roman" w:hint="eastAsia"/>
          <w:sz w:val="24"/>
          <w:szCs w:val="24"/>
        </w:rPr>
        <w:t>LAPBR</w:t>
      </w:r>
      <w:r w:rsidRPr="003402EF">
        <w:rPr>
          <w:rFonts w:ascii="Times New Roman" w:hAnsi="Times New Roman" w:cs="Times New Roman" w:hint="eastAsia"/>
          <w:sz w:val="24"/>
          <w:szCs w:val="24"/>
        </w:rPr>
        <w:t>和</w:t>
      </w:r>
      <w:r w:rsidRPr="003402EF">
        <w:rPr>
          <w:rFonts w:ascii="Times New Roman" w:hAnsi="Times New Roman" w:cs="Times New Roman" w:hint="eastAsia"/>
          <w:sz w:val="24"/>
          <w:szCs w:val="24"/>
        </w:rPr>
        <w:t>GRACO</w:t>
      </w:r>
      <w:r w:rsidRPr="003402EF">
        <w:rPr>
          <w:rFonts w:ascii="Times New Roman" w:hAnsi="Times New Roman" w:cs="Times New Roman" w:hint="eastAsia"/>
          <w:sz w:val="24"/>
          <w:szCs w:val="24"/>
        </w:rPr>
        <w:t>的</w:t>
      </w:r>
      <w:r w:rsidR="00946FFF">
        <w:rPr>
          <w:rFonts w:ascii="Times New Roman" w:hAnsi="Times New Roman" w:cs="Times New Roman" w:hint="eastAsia"/>
          <w:sz w:val="24"/>
          <w:szCs w:val="24"/>
        </w:rPr>
        <w:t>的</w:t>
      </w:r>
      <w:r w:rsidR="00946FFF">
        <w:rPr>
          <w:rFonts w:ascii="Times New Roman" w:hAnsi="Times New Roman" w:cs="Times New Roman" w:hint="eastAsia"/>
          <w:sz w:val="24"/>
          <w:szCs w:val="24"/>
        </w:rPr>
        <w:t>DDR</w:t>
      </w:r>
      <w:r w:rsidR="00946FFF">
        <w:rPr>
          <w:rFonts w:ascii="Times New Roman" w:hAnsi="Times New Roman" w:cs="Times New Roman" w:hint="eastAsia"/>
          <w:sz w:val="24"/>
          <w:szCs w:val="24"/>
        </w:rPr>
        <w:t>数值</w:t>
      </w:r>
      <w:r w:rsidR="00602E26">
        <w:rPr>
          <w:rFonts w:ascii="Times New Roman" w:hAnsi="Times New Roman" w:cs="Times New Roman" w:hint="eastAsia"/>
          <w:sz w:val="24"/>
          <w:szCs w:val="24"/>
        </w:rPr>
        <w:t>一致比较相近</w:t>
      </w:r>
      <w:r w:rsidR="00946FFF">
        <w:rPr>
          <w:rFonts w:ascii="Times New Roman" w:hAnsi="Times New Roman" w:cs="Times New Roman" w:hint="eastAsia"/>
          <w:sz w:val="24"/>
          <w:szCs w:val="24"/>
        </w:rPr>
        <w:t>，</w:t>
      </w:r>
      <w:r w:rsidRPr="003402EF">
        <w:rPr>
          <w:rFonts w:ascii="Times New Roman" w:hAnsi="Times New Roman" w:cs="Times New Roman" w:hint="eastAsia"/>
          <w:sz w:val="24"/>
          <w:szCs w:val="24"/>
        </w:rPr>
        <w:t>他们的</w:t>
      </w:r>
      <w:r w:rsidRPr="003402EF">
        <w:rPr>
          <w:rFonts w:ascii="Times New Roman" w:hAnsi="Times New Roman" w:cs="Times New Roman" w:hint="eastAsia"/>
          <w:sz w:val="24"/>
          <w:szCs w:val="24"/>
        </w:rPr>
        <w:t>DDR</w:t>
      </w:r>
      <w:r w:rsidRPr="003402EF">
        <w:rPr>
          <w:rFonts w:ascii="Times New Roman" w:hAnsi="Times New Roman" w:cs="Times New Roman" w:hint="eastAsia"/>
          <w:sz w:val="24"/>
          <w:szCs w:val="24"/>
        </w:rPr>
        <w:t>在</w:t>
      </w:r>
      <w:r w:rsidRPr="003402EF">
        <w:rPr>
          <w:rFonts w:ascii="Times New Roman" w:hAnsi="Times New Roman" w:cs="Times New Roman" w:hint="eastAsia"/>
          <w:sz w:val="24"/>
          <w:szCs w:val="24"/>
        </w:rPr>
        <w:t>410s</w:t>
      </w:r>
      <w:r w:rsidRPr="003402EF">
        <w:rPr>
          <w:rFonts w:ascii="Times New Roman" w:hAnsi="Times New Roman" w:cs="Times New Roman" w:hint="eastAsia"/>
          <w:sz w:val="24"/>
          <w:szCs w:val="24"/>
        </w:rPr>
        <w:t>时</w:t>
      </w:r>
      <w:r w:rsidR="00602E26">
        <w:rPr>
          <w:rFonts w:ascii="Times New Roman" w:hAnsi="Times New Roman" w:cs="Times New Roman" w:hint="eastAsia"/>
          <w:sz w:val="24"/>
          <w:szCs w:val="24"/>
        </w:rPr>
        <w:t>才开始逐渐</w:t>
      </w:r>
      <w:r w:rsidRPr="003402EF">
        <w:rPr>
          <w:rFonts w:ascii="Times New Roman" w:hAnsi="Times New Roman" w:cs="Times New Roman" w:hint="eastAsia"/>
          <w:sz w:val="24"/>
          <w:szCs w:val="24"/>
        </w:rPr>
        <w:t>下降</w:t>
      </w:r>
      <w:r w:rsidR="00602E26">
        <w:rPr>
          <w:rFonts w:ascii="Times New Roman" w:hAnsi="Times New Roman" w:cs="Times New Roman" w:hint="eastAsia"/>
          <w:sz w:val="24"/>
          <w:szCs w:val="24"/>
        </w:rPr>
        <w:t>。通过</w:t>
      </w:r>
      <w:r w:rsidR="00602E26">
        <w:rPr>
          <w:rFonts w:ascii="Times New Roman" w:hAnsi="Times New Roman" w:cs="Times New Roman" w:hint="eastAsia"/>
          <w:sz w:val="24"/>
          <w:szCs w:val="24"/>
        </w:rPr>
        <w:t>DDR</w:t>
      </w:r>
      <w:r w:rsidR="00602E26">
        <w:rPr>
          <w:rFonts w:ascii="Times New Roman" w:hAnsi="Times New Roman" w:cs="Times New Roman" w:hint="eastAsia"/>
          <w:sz w:val="24"/>
          <w:szCs w:val="24"/>
        </w:rPr>
        <w:t>的对比，</w:t>
      </w:r>
      <w:r w:rsidRPr="003402EF">
        <w:rPr>
          <w:rFonts w:ascii="Times New Roman" w:hAnsi="Times New Roman" w:cs="Times New Roman" w:hint="eastAsia"/>
          <w:sz w:val="24"/>
          <w:szCs w:val="24"/>
        </w:rPr>
        <w:t>LAPBR</w:t>
      </w:r>
      <w:r w:rsidR="00602E26">
        <w:rPr>
          <w:rFonts w:ascii="Times New Roman" w:hAnsi="Times New Roman" w:cs="Times New Roman" w:hint="eastAsia"/>
          <w:sz w:val="24"/>
          <w:szCs w:val="24"/>
        </w:rPr>
        <w:t>显示了一定的优越性</w:t>
      </w:r>
      <w:r w:rsidRPr="003402EF">
        <w:rPr>
          <w:rFonts w:ascii="Times New Roman" w:hAnsi="Times New Roman" w:cs="Times New Roman" w:hint="eastAsia"/>
          <w:sz w:val="24"/>
          <w:szCs w:val="24"/>
        </w:rPr>
        <w:t>。随着智能电网的发展，将会有越来越多的终端设备连接以及数据</w:t>
      </w:r>
      <w:r w:rsidR="00792702">
        <w:rPr>
          <w:rFonts w:ascii="Times New Roman" w:hAnsi="Times New Roman" w:cs="Times New Roman" w:hint="eastAsia"/>
          <w:sz w:val="24"/>
          <w:szCs w:val="24"/>
        </w:rPr>
        <w:t>，</w:t>
      </w:r>
      <w:r w:rsidRPr="003402EF">
        <w:rPr>
          <w:rFonts w:ascii="Times New Roman" w:hAnsi="Times New Roman" w:cs="Times New Roman" w:hint="eastAsia"/>
          <w:sz w:val="24"/>
          <w:szCs w:val="24"/>
        </w:rPr>
        <w:t>LAPBR</w:t>
      </w:r>
      <w:r w:rsidRPr="003402EF">
        <w:rPr>
          <w:rFonts w:ascii="Times New Roman" w:hAnsi="Times New Roman" w:cs="Times New Roman" w:hint="eastAsia"/>
          <w:sz w:val="24"/>
          <w:szCs w:val="24"/>
        </w:rPr>
        <w:t>可以</w:t>
      </w:r>
      <w:r w:rsidR="00792702">
        <w:rPr>
          <w:rFonts w:ascii="Times New Roman" w:hAnsi="Times New Roman" w:cs="Times New Roman" w:hint="eastAsia"/>
          <w:sz w:val="24"/>
          <w:szCs w:val="24"/>
        </w:rPr>
        <w:t>确保数据包能够</w:t>
      </w:r>
      <w:r w:rsidRPr="003402EF">
        <w:rPr>
          <w:rFonts w:ascii="Times New Roman" w:hAnsi="Times New Roman" w:cs="Times New Roman" w:hint="eastAsia"/>
          <w:sz w:val="24"/>
          <w:szCs w:val="24"/>
        </w:rPr>
        <w:t>有效地传送</w:t>
      </w:r>
      <w:r w:rsidR="00792702">
        <w:rPr>
          <w:rFonts w:ascii="Times New Roman" w:hAnsi="Times New Roman" w:cs="Times New Roman" w:hint="eastAsia"/>
          <w:sz w:val="24"/>
          <w:szCs w:val="24"/>
        </w:rPr>
        <w:t>。</w:t>
      </w:r>
    </w:p>
    <w:p w14:paraId="21D31B21" w14:textId="16745312" w:rsidR="007F185E" w:rsidRDefault="00075CB1" w:rsidP="0078761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w:t>
      </w:r>
      <w:r w:rsidR="004C3E4C">
        <w:rPr>
          <w:rFonts w:ascii="Times New Roman" w:hAnsi="Times New Roman" w:cs="Times New Roman" w:hint="eastAsia"/>
          <w:sz w:val="24"/>
          <w:szCs w:val="24"/>
        </w:rPr>
        <w:t>我们评估算法的稳健性。</w:t>
      </w:r>
      <w:r>
        <w:rPr>
          <w:rFonts w:ascii="Times New Roman" w:hAnsi="Times New Roman" w:cs="Times New Roman" w:hint="eastAsia"/>
          <w:sz w:val="24"/>
          <w:szCs w:val="24"/>
        </w:rPr>
        <w:t>在实际的生产生活中，特别是在配用电通信网中，存在用电高峰时段和用电低谷时段</w:t>
      </w:r>
      <w:r w:rsidR="00453780">
        <w:rPr>
          <w:rFonts w:ascii="Times New Roman" w:hAnsi="Times New Roman" w:cs="Times New Roman" w:hint="eastAsia"/>
          <w:sz w:val="24"/>
          <w:szCs w:val="24"/>
        </w:rPr>
        <w:t>，比如</w:t>
      </w:r>
      <w:r>
        <w:rPr>
          <w:rFonts w:ascii="Times New Roman" w:hAnsi="Times New Roman" w:cs="Times New Roman" w:hint="eastAsia"/>
          <w:sz w:val="24"/>
          <w:szCs w:val="24"/>
        </w:rPr>
        <w:t>在用电高峰时段，来自用户的请求数量猛增</w:t>
      </w:r>
      <w:r w:rsidR="00F82D0F">
        <w:rPr>
          <w:rFonts w:ascii="Times New Roman" w:hAnsi="Times New Roman" w:cs="Times New Roman" w:hint="eastAsia"/>
          <w:sz w:val="24"/>
          <w:szCs w:val="24"/>
        </w:rPr>
        <w:t>。我们</w:t>
      </w:r>
      <w:r w:rsidR="00FF4C88">
        <w:rPr>
          <w:rFonts w:ascii="Times New Roman" w:hAnsi="Times New Roman" w:cs="Times New Roman" w:hint="eastAsia"/>
          <w:sz w:val="24"/>
          <w:szCs w:val="24"/>
        </w:rPr>
        <w:t>模拟</w:t>
      </w:r>
      <w:r w:rsidR="008D0002">
        <w:rPr>
          <w:rFonts w:ascii="Times New Roman" w:hAnsi="Times New Roman" w:cs="Times New Roman" w:hint="eastAsia"/>
          <w:sz w:val="24"/>
          <w:szCs w:val="24"/>
        </w:rPr>
        <w:t>用户激增后网络失效恢复的情况</w:t>
      </w:r>
      <w:r w:rsidR="00BE5FD4">
        <w:rPr>
          <w:rFonts w:ascii="Times New Roman" w:hAnsi="Times New Roman" w:cs="Times New Roman" w:hint="eastAsia"/>
          <w:sz w:val="24"/>
          <w:szCs w:val="24"/>
        </w:rPr>
        <w:t>。</w:t>
      </w:r>
      <w:r w:rsidR="00F82D0F">
        <w:rPr>
          <w:rFonts w:ascii="Times New Roman" w:hAnsi="Times New Roman" w:cs="Times New Roman" w:hint="eastAsia"/>
          <w:sz w:val="24"/>
          <w:szCs w:val="24"/>
        </w:rPr>
        <w:t>设定</w:t>
      </w:r>
      <w:r w:rsidR="00E278BC">
        <w:rPr>
          <w:rFonts w:ascii="Times New Roman" w:hAnsi="Times New Roman" w:cs="Times New Roman" w:hint="eastAsia"/>
          <w:sz w:val="24"/>
          <w:szCs w:val="24"/>
        </w:rPr>
        <w:t>传输</w:t>
      </w:r>
      <w:r w:rsidR="00DC5980">
        <w:rPr>
          <w:rFonts w:ascii="Times New Roman" w:hAnsi="Times New Roman" w:cs="Times New Roman" w:hint="eastAsia"/>
          <w:sz w:val="24"/>
          <w:szCs w:val="24"/>
        </w:rPr>
        <w:t>失效</w:t>
      </w:r>
      <w:r w:rsidR="00E278BC">
        <w:rPr>
          <w:rFonts w:ascii="Times New Roman" w:hAnsi="Times New Roman" w:cs="Times New Roman" w:hint="eastAsia"/>
          <w:sz w:val="24"/>
          <w:szCs w:val="24"/>
        </w:rPr>
        <w:t>率</w:t>
      </w:r>
      <w:r w:rsidR="00E278BC">
        <w:rPr>
          <w:rFonts w:ascii="Times New Roman" w:hAnsi="Times New Roman" w:cs="Times New Roman" w:hint="eastAsia"/>
          <w:sz w:val="24"/>
          <w:szCs w:val="24"/>
        </w:rPr>
        <w:lastRenderedPageBreak/>
        <w:t>（</w:t>
      </w:r>
      <w:r w:rsidR="00E278BC">
        <w:rPr>
          <w:rFonts w:ascii="Times New Roman" w:hAnsi="Times New Roman" w:cs="Times New Roman" w:hint="eastAsia"/>
          <w:sz w:val="24"/>
          <w:szCs w:val="24"/>
        </w:rPr>
        <w:t>failure</w:t>
      </w:r>
      <w:r w:rsidR="00E278BC">
        <w:rPr>
          <w:rFonts w:ascii="Times New Roman" w:hAnsi="Times New Roman" w:cs="Times New Roman"/>
          <w:sz w:val="24"/>
          <w:szCs w:val="24"/>
        </w:rPr>
        <w:t xml:space="preserve"> delivery ratio, FDR</w:t>
      </w:r>
      <w:r w:rsidR="00E278BC">
        <w:rPr>
          <w:rFonts w:ascii="Times New Roman" w:hAnsi="Times New Roman" w:cs="Times New Roman" w:hint="eastAsia"/>
          <w:sz w:val="24"/>
          <w:szCs w:val="24"/>
        </w:rPr>
        <w:t>）为</w:t>
      </w:r>
      <w:r w:rsidR="00E53DCF">
        <w:rPr>
          <w:rFonts w:ascii="Times New Roman" w:hAnsi="Times New Roman" w:cs="Times New Roman" w:hint="eastAsia"/>
          <w:sz w:val="24"/>
          <w:szCs w:val="24"/>
        </w:rPr>
        <w:t>未能正确返回的</w:t>
      </w:r>
      <w:r w:rsidR="00EB7898">
        <w:rPr>
          <w:rFonts w:ascii="Times New Roman" w:hAnsi="Times New Roman" w:cs="Times New Roman" w:hint="eastAsia"/>
          <w:sz w:val="24"/>
          <w:szCs w:val="24"/>
        </w:rPr>
        <w:t>失效</w:t>
      </w:r>
      <w:r w:rsidR="00E53DCF">
        <w:rPr>
          <w:rFonts w:ascii="Times New Roman" w:hAnsi="Times New Roman" w:cs="Times New Roman" w:hint="eastAsia"/>
          <w:sz w:val="24"/>
          <w:szCs w:val="24"/>
        </w:rPr>
        <w:t>数据包</w:t>
      </w:r>
      <w:r w:rsidR="00DC5980">
        <w:rPr>
          <w:rFonts w:ascii="Times New Roman" w:hAnsi="Times New Roman" w:cs="Times New Roman" w:hint="eastAsia"/>
          <w:sz w:val="24"/>
          <w:szCs w:val="24"/>
        </w:rPr>
        <w:t>数量与发送出的</w:t>
      </w:r>
      <w:r w:rsidR="00DC5980">
        <w:rPr>
          <w:rFonts w:ascii="Times New Roman" w:hAnsi="Times New Roman" w:cs="Times New Roman" w:hint="eastAsia"/>
          <w:sz w:val="24"/>
          <w:szCs w:val="24"/>
        </w:rPr>
        <w:t>Interest</w:t>
      </w:r>
      <w:r w:rsidR="00DC5980">
        <w:rPr>
          <w:rFonts w:ascii="Times New Roman" w:hAnsi="Times New Roman" w:cs="Times New Roman" w:hint="eastAsia"/>
          <w:sz w:val="24"/>
          <w:szCs w:val="24"/>
        </w:rPr>
        <w:t>包数量之比</w:t>
      </w:r>
      <w:r w:rsidR="00785C99">
        <w:rPr>
          <w:rFonts w:ascii="Times New Roman" w:hAnsi="Times New Roman" w:cs="Times New Roman" w:hint="eastAsia"/>
          <w:sz w:val="24"/>
          <w:szCs w:val="24"/>
        </w:rPr>
        <w:t>。</w:t>
      </w:r>
      <w:r w:rsidR="00D207FC">
        <w:rPr>
          <w:rFonts w:ascii="Times New Roman" w:hAnsi="Times New Roman" w:cs="Times New Roman" w:hint="eastAsia"/>
          <w:sz w:val="24"/>
          <w:szCs w:val="24"/>
        </w:rPr>
        <w:t>网络流量波动无法避免，基于电网实际情况，将网络分为两种状态，一个是稳定期，另一个是爆发期。在仿真实验中，稳定期间，从</w:t>
      </w:r>
      <w:r w:rsidR="00D207FC">
        <w:rPr>
          <w:rFonts w:ascii="Times New Roman" w:hAnsi="Times New Roman" w:cs="Times New Roman" w:hint="eastAsia"/>
          <w:sz w:val="24"/>
          <w:szCs w:val="24"/>
        </w:rPr>
        <w:t>3</w:t>
      </w:r>
      <w:r w:rsidR="00D207FC">
        <w:rPr>
          <w:rFonts w:ascii="Times New Roman" w:hAnsi="Times New Roman" w:cs="Times New Roman"/>
          <w:sz w:val="24"/>
          <w:szCs w:val="24"/>
        </w:rPr>
        <w:t>6</w:t>
      </w:r>
      <w:r w:rsidR="00D207FC">
        <w:rPr>
          <w:rFonts w:ascii="Times New Roman" w:hAnsi="Times New Roman" w:cs="Times New Roman" w:hint="eastAsia"/>
          <w:sz w:val="24"/>
          <w:szCs w:val="24"/>
        </w:rPr>
        <w:t>个终端设备节点中随机选择</w:t>
      </w:r>
      <w:r w:rsidR="00D207FC">
        <w:rPr>
          <w:rFonts w:ascii="Times New Roman" w:hAnsi="Times New Roman" w:cs="Times New Roman" w:hint="eastAsia"/>
          <w:sz w:val="24"/>
          <w:szCs w:val="24"/>
        </w:rPr>
        <w:t>2</w:t>
      </w:r>
      <w:r w:rsidR="00D207FC">
        <w:rPr>
          <w:rFonts w:ascii="Times New Roman" w:hAnsi="Times New Roman" w:cs="Times New Roman"/>
          <w:sz w:val="24"/>
          <w:szCs w:val="24"/>
        </w:rPr>
        <w:t>0</w:t>
      </w:r>
      <w:r w:rsidR="00D207FC">
        <w:rPr>
          <w:rFonts w:ascii="Times New Roman" w:hAnsi="Times New Roman" w:cs="Times New Roman" w:hint="eastAsia"/>
          <w:sz w:val="24"/>
          <w:szCs w:val="24"/>
        </w:rPr>
        <w:t>个，</w:t>
      </w:r>
      <w:r w:rsidR="005264A7">
        <w:rPr>
          <w:rFonts w:ascii="Times New Roman" w:hAnsi="Times New Roman" w:cs="Times New Roman" w:hint="eastAsia"/>
          <w:sz w:val="24"/>
          <w:szCs w:val="24"/>
        </w:rPr>
        <w:t>每个节点每秒产生两个</w:t>
      </w:r>
      <w:r w:rsidR="005264A7">
        <w:rPr>
          <w:rFonts w:ascii="Times New Roman" w:hAnsi="Times New Roman" w:cs="Times New Roman" w:hint="eastAsia"/>
          <w:sz w:val="24"/>
          <w:szCs w:val="24"/>
        </w:rPr>
        <w:t>Interest</w:t>
      </w:r>
      <w:r w:rsidR="005264A7">
        <w:rPr>
          <w:rFonts w:ascii="Times New Roman" w:hAnsi="Times New Roman" w:cs="Times New Roman" w:hint="eastAsia"/>
          <w:sz w:val="24"/>
          <w:szCs w:val="24"/>
        </w:rPr>
        <w:t>包；</w:t>
      </w:r>
      <w:r w:rsidR="002F2508">
        <w:rPr>
          <w:rFonts w:ascii="Times New Roman" w:hAnsi="Times New Roman" w:cs="Times New Roman" w:hint="eastAsia"/>
          <w:sz w:val="24"/>
          <w:szCs w:val="24"/>
        </w:rPr>
        <w:t>爆发</w:t>
      </w:r>
      <w:r w:rsidR="005264A7">
        <w:rPr>
          <w:rFonts w:ascii="Times New Roman" w:hAnsi="Times New Roman" w:cs="Times New Roman" w:hint="eastAsia"/>
          <w:sz w:val="24"/>
          <w:szCs w:val="24"/>
        </w:rPr>
        <w:t>期间，</w:t>
      </w:r>
      <w:r w:rsidR="005264A7">
        <w:rPr>
          <w:rFonts w:ascii="Times New Roman" w:hAnsi="Times New Roman" w:cs="Times New Roman" w:hint="eastAsia"/>
          <w:sz w:val="24"/>
          <w:szCs w:val="24"/>
        </w:rPr>
        <w:t>3</w:t>
      </w:r>
      <w:r w:rsidR="005264A7">
        <w:rPr>
          <w:rFonts w:ascii="Times New Roman" w:hAnsi="Times New Roman" w:cs="Times New Roman"/>
          <w:sz w:val="24"/>
          <w:szCs w:val="24"/>
        </w:rPr>
        <w:t>6</w:t>
      </w:r>
      <w:r w:rsidR="005264A7">
        <w:rPr>
          <w:rFonts w:ascii="Times New Roman" w:hAnsi="Times New Roman" w:cs="Times New Roman" w:hint="eastAsia"/>
          <w:sz w:val="24"/>
          <w:szCs w:val="24"/>
        </w:rPr>
        <w:t>个终端设备节点</w:t>
      </w:r>
      <w:r w:rsidR="002F2508">
        <w:rPr>
          <w:rFonts w:ascii="Times New Roman" w:hAnsi="Times New Roman" w:cs="Times New Roman" w:hint="eastAsia"/>
          <w:sz w:val="24"/>
          <w:szCs w:val="24"/>
        </w:rPr>
        <w:t>全部使用</w:t>
      </w:r>
      <w:r w:rsidR="005264A7">
        <w:rPr>
          <w:rFonts w:ascii="Times New Roman" w:hAnsi="Times New Roman" w:cs="Times New Roman" w:hint="eastAsia"/>
          <w:sz w:val="24"/>
          <w:szCs w:val="24"/>
        </w:rPr>
        <w:t>，每个节点每秒产生</w:t>
      </w:r>
      <w:r w:rsidR="002F2508">
        <w:rPr>
          <w:rFonts w:ascii="Times New Roman" w:hAnsi="Times New Roman" w:cs="Times New Roman" w:hint="eastAsia"/>
          <w:sz w:val="24"/>
          <w:szCs w:val="24"/>
        </w:rPr>
        <w:t>1</w:t>
      </w:r>
      <w:r w:rsidR="002F2508">
        <w:rPr>
          <w:rFonts w:ascii="Times New Roman" w:hAnsi="Times New Roman" w:cs="Times New Roman"/>
          <w:sz w:val="24"/>
          <w:szCs w:val="24"/>
        </w:rPr>
        <w:t>0</w:t>
      </w:r>
      <w:r w:rsidR="005264A7">
        <w:rPr>
          <w:rFonts w:ascii="Times New Roman" w:hAnsi="Times New Roman" w:cs="Times New Roman" w:hint="eastAsia"/>
          <w:sz w:val="24"/>
          <w:szCs w:val="24"/>
        </w:rPr>
        <w:t>个</w:t>
      </w:r>
      <w:r w:rsidR="005264A7">
        <w:rPr>
          <w:rFonts w:ascii="Times New Roman" w:hAnsi="Times New Roman" w:cs="Times New Roman" w:hint="eastAsia"/>
          <w:sz w:val="24"/>
          <w:szCs w:val="24"/>
        </w:rPr>
        <w:t>Interest</w:t>
      </w:r>
      <w:r w:rsidR="005264A7">
        <w:rPr>
          <w:rFonts w:ascii="Times New Roman" w:hAnsi="Times New Roman" w:cs="Times New Roman" w:hint="eastAsia"/>
          <w:sz w:val="24"/>
          <w:szCs w:val="24"/>
        </w:rPr>
        <w:t>包</w:t>
      </w:r>
      <w:r w:rsidR="002F2508">
        <w:rPr>
          <w:rFonts w:ascii="Times New Roman" w:hAnsi="Times New Roman" w:cs="Times New Roman" w:hint="eastAsia"/>
          <w:sz w:val="24"/>
          <w:szCs w:val="24"/>
        </w:rPr>
        <w:t>，爆发</w:t>
      </w:r>
      <w:r w:rsidR="0071078D">
        <w:rPr>
          <w:rFonts w:ascii="Times New Roman" w:hAnsi="Times New Roman" w:cs="Times New Roman" w:hint="eastAsia"/>
          <w:sz w:val="24"/>
          <w:szCs w:val="24"/>
        </w:rPr>
        <w:t>期持续</w:t>
      </w:r>
      <w:r w:rsidR="00FF4C88">
        <w:rPr>
          <w:rFonts w:ascii="Times New Roman" w:hAnsi="Times New Roman" w:cs="Times New Roman" w:hint="eastAsia"/>
          <w:sz w:val="24"/>
          <w:szCs w:val="24"/>
        </w:rPr>
        <w:t>2s</w:t>
      </w:r>
      <w:r w:rsidR="00FF4C88">
        <w:rPr>
          <w:rFonts w:ascii="Times New Roman" w:hAnsi="Times New Roman" w:cs="Times New Roman" w:hint="eastAsia"/>
          <w:sz w:val="24"/>
          <w:szCs w:val="24"/>
        </w:rPr>
        <w:t>。</w:t>
      </w:r>
      <w:r w:rsidR="002D198B">
        <w:rPr>
          <w:rFonts w:ascii="Times New Roman" w:hAnsi="Times New Roman" w:cs="Times New Roman" w:hint="eastAsia"/>
          <w:sz w:val="24"/>
          <w:szCs w:val="24"/>
        </w:rPr>
        <w:t>在这种</w:t>
      </w:r>
      <w:r w:rsidR="00496042">
        <w:rPr>
          <w:rFonts w:ascii="Times New Roman" w:hAnsi="Times New Roman" w:cs="Times New Roman" w:hint="eastAsia"/>
          <w:sz w:val="24"/>
          <w:szCs w:val="24"/>
        </w:rPr>
        <w:t>情况下，</w:t>
      </w:r>
      <w:r w:rsidR="00496042" w:rsidRPr="00496042">
        <w:rPr>
          <w:rFonts w:ascii="Times New Roman" w:hAnsi="Times New Roman" w:cs="Times New Roman" w:hint="eastAsia"/>
          <w:sz w:val="24"/>
          <w:szCs w:val="24"/>
        </w:rPr>
        <w:t>LAPBR</w:t>
      </w:r>
      <w:r w:rsidR="00496042">
        <w:rPr>
          <w:rFonts w:ascii="Times New Roman" w:hAnsi="Times New Roman" w:cs="Times New Roman" w:hint="eastAsia"/>
          <w:sz w:val="24"/>
          <w:szCs w:val="24"/>
        </w:rPr>
        <w:t>、</w:t>
      </w:r>
      <w:r w:rsidR="00496042" w:rsidRPr="00496042">
        <w:rPr>
          <w:rFonts w:ascii="Times New Roman" w:hAnsi="Times New Roman" w:cs="Times New Roman" w:hint="eastAsia"/>
          <w:sz w:val="24"/>
          <w:szCs w:val="24"/>
        </w:rPr>
        <w:t>FQP</w:t>
      </w:r>
      <w:r w:rsidR="00496042" w:rsidRPr="00496042">
        <w:rPr>
          <w:rFonts w:ascii="Times New Roman" w:hAnsi="Times New Roman" w:cs="Times New Roman" w:hint="eastAsia"/>
          <w:sz w:val="24"/>
          <w:szCs w:val="24"/>
        </w:rPr>
        <w:t>和</w:t>
      </w:r>
      <w:r w:rsidR="00496042" w:rsidRPr="00496042">
        <w:rPr>
          <w:rFonts w:ascii="Times New Roman" w:hAnsi="Times New Roman" w:cs="Times New Roman" w:hint="eastAsia"/>
          <w:sz w:val="24"/>
          <w:szCs w:val="24"/>
        </w:rPr>
        <w:t>GRACO</w:t>
      </w:r>
      <w:r w:rsidR="00496042">
        <w:rPr>
          <w:rFonts w:ascii="Times New Roman" w:hAnsi="Times New Roman" w:cs="Times New Roman" w:hint="eastAsia"/>
          <w:sz w:val="24"/>
          <w:szCs w:val="24"/>
        </w:rPr>
        <w:t>的表现如下图所示。</w:t>
      </w:r>
    </w:p>
    <w:p w14:paraId="07A38BE5" w14:textId="56E265E3" w:rsidR="00496042" w:rsidRDefault="00496042" w:rsidP="00496042">
      <w:pPr>
        <w:jc w:val="center"/>
        <w:rPr>
          <w:rFonts w:ascii="Times New Roman" w:hAnsi="Times New Roman" w:cs="Times New Roman"/>
          <w:sz w:val="24"/>
          <w:szCs w:val="24"/>
        </w:rPr>
      </w:pPr>
      <w:r>
        <w:rPr>
          <w:noProof/>
        </w:rPr>
        <w:drawing>
          <wp:inline distT="0" distB="0" distL="0" distR="0" wp14:anchorId="32F3D8E3" wp14:editId="4FD45CF9">
            <wp:extent cx="3180715" cy="2329815"/>
            <wp:effectExtent l="0" t="0" r="635" b="0"/>
            <wp:docPr id="24" name="图片 24" descr="Robustness"/>
            <wp:cNvGraphicFramePr/>
            <a:graphic xmlns:a="http://schemas.openxmlformats.org/drawingml/2006/main">
              <a:graphicData uri="http://schemas.openxmlformats.org/drawingml/2006/picture">
                <pic:pic xmlns:pic="http://schemas.openxmlformats.org/drawingml/2006/picture">
                  <pic:nvPicPr>
                    <pic:cNvPr id="2" name="图片 2" descr="Robustnes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0715" cy="2329815"/>
                    </a:xfrm>
                    <a:prstGeom prst="rect">
                      <a:avLst/>
                    </a:prstGeom>
                    <a:noFill/>
                    <a:ln>
                      <a:noFill/>
                    </a:ln>
                  </pic:spPr>
                </pic:pic>
              </a:graphicData>
            </a:graphic>
          </wp:inline>
        </w:drawing>
      </w:r>
    </w:p>
    <w:p w14:paraId="67CB638C" w14:textId="07CACEAC" w:rsidR="00BE5FD4" w:rsidRPr="00496042" w:rsidRDefault="00496042" w:rsidP="00496042">
      <w:pPr>
        <w:ind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3-</w:t>
      </w:r>
      <w:r>
        <w:rPr>
          <w:rFonts w:ascii="Times New Roman" w:eastAsia="楷体" w:hAnsi="Times New Roman" w:cs="Times New Roman"/>
          <w:szCs w:val="21"/>
        </w:rPr>
        <w:t>12</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不同路由机制下的</w:t>
      </w:r>
      <w:r>
        <w:rPr>
          <w:rFonts w:ascii="Times New Roman" w:eastAsia="楷体" w:hAnsi="Times New Roman" w:cs="Times New Roman" w:hint="eastAsia"/>
          <w:szCs w:val="21"/>
        </w:rPr>
        <w:t>FDR</w:t>
      </w:r>
    </w:p>
    <w:p w14:paraId="67E9A05D" w14:textId="3F29C5D2" w:rsidR="00B34687" w:rsidRDefault="00496042" w:rsidP="0078761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12</w:t>
      </w:r>
      <w:r>
        <w:rPr>
          <w:rFonts w:ascii="Times New Roman" w:hAnsi="Times New Roman" w:cs="Times New Roman" w:hint="eastAsia"/>
          <w:sz w:val="24"/>
          <w:szCs w:val="24"/>
        </w:rPr>
        <w:t>所示</w:t>
      </w:r>
      <w:r w:rsidR="0054318D">
        <w:rPr>
          <w:rFonts w:ascii="Times New Roman" w:hAnsi="Times New Roman" w:cs="Times New Roman" w:hint="eastAsia"/>
          <w:sz w:val="24"/>
          <w:szCs w:val="24"/>
        </w:rPr>
        <w:t>，仿真实验</w:t>
      </w:r>
      <w:r w:rsidR="004F2062">
        <w:rPr>
          <w:rFonts w:ascii="Times New Roman" w:hAnsi="Times New Roman" w:cs="Times New Roman" w:hint="eastAsia"/>
          <w:sz w:val="24"/>
          <w:szCs w:val="24"/>
        </w:rPr>
        <w:t>开始的前</w:t>
      </w:r>
      <w:r w:rsidR="004F2062">
        <w:rPr>
          <w:rFonts w:ascii="Times New Roman" w:hAnsi="Times New Roman" w:cs="Times New Roman" w:hint="eastAsia"/>
          <w:sz w:val="24"/>
          <w:szCs w:val="24"/>
        </w:rPr>
        <w:t>1</w:t>
      </w:r>
      <w:r w:rsidR="004F2062">
        <w:rPr>
          <w:rFonts w:ascii="Times New Roman" w:hAnsi="Times New Roman" w:cs="Times New Roman"/>
          <w:sz w:val="24"/>
          <w:szCs w:val="24"/>
        </w:rPr>
        <w:t>00</w:t>
      </w:r>
      <w:r w:rsidR="004F2062">
        <w:rPr>
          <w:rFonts w:ascii="Times New Roman" w:hAnsi="Times New Roman" w:cs="Times New Roman" w:hint="eastAsia"/>
          <w:sz w:val="24"/>
          <w:szCs w:val="24"/>
        </w:rPr>
        <w:t>s</w:t>
      </w:r>
      <w:r w:rsidR="004F2062">
        <w:rPr>
          <w:rFonts w:ascii="Times New Roman" w:hAnsi="Times New Roman" w:cs="Times New Roman" w:hint="eastAsia"/>
          <w:sz w:val="24"/>
          <w:szCs w:val="24"/>
        </w:rPr>
        <w:t>，网络处于稳定期，</w:t>
      </w:r>
      <w:r w:rsidR="007F2EC8">
        <w:rPr>
          <w:rFonts w:ascii="Times New Roman" w:hAnsi="Times New Roman" w:cs="Times New Roman" w:hint="eastAsia"/>
          <w:sz w:val="24"/>
          <w:szCs w:val="24"/>
        </w:rPr>
        <w:t>FDR</w:t>
      </w:r>
      <w:r w:rsidR="007F2EC8">
        <w:rPr>
          <w:rFonts w:ascii="Times New Roman" w:hAnsi="Times New Roman" w:cs="Times New Roman" w:hint="eastAsia"/>
          <w:sz w:val="24"/>
          <w:szCs w:val="24"/>
        </w:rPr>
        <w:t>数值为</w:t>
      </w:r>
      <w:r w:rsidR="007F2EC8">
        <w:rPr>
          <w:rFonts w:ascii="Times New Roman" w:hAnsi="Times New Roman" w:cs="Times New Roman" w:hint="eastAsia"/>
          <w:sz w:val="24"/>
          <w:szCs w:val="24"/>
        </w:rPr>
        <w:t>0</w:t>
      </w:r>
      <w:r w:rsidR="007F2EC8">
        <w:rPr>
          <w:rFonts w:ascii="Times New Roman" w:hAnsi="Times New Roman" w:cs="Times New Roman" w:hint="eastAsia"/>
          <w:sz w:val="24"/>
          <w:szCs w:val="24"/>
        </w:rPr>
        <w:t>，因为</w:t>
      </w:r>
      <w:r w:rsidR="007F2EC8">
        <w:rPr>
          <w:rFonts w:ascii="Times New Roman" w:hAnsi="Times New Roman" w:cs="Times New Roman" w:hint="eastAsia"/>
          <w:sz w:val="24"/>
          <w:szCs w:val="24"/>
        </w:rPr>
        <w:t>LABPR</w:t>
      </w:r>
      <w:r w:rsidR="007F2EC8">
        <w:rPr>
          <w:rFonts w:ascii="Times New Roman" w:hAnsi="Times New Roman" w:cs="Times New Roman" w:hint="eastAsia"/>
          <w:sz w:val="24"/>
          <w:szCs w:val="24"/>
        </w:rPr>
        <w:t>包含异常处理机制，当流量不是过大时基本可以保证数据的正确传输。</w:t>
      </w:r>
      <w:r w:rsidR="007F2EC8">
        <w:rPr>
          <w:rFonts w:ascii="Times New Roman" w:hAnsi="Times New Roman" w:cs="Times New Roman" w:hint="eastAsia"/>
          <w:sz w:val="24"/>
          <w:szCs w:val="24"/>
        </w:rPr>
        <w:t>1</w:t>
      </w:r>
      <w:r w:rsidR="0054318D">
        <w:rPr>
          <w:rFonts w:ascii="Times New Roman" w:hAnsi="Times New Roman" w:cs="Times New Roman"/>
          <w:sz w:val="24"/>
          <w:szCs w:val="24"/>
        </w:rPr>
        <w:t>00</w:t>
      </w:r>
      <w:r w:rsidR="0054318D">
        <w:rPr>
          <w:rFonts w:ascii="Times New Roman" w:hAnsi="Times New Roman" w:cs="Times New Roman" w:hint="eastAsia"/>
          <w:sz w:val="24"/>
          <w:szCs w:val="24"/>
        </w:rPr>
        <w:t>s</w:t>
      </w:r>
      <w:r w:rsidR="007F2EC8">
        <w:rPr>
          <w:rFonts w:ascii="Times New Roman" w:hAnsi="Times New Roman" w:cs="Times New Roman" w:hint="eastAsia"/>
          <w:sz w:val="24"/>
          <w:szCs w:val="24"/>
        </w:rPr>
        <w:t>时，</w:t>
      </w:r>
      <w:r w:rsidR="0054318D">
        <w:rPr>
          <w:rFonts w:ascii="Times New Roman" w:hAnsi="Times New Roman" w:cs="Times New Roman" w:hint="eastAsia"/>
          <w:sz w:val="24"/>
          <w:szCs w:val="24"/>
        </w:rPr>
        <w:t>我们人为地制造用户请求激增，三种路由机制的</w:t>
      </w:r>
      <w:r w:rsidR="0054318D">
        <w:rPr>
          <w:rFonts w:ascii="Times New Roman" w:hAnsi="Times New Roman" w:cs="Times New Roman" w:hint="eastAsia"/>
          <w:sz w:val="24"/>
          <w:szCs w:val="24"/>
        </w:rPr>
        <w:t>FDR</w:t>
      </w:r>
      <w:r w:rsidR="0031667F">
        <w:rPr>
          <w:rFonts w:ascii="Times New Roman" w:hAnsi="Times New Roman" w:cs="Times New Roman" w:hint="eastAsia"/>
          <w:sz w:val="24"/>
          <w:szCs w:val="24"/>
        </w:rPr>
        <w:t>数值</w:t>
      </w:r>
      <w:r w:rsidR="0054318D">
        <w:rPr>
          <w:rFonts w:ascii="Times New Roman" w:hAnsi="Times New Roman" w:cs="Times New Roman" w:hint="eastAsia"/>
          <w:sz w:val="24"/>
          <w:szCs w:val="24"/>
        </w:rPr>
        <w:t>都</w:t>
      </w:r>
      <w:r w:rsidR="00123193">
        <w:rPr>
          <w:rFonts w:ascii="Times New Roman" w:hAnsi="Times New Roman" w:cs="Times New Roman" w:hint="eastAsia"/>
          <w:sz w:val="24"/>
          <w:szCs w:val="24"/>
        </w:rPr>
        <w:t>迅速</w:t>
      </w:r>
      <w:r w:rsidR="0031667F">
        <w:rPr>
          <w:rFonts w:ascii="Times New Roman" w:hAnsi="Times New Roman" w:cs="Times New Roman" w:hint="eastAsia"/>
          <w:sz w:val="24"/>
          <w:szCs w:val="24"/>
        </w:rPr>
        <w:t>变大，说明由于网络压力过大数据包无法正确传输，失效率增大。整体来看，</w:t>
      </w:r>
      <w:r w:rsidR="0031667F">
        <w:rPr>
          <w:rFonts w:ascii="Times New Roman" w:hAnsi="Times New Roman" w:cs="Times New Roman" w:hint="eastAsia"/>
          <w:sz w:val="24"/>
          <w:szCs w:val="24"/>
        </w:rPr>
        <w:t>LAPBR</w:t>
      </w:r>
      <w:r w:rsidR="0031667F">
        <w:rPr>
          <w:rFonts w:ascii="Times New Roman" w:hAnsi="Times New Roman" w:cs="Times New Roman" w:hint="eastAsia"/>
          <w:sz w:val="24"/>
          <w:szCs w:val="24"/>
        </w:rPr>
        <w:t>机制的</w:t>
      </w:r>
      <w:r w:rsidR="0031667F">
        <w:rPr>
          <w:rFonts w:ascii="Times New Roman" w:hAnsi="Times New Roman" w:cs="Times New Roman" w:hint="eastAsia"/>
          <w:sz w:val="24"/>
          <w:szCs w:val="24"/>
        </w:rPr>
        <w:t>FDR</w:t>
      </w:r>
      <w:r w:rsidR="0031667F">
        <w:rPr>
          <w:rFonts w:ascii="Times New Roman" w:hAnsi="Times New Roman" w:cs="Times New Roman" w:hint="eastAsia"/>
          <w:sz w:val="24"/>
          <w:szCs w:val="24"/>
        </w:rPr>
        <w:t>数值波动范围最小，最大值</w:t>
      </w:r>
      <w:r w:rsidR="00B34687">
        <w:rPr>
          <w:rFonts w:ascii="Times New Roman" w:hAnsi="Times New Roman" w:cs="Times New Roman" w:hint="eastAsia"/>
          <w:sz w:val="24"/>
          <w:szCs w:val="24"/>
        </w:rPr>
        <w:t>不超过</w:t>
      </w:r>
      <w:r w:rsidR="00B34687">
        <w:rPr>
          <w:rFonts w:ascii="Times New Roman" w:hAnsi="Times New Roman" w:cs="Times New Roman" w:hint="eastAsia"/>
          <w:sz w:val="24"/>
          <w:szCs w:val="24"/>
        </w:rPr>
        <w:t>0</w:t>
      </w:r>
      <w:r w:rsidR="00B34687">
        <w:rPr>
          <w:rFonts w:ascii="Times New Roman" w:hAnsi="Times New Roman" w:cs="Times New Roman"/>
          <w:sz w:val="24"/>
          <w:szCs w:val="24"/>
        </w:rPr>
        <w:t>.3</w:t>
      </w:r>
      <w:r w:rsidR="00B34687">
        <w:rPr>
          <w:rFonts w:ascii="Times New Roman" w:hAnsi="Times New Roman" w:cs="Times New Roman" w:hint="eastAsia"/>
          <w:sz w:val="24"/>
          <w:szCs w:val="24"/>
        </w:rPr>
        <w:t>。最糟糕的情况是</w:t>
      </w:r>
      <w:r w:rsidR="00B34687">
        <w:rPr>
          <w:rFonts w:ascii="Times New Roman" w:hAnsi="Times New Roman" w:cs="Times New Roman" w:hint="eastAsia"/>
          <w:sz w:val="24"/>
          <w:szCs w:val="24"/>
        </w:rPr>
        <w:t>FQP</w:t>
      </w:r>
      <w:r w:rsidR="00B34687">
        <w:rPr>
          <w:rFonts w:ascii="Times New Roman" w:hAnsi="Times New Roman" w:cs="Times New Roman" w:hint="eastAsia"/>
          <w:sz w:val="24"/>
          <w:szCs w:val="24"/>
        </w:rPr>
        <w:t>机制，</w:t>
      </w:r>
      <w:r w:rsidR="00B34687">
        <w:rPr>
          <w:rFonts w:ascii="Times New Roman" w:hAnsi="Times New Roman" w:cs="Times New Roman" w:hint="eastAsia"/>
          <w:sz w:val="24"/>
          <w:szCs w:val="24"/>
        </w:rPr>
        <w:t>FDR</w:t>
      </w:r>
      <w:r w:rsidR="00B34687">
        <w:rPr>
          <w:rFonts w:ascii="Times New Roman" w:hAnsi="Times New Roman" w:cs="Times New Roman" w:hint="eastAsia"/>
          <w:sz w:val="24"/>
          <w:szCs w:val="24"/>
        </w:rPr>
        <w:t>最大值约为</w:t>
      </w:r>
      <w:r w:rsidR="00B34687">
        <w:rPr>
          <w:rFonts w:ascii="Times New Roman" w:hAnsi="Times New Roman" w:cs="Times New Roman" w:hint="eastAsia"/>
          <w:sz w:val="24"/>
          <w:szCs w:val="24"/>
        </w:rPr>
        <w:t>0</w:t>
      </w:r>
      <w:r w:rsidR="00B34687">
        <w:rPr>
          <w:rFonts w:ascii="Times New Roman" w:hAnsi="Times New Roman" w:cs="Times New Roman"/>
          <w:sz w:val="24"/>
          <w:szCs w:val="24"/>
        </w:rPr>
        <w:t>.5</w:t>
      </w:r>
      <w:r w:rsidR="00B34687">
        <w:rPr>
          <w:rFonts w:ascii="Times New Roman" w:hAnsi="Times New Roman" w:cs="Times New Roman" w:hint="eastAsia"/>
          <w:sz w:val="24"/>
          <w:szCs w:val="24"/>
        </w:rPr>
        <w:t>；</w:t>
      </w:r>
      <w:r w:rsidR="00B34687">
        <w:rPr>
          <w:rFonts w:ascii="Times New Roman" w:hAnsi="Times New Roman" w:cs="Times New Roman" w:hint="eastAsia"/>
          <w:sz w:val="24"/>
          <w:szCs w:val="24"/>
        </w:rPr>
        <w:t>GRACO</w:t>
      </w:r>
      <w:r w:rsidR="00B34687">
        <w:rPr>
          <w:rFonts w:ascii="Times New Roman" w:hAnsi="Times New Roman" w:cs="Times New Roman" w:hint="eastAsia"/>
          <w:sz w:val="24"/>
          <w:szCs w:val="24"/>
        </w:rPr>
        <w:t>机制稍微优于</w:t>
      </w:r>
      <w:r w:rsidR="00B34687">
        <w:rPr>
          <w:rFonts w:ascii="Times New Roman" w:hAnsi="Times New Roman" w:cs="Times New Roman" w:hint="eastAsia"/>
          <w:sz w:val="24"/>
          <w:szCs w:val="24"/>
        </w:rPr>
        <w:t>FQP</w:t>
      </w:r>
      <w:r w:rsidR="00B34687">
        <w:rPr>
          <w:rFonts w:ascii="Times New Roman" w:hAnsi="Times New Roman" w:cs="Times New Roman" w:hint="eastAsia"/>
          <w:sz w:val="24"/>
          <w:szCs w:val="24"/>
        </w:rPr>
        <w:t>机制，</w:t>
      </w:r>
      <w:r w:rsidR="00B34687">
        <w:rPr>
          <w:rFonts w:ascii="Times New Roman" w:hAnsi="Times New Roman" w:cs="Times New Roman" w:hint="eastAsia"/>
          <w:sz w:val="24"/>
          <w:szCs w:val="24"/>
        </w:rPr>
        <w:t>FDR</w:t>
      </w:r>
      <w:r w:rsidR="00B34687">
        <w:rPr>
          <w:rFonts w:ascii="Times New Roman" w:hAnsi="Times New Roman" w:cs="Times New Roman" w:hint="eastAsia"/>
          <w:sz w:val="24"/>
          <w:szCs w:val="24"/>
        </w:rPr>
        <w:t>最大值约为</w:t>
      </w:r>
      <w:r w:rsidR="00B34687">
        <w:rPr>
          <w:rFonts w:ascii="Times New Roman" w:hAnsi="Times New Roman" w:cs="Times New Roman" w:hint="eastAsia"/>
          <w:sz w:val="24"/>
          <w:szCs w:val="24"/>
        </w:rPr>
        <w:t>0</w:t>
      </w:r>
      <w:r w:rsidR="00B34687">
        <w:rPr>
          <w:rFonts w:ascii="Times New Roman" w:hAnsi="Times New Roman" w:cs="Times New Roman"/>
          <w:sz w:val="24"/>
          <w:szCs w:val="24"/>
        </w:rPr>
        <w:t>.44</w:t>
      </w:r>
      <w:r w:rsidR="00B34687">
        <w:rPr>
          <w:rFonts w:ascii="Times New Roman" w:hAnsi="Times New Roman" w:cs="Times New Roman" w:hint="eastAsia"/>
          <w:sz w:val="24"/>
          <w:szCs w:val="24"/>
        </w:rPr>
        <w:t>。但</w:t>
      </w:r>
      <w:r w:rsidR="00B34687">
        <w:rPr>
          <w:rFonts w:ascii="Times New Roman" w:hAnsi="Times New Roman" w:cs="Times New Roman" w:hint="eastAsia"/>
          <w:sz w:val="24"/>
          <w:szCs w:val="24"/>
        </w:rPr>
        <w:t>FQP</w:t>
      </w:r>
      <w:r w:rsidR="00B34687">
        <w:rPr>
          <w:rFonts w:ascii="Times New Roman" w:hAnsi="Times New Roman" w:cs="Times New Roman" w:hint="eastAsia"/>
          <w:sz w:val="24"/>
          <w:szCs w:val="24"/>
        </w:rPr>
        <w:t>机制下的</w:t>
      </w:r>
      <w:r w:rsidR="00B34687">
        <w:rPr>
          <w:rFonts w:ascii="Times New Roman" w:hAnsi="Times New Roman" w:cs="Times New Roman" w:hint="eastAsia"/>
          <w:sz w:val="24"/>
          <w:szCs w:val="24"/>
        </w:rPr>
        <w:t>FDR</w:t>
      </w:r>
      <w:r w:rsidR="00B34687">
        <w:rPr>
          <w:rFonts w:ascii="Times New Roman" w:hAnsi="Times New Roman" w:cs="Times New Roman" w:hint="eastAsia"/>
          <w:sz w:val="24"/>
          <w:szCs w:val="24"/>
        </w:rPr>
        <w:t>最先归零，这意味着它的恢复速度最快。</w:t>
      </w:r>
    </w:p>
    <w:p w14:paraId="03887779" w14:textId="29BA6C5A" w:rsidR="00BE5FD4" w:rsidRDefault="00B34687" w:rsidP="0078761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为了更好的比较三种路由机制的鲁棒性，我们定义一个更加准确的指标来衡量失效情况及后续的恢复效果，即失效效果（</w:t>
      </w:r>
      <w:r>
        <w:rPr>
          <w:rFonts w:ascii="Times New Roman" w:hAnsi="Times New Roman" w:cs="Times New Roman" w:hint="eastAsia"/>
          <w:sz w:val="24"/>
          <w:szCs w:val="24"/>
        </w:rPr>
        <w:t>failure</w:t>
      </w:r>
      <w:r>
        <w:rPr>
          <w:rFonts w:ascii="Times New Roman" w:hAnsi="Times New Roman" w:cs="Times New Roman"/>
          <w:sz w:val="24"/>
          <w:szCs w:val="24"/>
        </w:rPr>
        <w:t xml:space="preserve"> </w:t>
      </w:r>
      <w:r>
        <w:rPr>
          <w:rFonts w:ascii="Times New Roman" w:hAnsi="Times New Roman" w:cs="Times New Roman" w:hint="eastAsia"/>
          <w:sz w:val="24"/>
          <w:szCs w:val="24"/>
        </w:rPr>
        <w:t>effect</w:t>
      </w:r>
      <w:r>
        <w:rPr>
          <w:rFonts w:ascii="Times New Roman" w:hAnsi="Times New Roman" w:cs="Times New Roman" w:hint="eastAsia"/>
          <w:sz w:val="24"/>
          <w:szCs w:val="24"/>
        </w:rPr>
        <w:t>，</w:t>
      </w:r>
      <w:r>
        <w:rPr>
          <w:rFonts w:ascii="Times New Roman" w:hAnsi="Times New Roman" w:cs="Times New Roman" w:hint="eastAsia"/>
          <w:sz w:val="24"/>
          <w:szCs w:val="24"/>
        </w:rPr>
        <w:t>FE</w:t>
      </w:r>
      <w:r>
        <w:rPr>
          <w:rFonts w:ascii="Times New Roman" w:hAnsi="Times New Roman" w:cs="Times New Roman" w:hint="eastAsia"/>
          <w:sz w:val="24"/>
          <w:szCs w:val="24"/>
        </w:rPr>
        <w:t>）。</w:t>
      </w:r>
      <w:r w:rsidR="00486BCA">
        <w:rPr>
          <w:rFonts w:ascii="Times New Roman" w:hAnsi="Times New Roman" w:cs="Times New Roman" w:hint="eastAsia"/>
          <w:sz w:val="24"/>
          <w:szCs w:val="24"/>
        </w:rPr>
        <w:t>FE</w:t>
      </w:r>
      <w:r w:rsidR="00486BCA">
        <w:rPr>
          <w:rFonts w:ascii="Times New Roman" w:hAnsi="Times New Roman" w:cs="Times New Roman" w:hint="eastAsia"/>
          <w:sz w:val="24"/>
          <w:szCs w:val="24"/>
        </w:rPr>
        <w:t>定义为</w:t>
      </w:r>
      <w:r w:rsidR="00486BCA">
        <w:rPr>
          <w:rFonts w:ascii="Times New Roman" w:hAnsi="Times New Roman" w:cs="Times New Roman" w:hint="eastAsia"/>
          <w:sz w:val="24"/>
          <w:szCs w:val="24"/>
        </w:rPr>
        <w:t>FDR</w:t>
      </w:r>
      <w:r w:rsidR="00486BCA">
        <w:rPr>
          <w:rFonts w:ascii="Times New Roman" w:hAnsi="Times New Roman" w:cs="Times New Roman" w:hint="eastAsia"/>
          <w:sz w:val="24"/>
          <w:szCs w:val="24"/>
        </w:rPr>
        <w:t>曲线在“时间</w:t>
      </w:r>
      <w:r w:rsidR="00486BCA">
        <w:rPr>
          <w:rFonts w:ascii="Times New Roman" w:hAnsi="Times New Roman" w:cs="Times New Roman" w:hint="eastAsia"/>
          <w:sz w:val="24"/>
          <w:szCs w:val="24"/>
        </w:rPr>
        <w:t>-FDR</w:t>
      </w:r>
      <w:r w:rsidR="00486BCA">
        <w:rPr>
          <w:rFonts w:ascii="Times New Roman" w:hAnsi="Times New Roman" w:cs="Times New Roman" w:hint="eastAsia"/>
          <w:sz w:val="24"/>
          <w:szCs w:val="24"/>
        </w:rPr>
        <w:t>数值”坐标系中的二维积分，是综合考虑最大失效率和失效时间两个因素的评价指标。根据</w:t>
      </w:r>
      <w:r w:rsidR="00486BCA">
        <w:rPr>
          <w:rFonts w:ascii="Times New Roman" w:hAnsi="Times New Roman" w:cs="Times New Roman" w:hint="eastAsia"/>
          <w:sz w:val="24"/>
          <w:szCs w:val="24"/>
        </w:rPr>
        <w:t>FE</w:t>
      </w:r>
      <w:r w:rsidR="00486BCA">
        <w:rPr>
          <w:rFonts w:ascii="Times New Roman" w:hAnsi="Times New Roman" w:cs="Times New Roman" w:hint="eastAsia"/>
          <w:sz w:val="24"/>
          <w:szCs w:val="24"/>
        </w:rPr>
        <w:t>的定义，可以计算得出三种机制的</w:t>
      </w:r>
      <w:r w:rsidR="00486BCA">
        <w:rPr>
          <w:rFonts w:ascii="Times New Roman" w:hAnsi="Times New Roman" w:cs="Times New Roman" w:hint="eastAsia"/>
          <w:sz w:val="24"/>
          <w:szCs w:val="24"/>
        </w:rPr>
        <w:t>FE</w:t>
      </w:r>
      <w:r w:rsidR="00486BCA">
        <w:rPr>
          <w:rFonts w:ascii="Times New Roman" w:hAnsi="Times New Roman" w:cs="Times New Roman" w:hint="eastAsia"/>
          <w:sz w:val="24"/>
          <w:szCs w:val="24"/>
        </w:rPr>
        <w:t>数值，如下所示：</w:t>
      </w:r>
    </w:p>
    <w:p w14:paraId="1A2B1638" w14:textId="77777777" w:rsidR="00486BCA" w:rsidRPr="00486BCA" w:rsidRDefault="00486BCA" w:rsidP="00486BCA">
      <w:pPr>
        <w:spacing w:line="400" w:lineRule="exact"/>
        <w:ind w:firstLineChars="200" w:firstLine="480"/>
        <w:rPr>
          <w:rFonts w:ascii="Times New Roman" w:hAnsi="Times New Roman" w:cs="Times New Roman"/>
          <w:sz w:val="24"/>
          <w:szCs w:val="24"/>
        </w:rPr>
      </w:pPr>
      <w:r w:rsidRPr="00486BCA">
        <w:rPr>
          <w:rFonts w:ascii="Times New Roman" w:hAnsi="Times New Roman" w:cs="Times New Roman"/>
          <w:sz w:val="24"/>
          <w:szCs w:val="24"/>
        </w:rPr>
        <w:t>(1) FE(LAPBR)=10845</w:t>
      </w:r>
    </w:p>
    <w:p w14:paraId="020024BC" w14:textId="77777777" w:rsidR="00486BCA" w:rsidRPr="00486BCA" w:rsidRDefault="00486BCA" w:rsidP="00486BCA">
      <w:pPr>
        <w:spacing w:line="400" w:lineRule="exact"/>
        <w:ind w:firstLineChars="200" w:firstLine="480"/>
        <w:rPr>
          <w:rFonts w:ascii="Times New Roman" w:hAnsi="Times New Roman" w:cs="Times New Roman"/>
          <w:sz w:val="24"/>
          <w:szCs w:val="24"/>
        </w:rPr>
      </w:pPr>
      <w:r w:rsidRPr="00486BCA">
        <w:rPr>
          <w:rFonts w:ascii="Times New Roman" w:hAnsi="Times New Roman" w:cs="Times New Roman"/>
          <w:sz w:val="24"/>
          <w:szCs w:val="24"/>
        </w:rPr>
        <w:t>(2) FE(FQP)=18060</w:t>
      </w:r>
    </w:p>
    <w:p w14:paraId="7BC8ED61" w14:textId="55A2280E" w:rsidR="00BE5FD4" w:rsidRDefault="00486BCA" w:rsidP="00486BCA">
      <w:pPr>
        <w:spacing w:line="400" w:lineRule="exact"/>
        <w:ind w:firstLineChars="200" w:firstLine="480"/>
        <w:rPr>
          <w:rFonts w:ascii="Times New Roman" w:hAnsi="Times New Roman" w:cs="Times New Roman"/>
          <w:sz w:val="24"/>
          <w:szCs w:val="24"/>
        </w:rPr>
      </w:pPr>
      <w:r w:rsidRPr="00486BCA">
        <w:rPr>
          <w:rFonts w:ascii="Times New Roman" w:hAnsi="Times New Roman" w:cs="Times New Roman"/>
          <w:sz w:val="24"/>
          <w:szCs w:val="24"/>
        </w:rPr>
        <w:t>(3) FE(GRACO)=24580</w:t>
      </w:r>
    </w:p>
    <w:p w14:paraId="48E77FDF" w14:textId="4BE38C58" w:rsidR="00486BCA" w:rsidRPr="0031667F" w:rsidRDefault="00486BCA" w:rsidP="00486BC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由计算结果可得，</w:t>
      </w:r>
      <w:r w:rsidRPr="00486BCA">
        <w:rPr>
          <w:rFonts w:ascii="Times New Roman" w:hAnsi="Times New Roman" w:cs="Times New Roman"/>
          <w:sz w:val="24"/>
          <w:szCs w:val="24"/>
        </w:rPr>
        <w:t>LAPBR</w:t>
      </w:r>
      <w:r>
        <w:rPr>
          <w:rFonts w:ascii="Times New Roman" w:hAnsi="Times New Roman" w:cs="Times New Roman" w:hint="eastAsia"/>
          <w:sz w:val="24"/>
          <w:szCs w:val="24"/>
        </w:rPr>
        <w:t>的</w:t>
      </w:r>
      <w:r>
        <w:rPr>
          <w:rFonts w:ascii="Times New Roman" w:hAnsi="Times New Roman" w:cs="Times New Roman" w:hint="eastAsia"/>
          <w:sz w:val="24"/>
          <w:szCs w:val="24"/>
        </w:rPr>
        <w:t>FE</w:t>
      </w:r>
      <w:r>
        <w:rPr>
          <w:rFonts w:ascii="Times New Roman" w:hAnsi="Times New Roman" w:cs="Times New Roman" w:hint="eastAsia"/>
          <w:sz w:val="24"/>
          <w:szCs w:val="24"/>
        </w:rPr>
        <w:t>数值最小，说明它的鲁棒性最好。</w:t>
      </w:r>
      <w:r w:rsidRPr="00486BCA">
        <w:rPr>
          <w:rFonts w:ascii="Times New Roman" w:hAnsi="Times New Roman" w:cs="Times New Roman"/>
          <w:sz w:val="24"/>
          <w:szCs w:val="24"/>
        </w:rPr>
        <w:t>LAPBR</w:t>
      </w:r>
      <w:r>
        <w:rPr>
          <w:rFonts w:ascii="Times New Roman" w:hAnsi="Times New Roman" w:cs="Times New Roman" w:hint="eastAsia"/>
          <w:sz w:val="24"/>
          <w:szCs w:val="24"/>
        </w:rPr>
        <w:t>具有负载感知能力，因此当一个节点出现拥塞时，节点势能增大，数据包将选择其他拥有较低势能的节点转发，避开拥塞情况，为用户提供更加稳定、更加顺畅</w:t>
      </w:r>
      <w:r>
        <w:rPr>
          <w:rFonts w:ascii="Times New Roman" w:hAnsi="Times New Roman" w:cs="Times New Roman" w:hint="eastAsia"/>
          <w:sz w:val="24"/>
          <w:szCs w:val="24"/>
        </w:rPr>
        <w:lastRenderedPageBreak/>
        <w:t>的服务。</w:t>
      </w:r>
    </w:p>
    <w:p w14:paraId="7A562EA3" w14:textId="77777777" w:rsidR="00B10FB4" w:rsidRPr="00E26031" w:rsidRDefault="00B10FB4" w:rsidP="00B10FB4">
      <w:pPr>
        <w:pStyle w:val="3"/>
        <w:rPr>
          <w:rFonts w:ascii="Times New Roman" w:eastAsia="黑体" w:hAnsi="Times New Roman" w:cs="Times New Roman"/>
          <w:b w:val="0"/>
          <w:sz w:val="24"/>
          <w:szCs w:val="24"/>
        </w:rPr>
      </w:pPr>
      <w:bookmarkStart w:id="72" w:name="_Toc881680"/>
      <w:r w:rsidRPr="00E26031">
        <w:rPr>
          <w:rFonts w:ascii="Times New Roman" w:eastAsia="黑体" w:hAnsi="Times New Roman" w:cs="Times New Roman"/>
          <w:b w:val="0"/>
          <w:sz w:val="24"/>
          <w:szCs w:val="24"/>
        </w:rPr>
        <w:t>3.</w:t>
      </w:r>
      <w:r w:rsidR="00B94BC8" w:rsidRPr="00E26031">
        <w:rPr>
          <w:rFonts w:ascii="Times New Roman" w:eastAsia="黑体" w:hAnsi="Times New Roman" w:cs="Times New Roman"/>
          <w:b w:val="0"/>
          <w:sz w:val="24"/>
          <w:szCs w:val="24"/>
        </w:rPr>
        <w:t>5</w:t>
      </w:r>
      <w:r w:rsidRPr="00E26031">
        <w:rPr>
          <w:rFonts w:ascii="Times New Roman" w:eastAsia="黑体" w:hAnsi="Times New Roman" w:cs="Times New Roman"/>
          <w:b w:val="0"/>
          <w:sz w:val="24"/>
          <w:szCs w:val="24"/>
        </w:rPr>
        <w:t xml:space="preserve">.3 </w:t>
      </w:r>
      <w:r w:rsidRPr="00E26031">
        <w:rPr>
          <w:rFonts w:ascii="Times New Roman" w:eastAsia="黑体" w:hAnsi="Times New Roman" w:cs="Times New Roman"/>
          <w:b w:val="0"/>
          <w:sz w:val="24"/>
          <w:szCs w:val="24"/>
        </w:rPr>
        <w:t>实验结论</w:t>
      </w:r>
      <w:bookmarkEnd w:id="72"/>
    </w:p>
    <w:p w14:paraId="3C11B69A" w14:textId="0C94DADD" w:rsidR="001B4E2A" w:rsidRDefault="00625D9B" w:rsidP="00E94AC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LAPBR</w:t>
      </w:r>
      <w:r>
        <w:rPr>
          <w:rFonts w:ascii="Times New Roman" w:hAnsi="Times New Roman" w:cs="Times New Roman" w:hint="eastAsia"/>
          <w:sz w:val="24"/>
          <w:szCs w:val="24"/>
        </w:rPr>
        <w:t>通过在以内容为中心的网络架构中构建势场，对网络中各个节点的负载情况进行合理的、动态的、全局的评估，节点势能和网络势场随着网络中数据传输情况而实时变化；同时，</w:t>
      </w:r>
      <w:r w:rsidR="00326FF0">
        <w:rPr>
          <w:rFonts w:ascii="Times New Roman" w:hAnsi="Times New Roman" w:cs="Times New Roman" w:hint="eastAsia"/>
          <w:sz w:val="24"/>
          <w:szCs w:val="24"/>
        </w:rPr>
        <w:t>它是</w:t>
      </w:r>
      <w:r>
        <w:rPr>
          <w:rFonts w:ascii="Times New Roman" w:hAnsi="Times New Roman" w:cs="Times New Roman" w:hint="eastAsia"/>
          <w:sz w:val="24"/>
          <w:szCs w:val="24"/>
        </w:rPr>
        <w:t>基于边缘计算思想</w:t>
      </w:r>
      <w:r w:rsidR="00326FF0">
        <w:rPr>
          <w:rFonts w:ascii="Times New Roman" w:hAnsi="Times New Roman" w:cs="Times New Roman" w:hint="eastAsia"/>
          <w:sz w:val="24"/>
          <w:szCs w:val="24"/>
        </w:rPr>
        <w:t>的，由边缘节点承担部分或全部计算任务，因此可以实现</w:t>
      </w:r>
      <w:bookmarkStart w:id="73" w:name="_Hlk880736"/>
      <w:r w:rsidR="00326FF0">
        <w:rPr>
          <w:rFonts w:ascii="Times New Roman" w:hAnsi="Times New Roman" w:cs="Times New Roman" w:hint="eastAsia"/>
          <w:sz w:val="24"/>
          <w:szCs w:val="24"/>
        </w:rPr>
        <w:t>有效降低网络延迟</w:t>
      </w:r>
      <w:bookmarkEnd w:id="73"/>
      <w:r w:rsidR="00326FF0">
        <w:rPr>
          <w:rFonts w:ascii="Times New Roman" w:hAnsi="Times New Roman" w:cs="Times New Roman" w:hint="eastAsia"/>
          <w:sz w:val="24"/>
          <w:szCs w:val="24"/>
        </w:rPr>
        <w:t>的设计目标。因为</w:t>
      </w:r>
      <w:r w:rsidR="00326FF0">
        <w:rPr>
          <w:rFonts w:ascii="Times New Roman" w:hAnsi="Times New Roman" w:cs="Times New Roman" w:hint="eastAsia"/>
          <w:sz w:val="24"/>
          <w:szCs w:val="24"/>
        </w:rPr>
        <w:t>LAPBR</w:t>
      </w:r>
      <w:r w:rsidR="00326FF0">
        <w:rPr>
          <w:rFonts w:ascii="Times New Roman" w:hAnsi="Times New Roman" w:cs="Times New Roman" w:hint="eastAsia"/>
          <w:sz w:val="24"/>
          <w:szCs w:val="24"/>
        </w:rPr>
        <w:t>具有负载感知能力，所以对于</w:t>
      </w:r>
      <w:r w:rsidR="001B4E2A">
        <w:rPr>
          <w:rFonts w:ascii="Times New Roman" w:hAnsi="Times New Roman" w:cs="Times New Roman" w:hint="eastAsia"/>
          <w:sz w:val="24"/>
          <w:szCs w:val="24"/>
        </w:rPr>
        <w:t>流量波动的</w:t>
      </w:r>
      <w:r w:rsidR="00326FF0">
        <w:rPr>
          <w:rFonts w:ascii="Times New Roman" w:hAnsi="Times New Roman" w:cs="Times New Roman" w:hint="eastAsia"/>
          <w:sz w:val="24"/>
          <w:szCs w:val="24"/>
        </w:rPr>
        <w:t>网络</w:t>
      </w:r>
      <w:r w:rsidR="001B4E2A">
        <w:rPr>
          <w:rFonts w:ascii="Times New Roman" w:hAnsi="Times New Roman" w:cs="Times New Roman" w:hint="eastAsia"/>
          <w:sz w:val="24"/>
          <w:szCs w:val="24"/>
        </w:rPr>
        <w:t>，尤其是配用电通信网这种存在使用高峰和低谷的网络，可以最大可能减少激增流量带来的影响，最大可能保证传输</w:t>
      </w:r>
      <w:r w:rsidR="00E94AC7">
        <w:rPr>
          <w:rFonts w:ascii="Times New Roman" w:hAnsi="Times New Roman" w:cs="Times New Roman" w:hint="eastAsia"/>
          <w:sz w:val="24"/>
          <w:szCs w:val="24"/>
        </w:rPr>
        <w:t>质量，说明了基于负载感知的路由机制在配用电通信网中具有一定的研究价值，边缘计算和以内容为中心的架构使得</w:t>
      </w:r>
      <w:r w:rsidR="00E94AC7" w:rsidRPr="00E26031">
        <w:rPr>
          <w:rFonts w:ascii="Times New Roman" w:hAnsi="Times New Roman" w:cs="Times New Roman"/>
          <w:sz w:val="24"/>
          <w:szCs w:val="24"/>
        </w:rPr>
        <w:t>网络路由更加灵活化</w:t>
      </w:r>
      <w:r w:rsidR="00E94AC7">
        <w:rPr>
          <w:rFonts w:ascii="Times New Roman" w:hAnsi="Times New Roman" w:cs="Times New Roman" w:hint="eastAsia"/>
          <w:sz w:val="24"/>
          <w:szCs w:val="24"/>
        </w:rPr>
        <w:t>。</w:t>
      </w:r>
    </w:p>
    <w:p w14:paraId="07387DF7" w14:textId="77777777" w:rsidR="00E9361F" w:rsidRPr="00E26031" w:rsidRDefault="00E9361F" w:rsidP="00E9361F">
      <w:pPr>
        <w:pStyle w:val="2"/>
        <w:rPr>
          <w:rFonts w:ascii="Times New Roman" w:eastAsia="黑体" w:hAnsi="Times New Roman" w:cs="Times New Roman"/>
          <w:b w:val="0"/>
          <w:sz w:val="28"/>
          <w:szCs w:val="28"/>
        </w:rPr>
      </w:pPr>
      <w:bookmarkStart w:id="74" w:name="_Toc881681"/>
      <w:r w:rsidRPr="00E26031">
        <w:rPr>
          <w:rFonts w:ascii="Times New Roman" w:eastAsia="黑体" w:hAnsi="Times New Roman" w:cs="Times New Roman"/>
          <w:b w:val="0"/>
          <w:sz w:val="28"/>
          <w:szCs w:val="28"/>
        </w:rPr>
        <w:t xml:space="preserve">3.6 </w:t>
      </w:r>
      <w:r w:rsidRPr="00E26031">
        <w:rPr>
          <w:rFonts w:ascii="Times New Roman" w:eastAsia="黑体" w:hAnsi="Times New Roman" w:cs="Times New Roman"/>
          <w:b w:val="0"/>
          <w:sz w:val="28"/>
          <w:szCs w:val="28"/>
        </w:rPr>
        <w:t>本章小结</w:t>
      </w:r>
      <w:bookmarkEnd w:id="74"/>
    </w:p>
    <w:p w14:paraId="6665BFB3" w14:textId="4F2AC640" w:rsidR="00DB5C05" w:rsidRDefault="00E94AC7" w:rsidP="00E94AC7">
      <w:pPr>
        <w:spacing w:line="400" w:lineRule="atLeast"/>
        <w:ind w:firstLineChars="200" w:firstLine="480"/>
        <w:rPr>
          <w:rFonts w:ascii="Times New Roman" w:hAnsi="Times New Roman" w:cs="Times New Roman"/>
          <w:sz w:val="24"/>
          <w:szCs w:val="24"/>
          <w:shd w:val="clear" w:color="auto" w:fill="FFFFFF"/>
        </w:rPr>
      </w:pPr>
      <w:r w:rsidRPr="00EC7984">
        <w:rPr>
          <w:rFonts w:ascii="Times New Roman" w:hAnsi="Times New Roman" w:cs="Times New Roman" w:hint="eastAsia"/>
          <w:sz w:val="24"/>
          <w:szCs w:val="24"/>
          <w:shd w:val="clear" w:color="auto" w:fill="FFFFFF"/>
        </w:rPr>
        <w:t>为了解决配用电通信网中</w:t>
      </w:r>
      <w:r w:rsidR="00705221" w:rsidRPr="00EC7984">
        <w:rPr>
          <w:rFonts w:ascii="Times New Roman" w:hAnsi="Times New Roman" w:cs="Times New Roman" w:hint="eastAsia"/>
          <w:sz w:val="24"/>
          <w:szCs w:val="24"/>
          <w:shd w:val="clear" w:color="auto" w:fill="FFFFFF"/>
        </w:rPr>
        <w:t>路由机制的不足，本章</w:t>
      </w:r>
      <w:r w:rsidRPr="00E94AC7">
        <w:rPr>
          <w:rFonts w:ascii="Times New Roman" w:hAnsi="Times New Roman" w:cs="Times New Roman" w:hint="eastAsia"/>
          <w:sz w:val="24"/>
          <w:szCs w:val="24"/>
          <w:shd w:val="clear" w:color="auto" w:fill="FFFFFF"/>
        </w:rPr>
        <w:t>提出了一种</w:t>
      </w:r>
      <w:r w:rsidR="00705221">
        <w:rPr>
          <w:rFonts w:ascii="Times New Roman" w:hAnsi="Times New Roman" w:cs="Times New Roman" w:hint="eastAsia"/>
          <w:sz w:val="24"/>
          <w:szCs w:val="24"/>
          <w:shd w:val="clear" w:color="auto" w:fill="FFFFFF"/>
        </w:rPr>
        <w:t>以内容为中心的网络中、基于</w:t>
      </w:r>
      <w:r w:rsidR="005053D8">
        <w:rPr>
          <w:rFonts w:ascii="Times New Roman" w:hAnsi="Times New Roman" w:cs="Times New Roman" w:hint="eastAsia"/>
          <w:sz w:val="24"/>
          <w:szCs w:val="24"/>
          <w:shd w:val="clear" w:color="auto" w:fill="FFFFFF"/>
        </w:rPr>
        <w:t>边缘计算思想的路由机制</w:t>
      </w:r>
      <w:r w:rsidR="005053D8">
        <w:rPr>
          <w:rFonts w:ascii="Times New Roman" w:hAnsi="Times New Roman" w:cs="Times New Roman" w:hint="eastAsia"/>
          <w:sz w:val="24"/>
          <w:szCs w:val="24"/>
          <w:shd w:val="clear" w:color="auto" w:fill="FFFFFF"/>
        </w:rPr>
        <w:t>LAPBR</w:t>
      </w:r>
      <w:r w:rsidR="005053D8">
        <w:rPr>
          <w:rFonts w:ascii="Times New Roman" w:hAnsi="Times New Roman" w:cs="Times New Roman" w:hint="eastAsia"/>
          <w:sz w:val="24"/>
          <w:szCs w:val="24"/>
          <w:shd w:val="clear" w:color="auto" w:fill="FFFFFF"/>
        </w:rPr>
        <w:t>（</w:t>
      </w:r>
      <w:r w:rsidR="005053D8">
        <w:rPr>
          <w:rFonts w:ascii="Times New Roman" w:hAnsi="Times New Roman" w:cs="Times New Roman" w:hint="eastAsia"/>
          <w:sz w:val="24"/>
          <w:szCs w:val="24"/>
          <w:shd w:val="clear" w:color="auto" w:fill="FFFFFF"/>
        </w:rPr>
        <w:t>Load-aware</w:t>
      </w:r>
      <w:r w:rsidR="005053D8">
        <w:rPr>
          <w:rFonts w:ascii="Times New Roman" w:hAnsi="Times New Roman" w:cs="Times New Roman"/>
          <w:sz w:val="24"/>
          <w:szCs w:val="24"/>
          <w:shd w:val="clear" w:color="auto" w:fill="FFFFFF"/>
        </w:rPr>
        <w:t xml:space="preserve"> </w:t>
      </w:r>
      <w:r w:rsidR="005053D8">
        <w:rPr>
          <w:rFonts w:ascii="Times New Roman" w:hAnsi="Times New Roman" w:cs="Times New Roman" w:hint="eastAsia"/>
          <w:sz w:val="24"/>
          <w:szCs w:val="24"/>
          <w:shd w:val="clear" w:color="auto" w:fill="FFFFFF"/>
        </w:rPr>
        <w:t>Potential</w:t>
      </w:r>
      <w:r w:rsidR="005053D8">
        <w:rPr>
          <w:rFonts w:ascii="Times New Roman" w:hAnsi="Times New Roman" w:cs="Times New Roman"/>
          <w:sz w:val="24"/>
          <w:szCs w:val="24"/>
          <w:shd w:val="clear" w:color="auto" w:fill="FFFFFF"/>
        </w:rPr>
        <w:t>-based Routing</w:t>
      </w:r>
      <w:r w:rsidR="005053D8">
        <w:rPr>
          <w:rFonts w:ascii="Times New Roman" w:hAnsi="Times New Roman" w:cs="Times New Roman" w:hint="eastAsia"/>
          <w:sz w:val="24"/>
          <w:szCs w:val="24"/>
          <w:shd w:val="clear" w:color="auto" w:fill="FFFFFF"/>
        </w:rPr>
        <w:t>）</w:t>
      </w:r>
      <w:r w:rsidR="00DB5C05">
        <w:rPr>
          <w:rFonts w:ascii="Times New Roman" w:hAnsi="Times New Roman" w:cs="Times New Roman" w:hint="eastAsia"/>
          <w:sz w:val="24"/>
          <w:szCs w:val="24"/>
          <w:shd w:val="clear" w:color="auto" w:fill="FFFFFF"/>
        </w:rPr>
        <w:t>。</w:t>
      </w:r>
      <w:r w:rsidR="00DB5C05">
        <w:rPr>
          <w:rFonts w:ascii="Times New Roman" w:hAnsi="Times New Roman" w:cs="Times New Roman" w:hint="eastAsia"/>
          <w:sz w:val="24"/>
          <w:szCs w:val="24"/>
          <w:shd w:val="clear" w:color="auto" w:fill="FFFFFF"/>
        </w:rPr>
        <w:t>LAPBR</w:t>
      </w:r>
      <w:r w:rsidR="00DB5C05">
        <w:rPr>
          <w:rFonts w:ascii="Times New Roman" w:hAnsi="Times New Roman" w:cs="Times New Roman" w:hint="eastAsia"/>
          <w:sz w:val="24"/>
          <w:szCs w:val="24"/>
          <w:shd w:val="clear" w:color="auto" w:fill="FFFFFF"/>
        </w:rPr>
        <w:t>借助物理学中势能的概念来衡量网络中节点当前的负载情况，势能成为节点的属性，并一定程度地影响数据包的转发路径。</w:t>
      </w:r>
    </w:p>
    <w:p w14:paraId="79255C8A" w14:textId="7771D228" w:rsidR="006A2F71" w:rsidRPr="008C4709" w:rsidRDefault="00DB5C05" w:rsidP="008C4709">
      <w:pPr>
        <w:spacing w:line="400" w:lineRule="exact"/>
        <w:ind w:firstLineChars="200" w:firstLine="480"/>
        <w:rPr>
          <w:rFonts w:ascii="Times New Roman" w:hAnsi="Times New Roman" w:cs="Times New Roman"/>
          <w:sz w:val="24"/>
          <w:szCs w:val="24"/>
          <w:shd w:val="clear" w:color="auto" w:fill="FFFFFF"/>
        </w:rPr>
        <w:sectPr w:rsidR="006A2F71" w:rsidRPr="008C4709" w:rsidSect="006A2F71">
          <w:headerReference w:type="default" r:id="rId43"/>
          <w:headerReference w:type="first" r:id="rId44"/>
          <w:pgSz w:w="11906" w:h="16838"/>
          <w:pgMar w:top="1440" w:right="1800" w:bottom="1440" w:left="1800" w:header="851" w:footer="992" w:gutter="0"/>
          <w:cols w:space="425"/>
          <w:docGrid w:type="lines" w:linePitch="312"/>
        </w:sectPr>
      </w:pPr>
      <w:r w:rsidRPr="00E26031">
        <w:rPr>
          <w:rFonts w:ascii="Times New Roman" w:hAnsi="Times New Roman" w:cs="Times New Roman"/>
          <w:sz w:val="24"/>
          <w:szCs w:val="24"/>
          <w:shd w:val="clear" w:color="auto" w:fill="FFFFFF"/>
        </w:rPr>
        <w:t>其具体工作过程</w:t>
      </w:r>
      <w:r w:rsidRPr="00E26031">
        <w:rPr>
          <w:rFonts w:ascii="Times New Roman" w:hAnsi="Times New Roman" w:cs="Times New Roman"/>
          <w:bCs/>
          <w:sz w:val="24"/>
          <w:szCs w:val="24"/>
        </w:rPr>
        <w:t>主要分以下三个方面：</w:t>
      </w:r>
      <w:r w:rsidR="00FE7CC0" w:rsidRPr="00E26031">
        <w:rPr>
          <w:rFonts w:ascii="Times New Roman" w:hAnsi="Times New Roman" w:cs="Times New Roman"/>
          <w:bCs/>
          <w:sz w:val="24"/>
          <w:szCs w:val="24"/>
        </w:rPr>
        <w:t>1</w:t>
      </w:r>
      <w:r w:rsidR="00FE7CC0" w:rsidRPr="00E26031">
        <w:rPr>
          <w:rFonts w:ascii="Times New Roman" w:hAnsi="Times New Roman" w:cs="Times New Roman"/>
          <w:bCs/>
          <w:sz w:val="24"/>
          <w:szCs w:val="24"/>
        </w:rPr>
        <w:t>）</w:t>
      </w:r>
      <w:r w:rsidR="00FE7CC0">
        <w:rPr>
          <w:rFonts w:ascii="Times New Roman" w:hAnsi="Times New Roman" w:cs="Times New Roman" w:hint="eastAsia"/>
          <w:bCs/>
          <w:sz w:val="24"/>
          <w:szCs w:val="24"/>
        </w:rPr>
        <w:t>势场的构建，基于以内容为中心的架构，</w:t>
      </w:r>
      <w:r w:rsidR="006A2F71">
        <w:rPr>
          <w:rFonts w:ascii="Times New Roman" w:hAnsi="Times New Roman" w:cs="Times New Roman" w:hint="eastAsia"/>
          <w:bCs/>
          <w:sz w:val="24"/>
          <w:szCs w:val="24"/>
        </w:rPr>
        <w:t>引入物理学中“势能”的概念，</w:t>
      </w:r>
      <w:r w:rsidR="00FE7CC0">
        <w:rPr>
          <w:rFonts w:ascii="Times New Roman" w:hAnsi="Times New Roman" w:cs="Times New Roman" w:hint="eastAsia"/>
          <w:bCs/>
          <w:sz w:val="24"/>
          <w:szCs w:val="24"/>
        </w:rPr>
        <w:t>通过节点</w:t>
      </w:r>
      <w:r w:rsidR="006A2F71">
        <w:rPr>
          <w:rFonts w:ascii="Times New Roman" w:hAnsi="Times New Roman" w:cs="Times New Roman" w:hint="eastAsia"/>
          <w:bCs/>
          <w:sz w:val="24"/>
          <w:szCs w:val="24"/>
        </w:rPr>
        <w:t>中</w:t>
      </w:r>
      <w:r w:rsidR="00E47B6D">
        <w:rPr>
          <w:rFonts w:ascii="Times New Roman" w:hAnsi="Times New Roman" w:cs="Times New Roman" w:hint="eastAsia"/>
          <w:bCs/>
          <w:sz w:val="24"/>
          <w:szCs w:val="24"/>
        </w:rPr>
        <w:t>当前</w:t>
      </w:r>
      <w:r w:rsidR="006A2F71">
        <w:rPr>
          <w:rFonts w:ascii="Times New Roman" w:hAnsi="Times New Roman" w:cs="Times New Roman" w:hint="eastAsia"/>
          <w:bCs/>
          <w:sz w:val="24"/>
          <w:szCs w:val="24"/>
        </w:rPr>
        <w:t>信息衡量每个节点负载程度，进而形成覆盖整个网络的势场</w:t>
      </w:r>
      <w:r w:rsidR="00FE7CC0">
        <w:rPr>
          <w:rFonts w:ascii="Times New Roman" w:hAnsi="Times New Roman" w:cs="Times New Roman" w:hint="eastAsia"/>
          <w:bCs/>
          <w:sz w:val="24"/>
          <w:szCs w:val="24"/>
        </w:rPr>
        <w:t>；</w:t>
      </w:r>
      <w:r w:rsidR="00FE7CC0">
        <w:rPr>
          <w:rFonts w:ascii="Times New Roman" w:hAnsi="Times New Roman" w:cs="Times New Roman" w:hint="eastAsia"/>
          <w:bCs/>
          <w:sz w:val="24"/>
          <w:szCs w:val="24"/>
        </w:rPr>
        <w:t>2</w:t>
      </w:r>
      <w:r w:rsidR="00FE7CC0">
        <w:rPr>
          <w:rFonts w:ascii="Times New Roman" w:hAnsi="Times New Roman" w:cs="Times New Roman" w:hint="eastAsia"/>
          <w:bCs/>
          <w:sz w:val="24"/>
          <w:szCs w:val="24"/>
        </w:rPr>
        <w:t>）势场的求解</w:t>
      </w:r>
      <w:r w:rsidR="006A2F71">
        <w:rPr>
          <w:rFonts w:ascii="Times New Roman" w:hAnsi="Times New Roman" w:cs="Times New Roman" w:hint="eastAsia"/>
          <w:bCs/>
          <w:sz w:val="24"/>
          <w:szCs w:val="24"/>
        </w:rPr>
        <w:t>，通过利用有限元分析法等数学方法，将节点之间的势能相互关联并定期更新，实现</w:t>
      </w:r>
      <w:r w:rsidR="006A2F71" w:rsidRPr="001A0EE8">
        <w:rPr>
          <w:rFonts w:ascii="Times New Roman" w:hAnsi="Times New Roman" w:cs="Times New Roman" w:hint="eastAsia"/>
          <w:sz w:val="24"/>
          <w:szCs w:val="24"/>
        </w:rPr>
        <w:t>节点</w:t>
      </w:r>
      <w:r w:rsidR="006A2F71">
        <w:rPr>
          <w:rFonts w:ascii="Times New Roman" w:hAnsi="Times New Roman" w:cs="Times New Roman" w:hint="eastAsia"/>
          <w:sz w:val="24"/>
          <w:szCs w:val="24"/>
        </w:rPr>
        <w:t>的</w:t>
      </w:r>
      <w:r w:rsidR="006A2F71" w:rsidRPr="001A0EE8">
        <w:rPr>
          <w:rFonts w:ascii="Times New Roman" w:hAnsi="Times New Roman" w:cs="Times New Roman" w:hint="eastAsia"/>
          <w:sz w:val="24"/>
          <w:szCs w:val="24"/>
        </w:rPr>
        <w:t>动态、自主</w:t>
      </w:r>
      <w:r w:rsidR="00E47B6D">
        <w:rPr>
          <w:rFonts w:ascii="Times New Roman" w:hAnsi="Times New Roman" w:cs="Times New Roman" w:hint="eastAsia"/>
          <w:sz w:val="24"/>
          <w:szCs w:val="24"/>
        </w:rPr>
        <w:t>地扩散</w:t>
      </w:r>
      <w:r w:rsidR="006A2F71" w:rsidRPr="001A0EE8">
        <w:rPr>
          <w:rFonts w:ascii="Times New Roman" w:hAnsi="Times New Roman" w:cs="Times New Roman" w:hint="eastAsia"/>
          <w:sz w:val="24"/>
          <w:szCs w:val="24"/>
        </w:rPr>
        <w:t>拥塞信息</w:t>
      </w:r>
      <w:r w:rsidR="00E47B6D">
        <w:rPr>
          <w:rFonts w:ascii="Times New Roman" w:hAnsi="Times New Roman" w:cs="Times New Roman" w:hint="eastAsia"/>
          <w:sz w:val="24"/>
          <w:szCs w:val="24"/>
        </w:rPr>
        <w:t>，</w:t>
      </w:r>
      <w:r w:rsidR="006A2F71" w:rsidRPr="001A0EE8">
        <w:rPr>
          <w:rFonts w:ascii="Times New Roman" w:hAnsi="Times New Roman" w:cs="Times New Roman" w:hint="eastAsia"/>
          <w:sz w:val="24"/>
          <w:szCs w:val="24"/>
        </w:rPr>
        <w:t>进而实现整个网络的负载均衡</w:t>
      </w:r>
      <w:r w:rsidR="00E47B6D">
        <w:rPr>
          <w:rFonts w:ascii="Times New Roman" w:hAnsi="Times New Roman" w:cs="Times New Roman" w:hint="eastAsia"/>
          <w:sz w:val="24"/>
          <w:szCs w:val="24"/>
        </w:rPr>
        <w:t>；</w:t>
      </w:r>
      <w:r w:rsidR="00E47B6D">
        <w:rPr>
          <w:rFonts w:ascii="Times New Roman" w:hAnsi="Times New Roman" w:cs="Times New Roman"/>
          <w:sz w:val="24"/>
          <w:szCs w:val="24"/>
        </w:rPr>
        <w:t>3</w:t>
      </w:r>
      <w:r w:rsidR="00E47B6D">
        <w:rPr>
          <w:rFonts w:ascii="Times New Roman" w:hAnsi="Times New Roman" w:cs="Times New Roman" w:hint="eastAsia"/>
          <w:sz w:val="24"/>
          <w:szCs w:val="24"/>
        </w:rPr>
        <w:t>）异</w:t>
      </w:r>
      <w:bookmarkStart w:id="75" w:name="_Hlk880190"/>
      <w:r w:rsidR="00E47B6D">
        <w:rPr>
          <w:rFonts w:ascii="Times New Roman" w:hAnsi="Times New Roman" w:cs="Times New Roman" w:hint="eastAsia"/>
          <w:sz w:val="24"/>
          <w:szCs w:val="24"/>
        </w:rPr>
        <w:t>常处理，分析信息传输过程中可能出现的丢包现象、节点失效情况给出相应的解决方案，并</w:t>
      </w:r>
      <w:r w:rsidR="002E482E">
        <w:rPr>
          <w:rFonts w:ascii="Times New Roman" w:hAnsi="Times New Roman" w:cs="Times New Roman" w:hint="eastAsia"/>
          <w:sz w:val="24"/>
          <w:szCs w:val="24"/>
        </w:rPr>
        <w:t>提出</w:t>
      </w:r>
      <w:r w:rsidR="00E47B6D">
        <w:rPr>
          <w:rFonts w:ascii="Times New Roman" w:hAnsi="Times New Roman" w:cs="Times New Roman" w:hint="eastAsia"/>
          <w:sz w:val="24"/>
          <w:szCs w:val="24"/>
        </w:rPr>
        <w:t>节点存储信息</w:t>
      </w:r>
      <w:r w:rsidR="002E482E">
        <w:rPr>
          <w:rFonts w:ascii="Times New Roman" w:hAnsi="Times New Roman" w:cs="Times New Roman" w:hint="eastAsia"/>
          <w:sz w:val="24"/>
          <w:szCs w:val="24"/>
        </w:rPr>
        <w:t>的更新策略。</w:t>
      </w:r>
      <w:r w:rsidR="00B024B2" w:rsidRPr="00E94AC7">
        <w:rPr>
          <w:rFonts w:ascii="Times New Roman" w:hAnsi="Times New Roman" w:cs="Times New Roman" w:hint="eastAsia"/>
          <w:sz w:val="24"/>
          <w:szCs w:val="24"/>
          <w:shd w:val="clear" w:color="auto" w:fill="FFFFFF"/>
        </w:rPr>
        <w:t>最后，我们评估了</w:t>
      </w:r>
      <w:r w:rsidR="00B024B2" w:rsidRPr="00E94AC7">
        <w:rPr>
          <w:rFonts w:ascii="Times New Roman" w:hAnsi="Times New Roman" w:cs="Times New Roman" w:hint="eastAsia"/>
          <w:sz w:val="24"/>
          <w:szCs w:val="24"/>
          <w:shd w:val="clear" w:color="auto" w:fill="FFFFFF"/>
        </w:rPr>
        <w:t>LAPBR</w:t>
      </w:r>
      <w:r w:rsidR="00B024B2">
        <w:rPr>
          <w:rFonts w:ascii="Times New Roman" w:hAnsi="Times New Roman" w:cs="Times New Roman" w:hint="eastAsia"/>
          <w:sz w:val="24"/>
          <w:szCs w:val="24"/>
          <w:shd w:val="clear" w:color="auto" w:fill="FFFFFF"/>
        </w:rPr>
        <w:t>路由机制的性能，</w:t>
      </w:r>
      <w:r w:rsidR="00B024B2" w:rsidRPr="00E94AC7">
        <w:rPr>
          <w:rFonts w:ascii="Times New Roman" w:hAnsi="Times New Roman" w:cs="Times New Roman" w:hint="eastAsia"/>
          <w:sz w:val="24"/>
          <w:szCs w:val="24"/>
          <w:shd w:val="clear" w:color="auto" w:fill="FFFFFF"/>
        </w:rPr>
        <w:t>仿真结果</w:t>
      </w:r>
      <w:r w:rsidR="00B024B2">
        <w:rPr>
          <w:rFonts w:ascii="Times New Roman" w:hAnsi="Times New Roman" w:cs="Times New Roman" w:hint="eastAsia"/>
          <w:sz w:val="24"/>
          <w:szCs w:val="24"/>
          <w:shd w:val="clear" w:color="auto" w:fill="FFFFFF"/>
        </w:rPr>
        <w:t>网表明网络中的节点能够有效地扩散拥塞信息，</w:t>
      </w:r>
      <w:bookmarkStart w:id="76" w:name="_Hlk817268"/>
      <w:r w:rsidR="00B024B2">
        <w:rPr>
          <w:rFonts w:ascii="Times New Roman" w:hAnsi="Times New Roman" w:cs="Times New Roman" w:hint="eastAsia"/>
          <w:sz w:val="24"/>
          <w:szCs w:val="24"/>
          <w:shd w:val="clear" w:color="auto" w:fill="FFFFFF"/>
        </w:rPr>
        <w:t>实现网络边缘侧自主地负载均衡</w:t>
      </w:r>
      <w:bookmarkEnd w:id="76"/>
      <w:r w:rsidR="00B024B2">
        <w:rPr>
          <w:rFonts w:ascii="Times New Roman" w:hAnsi="Times New Roman" w:cs="Times New Roman" w:hint="eastAsia"/>
          <w:sz w:val="24"/>
          <w:szCs w:val="24"/>
          <w:shd w:val="clear" w:color="auto" w:fill="FFFFFF"/>
        </w:rPr>
        <w:t>，即便在网络流量激增时仍能保证较高的传输质量，证明</w:t>
      </w:r>
      <w:r w:rsidR="00B024B2">
        <w:rPr>
          <w:rFonts w:ascii="Times New Roman" w:hAnsi="Times New Roman" w:cs="Times New Roman" w:hint="eastAsia"/>
          <w:sz w:val="24"/>
          <w:szCs w:val="24"/>
        </w:rPr>
        <w:t>边缘计算技术和以内容为中心的架构可以提高节点的负载感知能力，优化网络性能，具有</w:t>
      </w:r>
      <w:r w:rsidR="008C4709">
        <w:rPr>
          <w:rFonts w:ascii="Times New Roman" w:hAnsi="Times New Roman" w:cs="Times New Roman" w:hint="eastAsia"/>
          <w:sz w:val="24"/>
          <w:szCs w:val="24"/>
        </w:rPr>
        <w:t>一定的现实意义。</w:t>
      </w:r>
    </w:p>
    <w:p w14:paraId="295C11F2" w14:textId="77777777" w:rsidR="006A2F71" w:rsidRPr="00E26031" w:rsidRDefault="006A2F71" w:rsidP="008C4709">
      <w:pPr>
        <w:pStyle w:val="1"/>
        <w:rPr>
          <w:rFonts w:ascii="Times New Roman" w:eastAsia="黑体" w:hAnsi="Times New Roman" w:cs="Times New Roman"/>
          <w:b w:val="0"/>
          <w:sz w:val="32"/>
          <w:szCs w:val="32"/>
        </w:rPr>
        <w:sectPr w:rsidR="006A2F71" w:rsidRPr="00E26031" w:rsidSect="00EF5C02">
          <w:headerReference w:type="first" r:id="rId45"/>
          <w:type w:val="continuous"/>
          <w:pgSz w:w="11906" w:h="16838"/>
          <w:pgMar w:top="1440" w:right="1800" w:bottom="1440" w:left="1800" w:header="851" w:footer="992" w:gutter="0"/>
          <w:cols w:space="425"/>
          <w:docGrid w:type="lines" w:linePitch="312"/>
        </w:sectPr>
      </w:pPr>
    </w:p>
    <w:bookmarkEnd w:id="75"/>
    <w:p w14:paraId="18121096" w14:textId="77777777" w:rsidR="00D90FC2" w:rsidRDefault="00D90FC2" w:rsidP="00D70F8B">
      <w:pPr>
        <w:spacing w:line="400" w:lineRule="exact"/>
        <w:rPr>
          <w:rFonts w:ascii="Times New Roman" w:hAnsi="Times New Roman" w:cs="Times New Roman"/>
          <w:sz w:val="24"/>
          <w:szCs w:val="24"/>
        </w:rPr>
      </w:pPr>
    </w:p>
    <w:p w14:paraId="06257659" w14:textId="69CF3F4D" w:rsidR="000B1C72" w:rsidRPr="00E26031" w:rsidRDefault="00522B80" w:rsidP="00CD2E3D">
      <w:pPr>
        <w:pStyle w:val="1"/>
        <w:numPr>
          <w:ilvl w:val="0"/>
          <w:numId w:val="1"/>
        </w:numPr>
        <w:ind w:left="1123" w:hanging="1123"/>
        <w:jc w:val="center"/>
        <w:rPr>
          <w:rFonts w:ascii="Times New Roman" w:eastAsia="黑体" w:hAnsi="Times New Roman" w:cs="Times New Roman"/>
          <w:b w:val="0"/>
          <w:sz w:val="32"/>
          <w:szCs w:val="32"/>
        </w:rPr>
      </w:pPr>
      <w:r>
        <w:rPr>
          <w:rFonts w:ascii="Times New Roman" w:eastAsia="黑体" w:hAnsi="Times New Roman" w:cs="Times New Roman" w:hint="eastAsia"/>
          <w:b w:val="0"/>
          <w:sz w:val="32"/>
          <w:szCs w:val="32"/>
        </w:rPr>
        <w:lastRenderedPageBreak/>
        <w:t xml:space="preserve">  </w:t>
      </w:r>
      <w:bookmarkStart w:id="77" w:name="_Toc881682"/>
      <w:r w:rsidR="00972B97">
        <w:rPr>
          <w:rFonts w:ascii="Times New Roman" w:eastAsia="黑体" w:hAnsi="Times New Roman" w:cs="Times New Roman" w:hint="eastAsia"/>
          <w:b w:val="0"/>
          <w:sz w:val="32"/>
          <w:szCs w:val="32"/>
        </w:rPr>
        <w:t>无线网络场景下</w:t>
      </w:r>
      <w:r w:rsidR="005E084A" w:rsidRPr="005E084A">
        <w:rPr>
          <w:rFonts w:ascii="Times New Roman" w:eastAsia="黑体" w:hAnsi="Times New Roman" w:cs="Times New Roman" w:hint="eastAsia"/>
          <w:b w:val="0"/>
          <w:sz w:val="32"/>
          <w:szCs w:val="32"/>
        </w:rPr>
        <w:t>具有</w:t>
      </w:r>
      <w:r w:rsidR="00882297" w:rsidRPr="005E084A">
        <w:rPr>
          <w:rFonts w:ascii="Times New Roman" w:eastAsia="黑体" w:hAnsi="Times New Roman" w:cs="Times New Roman" w:hint="eastAsia"/>
          <w:b w:val="0"/>
          <w:sz w:val="32"/>
          <w:szCs w:val="32"/>
        </w:rPr>
        <w:t>自适应性</w:t>
      </w:r>
      <w:r w:rsidR="00882297">
        <w:rPr>
          <w:rFonts w:ascii="Times New Roman" w:eastAsia="黑体" w:hAnsi="Times New Roman" w:cs="Times New Roman" w:hint="eastAsia"/>
          <w:b w:val="0"/>
          <w:sz w:val="32"/>
          <w:szCs w:val="32"/>
        </w:rPr>
        <w:t>和</w:t>
      </w:r>
      <w:r w:rsidR="005E084A" w:rsidRPr="005E084A">
        <w:rPr>
          <w:rFonts w:ascii="Times New Roman" w:eastAsia="黑体" w:hAnsi="Times New Roman" w:cs="Times New Roman" w:hint="eastAsia"/>
          <w:b w:val="0"/>
          <w:sz w:val="32"/>
          <w:szCs w:val="32"/>
        </w:rPr>
        <w:t>容错性的动态分簇路由机制</w:t>
      </w:r>
      <w:bookmarkEnd w:id="77"/>
    </w:p>
    <w:p w14:paraId="6639E436" w14:textId="5E0E8B64" w:rsidR="000B1C72" w:rsidRPr="00E26031" w:rsidRDefault="000B1C72" w:rsidP="000B1C72">
      <w:pPr>
        <w:pStyle w:val="2"/>
        <w:rPr>
          <w:rFonts w:ascii="Times New Roman" w:eastAsia="黑体" w:hAnsi="Times New Roman" w:cs="Times New Roman"/>
          <w:b w:val="0"/>
          <w:sz w:val="28"/>
          <w:szCs w:val="28"/>
        </w:rPr>
      </w:pPr>
      <w:bookmarkStart w:id="78" w:name="_Toc881683"/>
      <w:r w:rsidRPr="00E26031">
        <w:rPr>
          <w:rFonts w:ascii="Times New Roman" w:eastAsia="黑体" w:hAnsi="Times New Roman" w:cs="Times New Roman"/>
          <w:b w:val="0"/>
          <w:sz w:val="28"/>
          <w:szCs w:val="28"/>
        </w:rPr>
        <w:t xml:space="preserve">4.1 </w:t>
      </w:r>
      <w:r w:rsidRPr="00E26031">
        <w:rPr>
          <w:rFonts w:ascii="Times New Roman" w:eastAsia="黑体" w:hAnsi="Times New Roman" w:cs="Times New Roman"/>
          <w:b w:val="0"/>
          <w:sz w:val="28"/>
          <w:szCs w:val="28"/>
        </w:rPr>
        <w:t>设计原则</w:t>
      </w:r>
      <w:bookmarkEnd w:id="78"/>
    </w:p>
    <w:p w14:paraId="164E775D" w14:textId="5411CA07" w:rsidR="00C32509" w:rsidRDefault="00180730" w:rsidP="00C32509">
      <w:pPr>
        <w:spacing w:line="400" w:lineRule="exact"/>
        <w:ind w:firstLineChars="200" w:firstLine="480"/>
        <w:rPr>
          <w:rFonts w:ascii="Times New Roman" w:hAnsi="Times New Roman" w:cs="Times New Roman"/>
          <w:sz w:val="24"/>
          <w:szCs w:val="24"/>
        </w:rPr>
      </w:pPr>
      <w:bookmarkStart w:id="79" w:name="_Hlk535688136"/>
      <w:r w:rsidRPr="00C32509">
        <w:rPr>
          <w:rFonts w:ascii="Times New Roman" w:hAnsi="Times New Roman" w:cs="Times New Roman" w:hint="eastAsia"/>
          <w:sz w:val="24"/>
          <w:szCs w:val="24"/>
        </w:rPr>
        <w:t>在配用电通信网中，除了广泛使用的有线网络外</w:t>
      </w:r>
      <w:r w:rsidR="00675965" w:rsidRPr="00C32509">
        <w:rPr>
          <w:rFonts w:ascii="Times New Roman" w:hAnsi="Times New Roman" w:cs="Times New Roman" w:hint="eastAsia"/>
          <w:sz w:val="24"/>
          <w:szCs w:val="24"/>
        </w:rPr>
        <w:t>，无线传感器等装置构建的无线网络也起到了至关重要的作用，尤其是在配用电通信网的边缘。通过对</w:t>
      </w:r>
      <w:r w:rsidR="00675965" w:rsidRPr="00D158B4">
        <w:rPr>
          <w:rFonts w:ascii="Times New Roman" w:hAnsi="Times New Roman" w:cs="Times New Roman" w:hint="eastAsia"/>
          <w:sz w:val="24"/>
          <w:szCs w:val="24"/>
        </w:rPr>
        <w:t>配用电网中</w:t>
      </w:r>
      <w:r w:rsidR="00675965">
        <w:rPr>
          <w:rFonts w:ascii="Times New Roman" w:hAnsi="Times New Roman" w:cs="Times New Roman" w:hint="eastAsia"/>
          <w:sz w:val="24"/>
          <w:szCs w:val="24"/>
        </w:rPr>
        <w:t>无</w:t>
      </w:r>
      <w:r w:rsidR="00675965" w:rsidRPr="00D158B4">
        <w:rPr>
          <w:rFonts w:ascii="Times New Roman" w:hAnsi="Times New Roman" w:cs="Times New Roman" w:hint="eastAsia"/>
          <w:sz w:val="24"/>
          <w:szCs w:val="24"/>
        </w:rPr>
        <w:t>线网络场景下路由机制的学习和探究，发现大部分路由策略没有充分考虑到</w:t>
      </w:r>
      <w:r w:rsidR="00C32509">
        <w:rPr>
          <w:rFonts w:ascii="Times New Roman" w:hAnsi="Times New Roman" w:cs="Times New Roman" w:hint="eastAsia"/>
          <w:sz w:val="24"/>
          <w:szCs w:val="24"/>
        </w:rPr>
        <w:t>智能电网场景中设备特点和数据传输特点。无线传感器大多由电池供电，能量支持有限、计算能力有限，</w:t>
      </w:r>
      <w:r w:rsidR="00C32509" w:rsidRPr="00C32509">
        <w:rPr>
          <w:rFonts w:ascii="Times New Roman" w:hAnsi="Times New Roman" w:cs="Times New Roman" w:hint="eastAsia"/>
          <w:sz w:val="24"/>
          <w:szCs w:val="24"/>
        </w:rPr>
        <w:t>而且他们的监控区域广泛且环境恶劣，如果路由机制选择不当将极大影响网络的可靠性和稳定性。</w:t>
      </w:r>
      <w:r w:rsidR="00C32509" w:rsidRPr="00D158B4">
        <w:rPr>
          <w:rFonts w:ascii="Times New Roman" w:hAnsi="Times New Roman" w:cs="Times New Roman" w:hint="eastAsia"/>
          <w:sz w:val="24"/>
          <w:szCs w:val="24"/>
        </w:rPr>
        <w:t>因此，本文提出的</w:t>
      </w:r>
      <w:r w:rsidR="00C32509">
        <w:rPr>
          <w:rFonts w:ascii="Times New Roman" w:hAnsi="Times New Roman" w:cs="Times New Roman" w:hint="eastAsia"/>
          <w:sz w:val="24"/>
          <w:szCs w:val="24"/>
        </w:rPr>
        <w:t>SAFT</w:t>
      </w:r>
      <w:r w:rsidR="00C32509" w:rsidRPr="00D158B4">
        <w:rPr>
          <w:rFonts w:ascii="Times New Roman" w:hAnsi="Times New Roman" w:cs="Times New Roman" w:hint="eastAsia"/>
          <w:sz w:val="24"/>
          <w:szCs w:val="24"/>
        </w:rPr>
        <w:t>（</w:t>
      </w:r>
      <w:r w:rsidR="00C32509" w:rsidRPr="00C32509">
        <w:rPr>
          <w:rFonts w:ascii="Times New Roman" w:hAnsi="Times New Roman" w:cs="Times New Roman"/>
          <w:sz w:val="24"/>
          <w:szCs w:val="24"/>
        </w:rPr>
        <w:t>Self-adaption and Fault-tolerance</w:t>
      </w:r>
      <w:r w:rsidR="00C32509">
        <w:rPr>
          <w:rFonts w:ascii="Times New Roman" w:hAnsi="Times New Roman" w:cs="Times New Roman" w:hint="eastAsia"/>
          <w:sz w:val="24"/>
          <w:szCs w:val="24"/>
        </w:rPr>
        <w:t>）</w:t>
      </w:r>
      <w:r w:rsidR="00C32509" w:rsidRPr="00D158B4">
        <w:rPr>
          <w:rFonts w:ascii="Times New Roman" w:hAnsi="Times New Roman" w:cs="Times New Roman" w:hint="eastAsia"/>
          <w:sz w:val="24"/>
          <w:szCs w:val="24"/>
        </w:rPr>
        <w:t>路由机制</w:t>
      </w:r>
      <w:r w:rsidR="004D3CFB" w:rsidRPr="00D158B4">
        <w:rPr>
          <w:rFonts w:ascii="Times New Roman" w:hAnsi="Times New Roman" w:cs="Times New Roman" w:hint="eastAsia"/>
          <w:sz w:val="24"/>
          <w:szCs w:val="24"/>
        </w:rPr>
        <w:t>基于</w:t>
      </w:r>
      <w:r w:rsidR="004D3CFB">
        <w:rPr>
          <w:rFonts w:ascii="Times New Roman" w:hAnsi="Times New Roman" w:cs="Times New Roman" w:hint="eastAsia"/>
          <w:sz w:val="24"/>
          <w:szCs w:val="24"/>
        </w:rPr>
        <w:t>边缘</w:t>
      </w:r>
      <w:r w:rsidR="004D3CFB" w:rsidRPr="00D158B4">
        <w:rPr>
          <w:rFonts w:ascii="Times New Roman" w:hAnsi="Times New Roman" w:cs="Times New Roman" w:hint="eastAsia"/>
          <w:sz w:val="24"/>
          <w:szCs w:val="24"/>
        </w:rPr>
        <w:t>计算技术</w:t>
      </w:r>
      <w:r w:rsidR="004D3CFB">
        <w:rPr>
          <w:rFonts w:ascii="Times New Roman" w:hAnsi="Times New Roman" w:cs="Times New Roman" w:hint="eastAsia"/>
          <w:sz w:val="24"/>
          <w:szCs w:val="24"/>
        </w:rPr>
        <w:t>，希望通过</w:t>
      </w:r>
      <w:r w:rsidR="004D3CFB" w:rsidRPr="00D158B4">
        <w:rPr>
          <w:rFonts w:ascii="Times New Roman" w:hAnsi="Times New Roman" w:cs="Times New Roman" w:hint="eastAsia"/>
          <w:sz w:val="24"/>
          <w:szCs w:val="24"/>
        </w:rPr>
        <w:t>实时</w:t>
      </w:r>
      <w:r w:rsidR="004D3CFB">
        <w:rPr>
          <w:rFonts w:ascii="Times New Roman" w:hAnsi="Times New Roman" w:cs="Times New Roman" w:hint="eastAsia"/>
          <w:sz w:val="24"/>
          <w:szCs w:val="24"/>
        </w:rPr>
        <w:t>、</w:t>
      </w:r>
      <w:r w:rsidR="004D3CFB" w:rsidRPr="00D158B4">
        <w:rPr>
          <w:rFonts w:ascii="Times New Roman" w:hAnsi="Times New Roman" w:cs="Times New Roman" w:hint="eastAsia"/>
          <w:sz w:val="24"/>
          <w:szCs w:val="24"/>
        </w:rPr>
        <w:t>动态</w:t>
      </w:r>
      <w:r w:rsidR="004D3CFB">
        <w:rPr>
          <w:rFonts w:ascii="Times New Roman" w:hAnsi="Times New Roman" w:cs="Times New Roman" w:hint="eastAsia"/>
          <w:sz w:val="24"/>
          <w:szCs w:val="24"/>
        </w:rPr>
        <w:t>地</w:t>
      </w:r>
      <w:r w:rsidR="004D3CFB" w:rsidRPr="00D158B4">
        <w:rPr>
          <w:rFonts w:ascii="Times New Roman" w:hAnsi="Times New Roman" w:cs="Times New Roman" w:hint="eastAsia"/>
          <w:sz w:val="24"/>
          <w:szCs w:val="24"/>
        </w:rPr>
        <w:t>监控节点</w:t>
      </w:r>
      <w:r w:rsidR="004D3CFB">
        <w:rPr>
          <w:rFonts w:ascii="Times New Roman" w:hAnsi="Times New Roman" w:cs="Times New Roman" w:hint="eastAsia"/>
          <w:sz w:val="24"/>
          <w:szCs w:val="24"/>
        </w:rPr>
        <w:t>和网络的健康程度，构造最优的路由机制，提高网络生命周期。</w:t>
      </w:r>
    </w:p>
    <w:p w14:paraId="68674725" w14:textId="410D2F71" w:rsidR="00EA7F4C" w:rsidRDefault="004D3CFB" w:rsidP="00C3250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首先，构建</w:t>
      </w:r>
      <w:r w:rsidR="002C253E">
        <w:rPr>
          <w:rFonts w:ascii="Times New Roman" w:hAnsi="Times New Roman" w:cs="Times New Roman" w:hint="eastAsia"/>
          <w:sz w:val="24"/>
          <w:szCs w:val="24"/>
        </w:rPr>
        <w:t>无线</w:t>
      </w:r>
      <w:r>
        <w:rPr>
          <w:rFonts w:ascii="Times New Roman" w:hAnsi="Times New Roman" w:cs="Times New Roman" w:hint="eastAsia"/>
          <w:sz w:val="24"/>
          <w:szCs w:val="24"/>
        </w:rPr>
        <w:t>网络模型。</w:t>
      </w:r>
      <w:r w:rsidR="00EA7F4C">
        <w:rPr>
          <w:rFonts w:ascii="Times New Roman" w:hAnsi="Times New Roman" w:cs="Times New Roman" w:hint="eastAsia"/>
          <w:sz w:val="24"/>
          <w:szCs w:val="24"/>
        </w:rPr>
        <w:t>我们以电网边缘的微电网为例。</w:t>
      </w:r>
      <w:r w:rsidR="004F4993" w:rsidRPr="004F4993">
        <w:rPr>
          <w:rFonts w:ascii="Times New Roman" w:hAnsi="Times New Roman" w:cs="Times New Roman" w:hint="eastAsia"/>
          <w:sz w:val="24"/>
          <w:szCs w:val="24"/>
        </w:rPr>
        <w:t>微电网的提出旨在实现分布式电源的灵活、高效应用，解决数量庞大、形式多样的分布式电源并网问题</w:t>
      </w:r>
      <w:r w:rsidR="004F4993">
        <w:rPr>
          <w:rFonts w:ascii="Times New Roman" w:hAnsi="Times New Roman" w:cs="Times New Roman" w:hint="eastAsia"/>
          <w:sz w:val="24"/>
          <w:szCs w:val="24"/>
        </w:rPr>
        <w:t>，是一种新的组织形式。微电网由分布式电源、储能装置、电力负载网络和通信控制网络组成</w:t>
      </w:r>
      <w:r w:rsidR="00DE6005">
        <w:rPr>
          <w:rFonts w:ascii="Times New Roman" w:hAnsi="Times New Roman" w:cs="Times New Roman" w:hint="eastAsia"/>
          <w:sz w:val="24"/>
          <w:szCs w:val="24"/>
        </w:rPr>
        <w:t>。微电网位于网络边缘，</w:t>
      </w:r>
      <w:r w:rsidR="00056C6A">
        <w:rPr>
          <w:rFonts w:ascii="Times New Roman" w:hAnsi="Times New Roman" w:cs="Times New Roman" w:hint="eastAsia"/>
          <w:sz w:val="24"/>
          <w:szCs w:val="24"/>
        </w:rPr>
        <w:t>可以与传统电网隔离运行，也可以在并入方式运行。</w:t>
      </w:r>
      <w:r w:rsidR="002C253E">
        <w:rPr>
          <w:rFonts w:ascii="Times New Roman" w:hAnsi="Times New Roman" w:cs="Times New Roman" w:hint="eastAsia"/>
          <w:sz w:val="24"/>
          <w:szCs w:val="24"/>
        </w:rPr>
        <w:t>在微电网中，有线通信负责长距离的骨干传输，无线通信则在电力生产、分发和消费层面上起到重要作用。</w:t>
      </w:r>
      <w:r w:rsidR="00056C6A">
        <w:rPr>
          <w:rFonts w:ascii="Times New Roman" w:hAnsi="Times New Roman" w:cs="Times New Roman" w:hint="eastAsia"/>
          <w:sz w:val="24"/>
          <w:szCs w:val="24"/>
        </w:rPr>
        <w:t>在发电过程中，</w:t>
      </w:r>
      <w:r w:rsidR="00922453">
        <w:rPr>
          <w:rFonts w:ascii="Times New Roman" w:hAnsi="Times New Roman" w:cs="Times New Roman" w:hint="eastAsia"/>
          <w:sz w:val="24"/>
          <w:szCs w:val="24"/>
        </w:rPr>
        <w:t>无线传感器用于监测发电机组的运行状态；在输电和配电环节，无线传感器可以监控输电线路和变电站设备的状态，快速定位故障；在</w:t>
      </w:r>
      <w:r w:rsidR="002C253E">
        <w:rPr>
          <w:rFonts w:ascii="Times New Roman" w:hAnsi="Times New Roman" w:cs="Times New Roman" w:hint="eastAsia"/>
          <w:sz w:val="24"/>
          <w:szCs w:val="24"/>
        </w:rPr>
        <w:t>用户端，无线传感器实时采集电力消耗情况，便于供给侧调整电力分配。鉴于以上情况，</w:t>
      </w:r>
      <w:r w:rsidR="00680291">
        <w:rPr>
          <w:rFonts w:ascii="Times New Roman" w:hAnsi="Times New Roman" w:cs="Times New Roman" w:hint="eastAsia"/>
          <w:sz w:val="24"/>
          <w:szCs w:val="24"/>
        </w:rPr>
        <w:t>微电网中的</w:t>
      </w:r>
      <w:r w:rsidR="00E63471">
        <w:rPr>
          <w:rFonts w:ascii="Times New Roman" w:hAnsi="Times New Roman" w:cs="Times New Roman" w:hint="eastAsia"/>
          <w:sz w:val="24"/>
          <w:szCs w:val="24"/>
        </w:rPr>
        <w:t>无线传感器</w:t>
      </w:r>
      <w:r w:rsidR="00680291">
        <w:rPr>
          <w:rFonts w:ascii="Times New Roman" w:hAnsi="Times New Roman" w:cs="Times New Roman" w:hint="eastAsia"/>
          <w:sz w:val="24"/>
          <w:szCs w:val="24"/>
        </w:rPr>
        <w:t>的部署</w:t>
      </w:r>
      <w:r w:rsidR="00E63471">
        <w:rPr>
          <w:rFonts w:ascii="Times New Roman" w:hAnsi="Times New Roman" w:cs="Times New Roman" w:hint="eastAsia"/>
          <w:sz w:val="24"/>
          <w:szCs w:val="24"/>
        </w:rPr>
        <w:t>需要符合两个原则：第一个是</w:t>
      </w:r>
      <w:r w:rsidR="00680291">
        <w:rPr>
          <w:rFonts w:ascii="Times New Roman" w:hAnsi="Times New Roman" w:cs="Times New Roman" w:hint="eastAsia"/>
          <w:sz w:val="24"/>
          <w:szCs w:val="24"/>
        </w:rPr>
        <w:t>足够大的</w:t>
      </w:r>
      <w:r w:rsidR="00E63471">
        <w:rPr>
          <w:rFonts w:ascii="Times New Roman" w:hAnsi="Times New Roman" w:cs="Times New Roman" w:hint="eastAsia"/>
          <w:sz w:val="24"/>
          <w:szCs w:val="24"/>
        </w:rPr>
        <w:t>覆盖范围</w:t>
      </w:r>
      <w:r w:rsidR="00680291">
        <w:rPr>
          <w:rFonts w:ascii="Times New Roman" w:hAnsi="Times New Roman" w:cs="Times New Roman" w:hint="eastAsia"/>
          <w:sz w:val="24"/>
          <w:szCs w:val="24"/>
        </w:rPr>
        <w:t>，保证监控区域；第二个是</w:t>
      </w:r>
      <w:r w:rsidR="005275C2">
        <w:rPr>
          <w:rFonts w:ascii="Times New Roman" w:hAnsi="Times New Roman" w:cs="Times New Roman" w:hint="eastAsia"/>
          <w:sz w:val="24"/>
          <w:szCs w:val="24"/>
        </w:rPr>
        <w:t>比较低的成为，提高单个传感器的使用效率。两者需要均衡，所以传感器的部署应该根据微电网的结构和功能特性进行分配。</w:t>
      </w:r>
    </w:p>
    <w:p w14:paraId="31E1EAF4" w14:textId="5C223FAA" w:rsidR="005275C2" w:rsidRDefault="00CF60FD" w:rsidP="005275C2">
      <w:pPr>
        <w:jc w:val="center"/>
        <w:rPr>
          <w:rFonts w:ascii="Times New Roman" w:hAnsi="Times New Roman" w:cs="Times New Roman"/>
          <w:sz w:val="24"/>
          <w:szCs w:val="24"/>
        </w:rPr>
      </w:pPr>
      <w:r>
        <w:rPr>
          <w:noProof/>
          <w:spacing w:val="-1"/>
          <w:kern w:val="0"/>
          <w:sz w:val="20"/>
          <w:szCs w:val="20"/>
        </w:rPr>
        <w:lastRenderedPageBreak/>
        <w:drawing>
          <wp:inline distT="0" distB="0" distL="0" distR="0" wp14:anchorId="05E8C67A" wp14:editId="38EC4BBC">
            <wp:extent cx="5270500" cy="29273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2927350"/>
                    </a:xfrm>
                    <a:prstGeom prst="rect">
                      <a:avLst/>
                    </a:prstGeom>
                    <a:noFill/>
                    <a:ln>
                      <a:noFill/>
                    </a:ln>
                  </pic:spPr>
                </pic:pic>
              </a:graphicData>
            </a:graphic>
          </wp:inline>
        </w:drawing>
      </w:r>
    </w:p>
    <w:p w14:paraId="0890E2E7" w14:textId="213B90D6" w:rsidR="00715908" w:rsidRPr="00715908" w:rsidRDefault="00715908" w:rsidP="00715908">
      <w:pPr>
        <w:ind w:firstLineChars="200"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 xml:space="preserve">4-1 </w:t>
      </w:r>
      <w:r>
        <w:rPr>
          <w:rFonts w:ascii="Times New Roman" w:eastAsia="楷体" w:hAnsi="Times New Roman" w:cs="Times New Roman" w:hint="eastAsia"/>
          <w:szCs w:val="21"/>
        </w:rPr>
        <w:t>微电网中无线传感器网络架构</w:t>
      </w:r>
    </w:p>
    <w:p w14:paraId="4FA75E61" w14:textId="20612774" w:rsidR="00287B3C" w:rsidRDefault="00715908" w:rsidP="005F161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所示，主电网与微电网由</w:t>
      </w:r>
      <w:r w:rsidR="00E02937">
        <w:rPr>
          <w:rFonts w:ascii="Times New Roman" w:hAnsi="Times New Roman" w:cs="Times New Roman" w:hint="eastAsia"/>
          <w:sz w:val="24"/>
          <w:szCs w:val="24"/>
        </w:rPr>
        <w:t>变压器相连，在图中则被虚线分隔开。微电网相对独立，位于网络的边缘。微电网中，我们以一条母线和两条馈线为例。馈线上，连接各种形式的发电站，如风力发电站和太阳能发电站；</w:t>
      </w:r>
      <w:r w:rsidR="005F161B">
        <w:rPr>
          <w:rFonts w:ascii="Times New Roman" w:hAnsi="Times New Roman" w:cs="Times New Roman" w:hint="eastAsia"/>
          <w:sz w:val="24"/>
          <w:szCs w:val="24"/>
        </w:rPr>
        <w:t>连接</w:t>
      </w:r>
      <w:r w:rsidR="00E02937">
        <w:rPr>
          <w:rFonts w:ascii="Times New Roman" w:hAnsi="Times New Roman" w:cs="Times New Roman" w:hint="eastAsia"/>
          <w:sz w:val="24"/>
          <w:szCs w:val="24"/>
        </w:rPr>
        <w:t>各种储能设备，</w:t>
      </w:r>
      <w:r w:rsidR="00421EDA">
        <w:rPr>
          <w:rFonts w:ascii="Times New Roman" w:hAnsi="Times New Roman" w:cs="Times New Roman" w:hint="eastAsia"/>
          <w:sz w:val="24"/>
          <w:szCs w:val="24"/>
        </w:rPr>
        <w:t>用于存储冗余的电能</w:t>
      </w:r>
      <w:r w:rsidR="005F161B">
        <w:rPr>
          <w:rFonts w:ascii="Times New Roman" w:hAnsi="Times New Roman" w:cs="Times New Roman" w:hint="eastAsia"/>
          <w:sz w:val="24"/>
          <w:szCs w:val="24"/>
        </w:rPr>
        <w:t>；以及多种智能用电设备，如智能电表、充电桩等。上述设备均部署了传感器，母线和馈线上也设置有传感器。基于配用电网的功能和结构</w:t>
      </w:r>
      <w:r w:rsidR="003A4182">
        <w:rPr>
          <w:rFonts w:ascii="Times New Roman" w:hAnsi="Times New Roman" w:cs="Times New Roman" w:hint="eastAsia"/>
          <w:sz w:val="24"/>
          <w:szCs w:val="24"/>
        </w:rPr>
        <w:t>，参考无线传感器网络已有研究成果</w:t>
      </w:r>
      <w:r w:rsidR="005F161B">
        <w:rPr>
          <w:rFonts w:ascii="Times New Roman" w:hAnsi="Times New Roman" w:cs="Times New Roman" w:hint="eastAsia"/>
          <w:sz w:val="24"/>
          <w:szCs w:val="24"/>
        </w:rPr>
        <w:t>，本文中采取异构的、分簇的网络架构。</w:t>
      </w:r>
      <w:r w:rsidR="003A4182">
        <w:rPr>
          <w:rFonts w:ascii="Times New Roman" w:hAnsi="Times New Roman" w:cs="Times New Roman" w:hint="eastAsia"/>
          <w:sz w:val="24"/>
          <w:szCs w:val="24"/>
        </w:rPr>
        <w:t>每条馈线即是一个簇，每个簇由一个簇头节点（</w:t>
      </w:r>
      <w:r w:rsidR="003A4182">
        <w:rPr>
          <w:rFonts w:ascii="Times New Roman" w:hAnsi="Times New Roman" w:cs="Times New Roman" w:hint="eastAsia"/>
          <w:sz w:val="24"/>
          <w:szCs w:val="24"/>
        </w:rPr>
        <w:t>CH</w:t>
      </w:r>
      <w:r w:rsidR="003A4182">
        <w:rPr>
          <w:rFonts w:ascii="Times New Roman" w:hAnsi="Times New Roman" w:cs="Times New Roman" w:hint="eastAsia"/>
          <w:sz w:val="24"/>
          <w:szCs w:val="24"/>
        </w:rPr>
        <w:t>）和若干个普通传感器节点（</w:t>
      </w:r>
      <w:r w:rsidR="003A4182">
        <w:rPr>
          <w:rFonts w:ascii="Times New Roman" w:hAnsi="Times New Roman" w:cs="Times New Roman" w:hint="eastAsia"/>
          <w:sz w:val="24"/>
          <w:szCs w:val="24"/>
        </w:rPr>
        <w:t>SN</w:t>
      </w:r>
      <w:r w:rsidR="003A4182">
        <w:rPr>
          <w:rFonts w:ascii="Times New Roman" w:hAnsi="Times New Roman" w:cs="Times New Roman" w:hint="eastAsia"/>
          <w:sz w:val="24"/>
          <w:szCs w:val="24"/>
        </w:rPr>
        <w:t>）构成。</w:t>
      </w:r>
      <w:r w:rsidR="003A4182">
        <w:rPr>
          <w:rFonts w:ascii="Times New Roman" w:hAnsi="Times New Roman" w:cs="Times New Roman" w:hint="eastAsia"/>
          <w:sz w:val="24"/>
          <w:szCs w:val="24"/>
        </w:rPr>
        <w:t>CH</w:t>
      </w:r>
      <w:r w:rsidR="003A4182">
        <w:rPr>
          <w:rFonts w:ascii="Times New Roman" w:hAnsi="Times New Roman" w:cs="Times New Roman" w:hint="eastAsia"/>
          <w:sz w:val="24"/>
          <w:szCs w:val="24"/>
        </w:rPr>
        <w:t>对应图中浅蓝色图标，</w:t>
      </w:r>
      <w:r w:rsidR="003A4182">
        <w:rPr>
          <w:rFonts w:ascii="Times New Roman" w:hAnsi="Times New Roman" w:cs="Times New Roman" w:hint="eastAsia"/>
          <w:sz w:val="24"/>
          <w:szCs w:val="24"/>
        </w:rPr>
        <w:t>SN</w:t>
      </w:r>
      <w:r w:rsidR="003A4182">
        <w:rPr>
          <w:rFonts w:ascii="Times New Roman" w:hAnsi="Times New Roman" w:cs="Times New Roman" w:hint="eastAsia"/>
          <w:sz w:val="24"/>
          <w:szCs w:val="24"/>
        </w:rPr>
        <w:t>对应橘色图标。</w:t>
      </w:r>
      <w:r w:rsidR="006C52A2">
        <w:rPr>
          <w:rFonts w:ascii="Times New Roman" w:hAnsi="Times New Roman" w:cs="Times New Roman" w:hint="eastAsia"/>
          <w:sz w:val="24"/>
          <w:szCs w:val="24"/>
        </w:rPr>
        <w:t>每个簇中，</w:t>
      </w:r>
      <w:r w:rsidR="006C52A2">
        <w:rPr>
          <w:rFonts w:ascii="Times New Roman" w:hAnsi="Times New Roman" w:cs="Times New Roman" w:hint="eastAsia"/>
          <w:sz w:val="24"/>
          <w:szCs w:val="24"/>
        </w:rPr>
        <w:t>SN</w:t>
      </w:r>
      <w:r w:rsidR="006C52A2">
        <w:rPr>
          <w:rFonts w:ascii="Times New Roman" w:hAnsi="Times New Roman" w:cs="Times New Roman" w:hint="eastAsia"/>
          <w:sz w:val="24"/>
          <w:szCs w:val="24"/>
        </w:rPr>
        <w:t>采集到的数据在</w:t>
      </w:r>
      <w:r w:rsidR="006C52A2">
        <w:rPr>
          <w:rFonts w:ascii="Times New Roman" w:hAnsi="Times New Roman" w:cs="Times New Roman" w:hint="eastAsia"/>
          <w:sz w:val="24"/>
          <w:szCs w:val="24"/>
        </w:rPr>
        <w:t>CH</w:t>
      </w:r>
      <w:r w:rsidR="006C52A2">
        <w:rPr>
          <w:rFonts w:ascii="Times New Roman" w:hAnsi="Times New Roman" w:cs="Times New Roman" w:hint="eastAsia"/>
          <w:sz w:val="24"/>
          <w:szCs w:val="24"/>
        </w:rPr>
        <w:t>处聚合。</w:t>
      </w:r>
      <w:r w:rsidR="006C52A2">
        <w:rPr>
          <w:rFonts w:ascii="Times New Roman" w:hAnsi="Times New Roman" w:cs="Times New Roman" w:hint="eastAsia"/>
          <w:sz w:val="24"/>
          <w:szCs w:val="24"/>
        </w:rPr>
        <w:t>CH</w:t>
      </w:r>
      <w:r w:rsidR="006C52A2">
        <w:rPr>
          <w:rFonts w:ascii="Times New Roman" w:hAnsi="Times New Roman" w:cs="Times New Roman" w:hint="eastAsia"/>
          <w:sz w:val="24"/>
          <w:szCs w:val="24"/>
        </w:rPr>
        <w:t>整合后发送给位于母线与馈线连接处的汇聚节点（</w:t>
      </w:r>
      <w:r w:rsidR="006C52A2">
        <w:rPr>
          <w:rFonts w:ascii="Times New Roman" w:hAnsi="Times New Roman" w:cs="Times New Roman" w:hint="eastAsia"/>
          <w:sz w:val="24"/>
          <w:szCs w:val="24"/>
        </w:rPr>
        <w:t>Sink</w:t>
      </w:r>
      <w:r w:rsidR="006C52A2">
        <w:rPr>
          <w:rFonts w:ascii="Times New Roman" w:hAnsi="Times New Roman" w:cs="Times New Roman" w:hint="eastAsia"/>
          <w:sz w:val="24"/>
          <w:szCs w:val="24"/>
        </w:rPr>
        <w:t>）。通常情况下，</w:t>
      </w:r>
      <w:r w:rsidR="006C52A2">
        <w:rPr>
          <w:rFonts w:ascii="Times New Roman" w:hAnsi="Times New Roman" w:cs="Times New Roman" w:hint="eastAsia"/>
          <w:sz w:val="24"/>
          <w:szCs w:val="24"/>
        </w:rPr>
        <w:t>SN</w:t>
      </w:r>
      <w:r w:rsidR="006C52A2">
        <w:rPr>
          <w:rFonts w:ascii="Times New Roman" w:hAnsi="Times New Roman" w:cs="Times New Roman" w:hint="eastAsia"/>
          <w:sz w:val="24"/>
          <w:szCs w:val="24"/>
        </w:rPr>
        <w:t>的数量大于</w:t>
      </w:r>
      <w:r w:rsidR="006C52A2">
        <w:rPr>
          <w:rFonts w:ascii="Times New Roman" w:hAnsi="Times New Roman" w:cs="Times New Roman" w:hint="eastAsia"/>
          <w:sz w:val="24"/>
          <w:szCs w:val="24"/>
        </w:rPr>
        <w:t>CH</w:t>
      </w:r>
      <w:r w:rsidR="006C52A2">
        <w:rPr>
          <w:rFonts w:ascii="Times New Roman" w:hAnsi="Times New Roman" w:cs="Times New Roman" w:hint="eastAsia"/>
          <w:sz w:val="24"/>
          <w:szCs w:val="24"/>
        </w:rPr>
        <w:t>的数量，</w:t>
      </w:r>
      <w:r w:rsidR="00911E93">
        <w:rPr>
          <w:rFonts w:ascii="Times New Roman" w:hAnsi="Times New Roman" w:cs="Times New Roman" w:hint="eastAsia"/>
          <w:sz w:val="24"/>
          <w:szCs w:val="24"/>
        </w:rPr>
        <w:t>但</w:t>
      </w:r>
      <w:r w:rsidR="00911E93">
        <w:rPr>
          <w:rFonts w:ascii="Times New Roman" w:hAnsi="Times New Roman" w:cs="Times New Roman" w:hint="eastAsia"/>
          <w:sz w:val="24"/>
          <w:szCs w:val="24"/>
        </w:rPr>
        <w:t>CH</w:t>
      </w:r>
      <w:r w:rsidR="00911E93">
        <w:rPr>
          <w:rFonts w:ascii="Times New Roman" w:hAnsi="Times New Roman" w:cs="Times New Roman" w:hint="eastAsia"/>
          <w:sz w:val="24"/>
          <w:szCs w:val="24"/>
        </w:rPr>
        <w:t>比</w:t>
      </w:r>
      <w:r w:rsidR="00911E93">
        <w:rPr>
          <w:rFonts w:ascii="Times New Roman" w:hAnsi="Times New Roman" w:cs="Times New Roman" w:hint="eastAsia"/>
          <w:sz w:val="24"/>
          <w:szCs w:val="24"/>
        </w:rPr>
        <w:t>SN</w:t>
      </w:r>
      <w:r w:rsidR="00911E93">
        <w:rPr>
          <w:rFonts w:ascii="Times New Roman" w:hAnsi="Times New Roman" w:cs="Times New Roman" w:hint="eastAsia"/>
          <w:sz w:val="24"/>
          <w:szCs w:val="24"/>
        </w:rPr>
        <w:t>具有更多的电能储备和更长的通信范围。</w:t>
      </w:r>
    </w:p>
    <w:p w14:paraId="01FB3CB5" w14:textId="6BA2BC11" w:rsidR="00926EF6" w:rsidRDefault="004D3CFB" w:rsidP="00CC1F0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其次，构建能量模型和生命周期模型。</w:t>
      </w:r>
      <w:r w:rsidR="00E859B2">
        <w:rPr>
          <w:rFonts w:ascii="Times New Roman" w:hAnsi="Times New Roman" w:cs="Times New Roman" w:hint="eastAsia"/>
          <w:sz w:val="24"/>
          <w:szCs w:val="24"/>
        </w:rPr>
        <w:t>传感器</w:t>
      </w:r>
      <w:r w:rsidR="00926EF6">
        <w:rPr>
          <w:rFonts w:ascii="Times New Roman" w:hAnsi="Times New Roman" w:cs="Times New Roman" w:hint="eastAsia"/>
          <w:sz w:val="24"/>
          <w:szCs w:val="24"/>
        </w:rPr>
        <w:t>大多体积较小，通常只能由电量有限的电池提供能有，而且由于传感器种类繁多、部署范围广泛、安装位置特殊，</w:t>
      </w:r>
      <w:r w:rsidR="00D56A37">
        <w:rPr>
          <w:rFonts w:ascii="Times New Roman" w:hAnsi="Times New Roman" w:cs="Times New Roman" w:hint="eastAsia"/>
          <w:sz w:val="24"/>
          <w:szCs w:val="24"/>
        </w:rPr>
        <w:t>以更换电池等人为方法补充电能难度较大</w:t>
      </w:r>
      <w:r w:rsidR="005C5479">
        <w:rPr>
          <w:rFonts w:ascii="Times New Roman" w:hAnsi="Times New Roman" w:cs="Times New Roman" w:hint="eastAsia"/>
          <w:sz w:val="24"/>
          <w:szCs w:val="24"/>
        </w:rPr>
        <w:t>。</w:t>
      </w:r>
      <w:r w:rsidR="00CC1F0E">
        <w:rPr>
          <w:rFonts w:ascii="Times New Roman" w:hAnsi="Times New Roman" w:cs="Times New Roman" w:hint="eastAsia"/>
          <w:sz w:val="24"/>
          <w:szCs w:val="24"/>
        </w:rPr>
        <w:t>为了防止出现网络中某些节点过热的情况，应该构建节点的能量</w:t>
      </w:r>
      <w:r w:rsidR="001638E5">
        <w:rPr>
          <w:rFonts w:ascii="Times New Roman" w:hAnsi="Times New Roman" w:cs="Times New Roman" w:hint="eastAsia"/>
          <w:sz w:val="24"/>
          <w:szCs w:val="24"/>
        </w:rPr>
        <w:t>消耗</w:t>
      </w:r>
      <w:r w:rsidR="00CC1F0E">
        <w:rPr>
          <w:rFonts w:ascii="Times New Roman" w:hAnsi="Times New Roman" w:cs="Times New Roman" w:hint="eastAsia"/>
          <w:sz w:val="24"/>
          <w:szCs w:val="24"/>
        </w:rPr>
        <w:t>模型，包括采集、接收和转发数据等过程中的能量消耗，考虑到数据</w:t>
      </w:r>
      <w:r w:rsidR="00CA45D5">
        <w:rPr>
          <w:rFonts w:ascii="Times New Roman" w:hAnsi="Times New Roman" w:cs="Times New Roman" w:hint="eastAsia"/>
          <w:sz w:val="24"/>
          <w:szCs w:val="24"/>
        </w:rPr>
        <w:t>包的大小、节点</w:t>
      </w:r>
      <w:r w:rsidR="001638E5">
        <w:rPr>
          <w:rFonts w:ascii="Times New Roman" w:hAnsi="Times New Roman" w:cs="Times New Roman" w:hint="eastAsia"/>
          <w:sz w:val="24"/>
          <w:szCs w:val="24"/>
        </w:rPr>
        <w:t>通信阈值、节点之间距离等因素。</w:t>
      </w:r>
      <w:r w:rsidR="0023682B">
        <w:rPr>
          <w:rFonts w:ascii="Times New Roman" w:hAnsi="Times New Roman" w:cs="Times New Roman" w:hint="eastAsia"/>
          <w:sz w:val="24"/>
          <w:szCs w:val="24"/>
        </w:rPr>
        <w:t>传感器节点的失效原因是多方面的，如环境恶劣等等，其中最主要的原因之一就是</w:t>
      </w:r>
      <w:r w:rsidR="002416C8">
        <w:rPr>
          <w:rFonts w:ascii="Times New Roman" w:hAnsi="Times New Roman" w:cs="Times New Roman" w:hint="eastAsia"/>
          <w:sz w:val="24"/>
          <w:szCs w:val="24"/>
        </w:rPr>
        <w:t>电能消耗殆尽。因此，我们</w:t>
      </w:r>
      <w:r w:rsidR="001638E5">
        <w:rPr>
          <w:rFonts w:ascii="Times New Roman" w:hAnsi="Times New Roman" w:cs="Times New Roman" w:hint="eastAsia"/>
          <w:sz w:val="24"/>
          <w:szCs w:val="24"/>
        </w:rPr>
        <w:t>基于能量消耗模型进一步构建节点的生命周期模型，以此衡量节点的健康程度，用于后续路由机制的设计。</w:t>
      </w:r>
      <w:r w:rsidR="00EA366F">
        <w:rPr>
          <w:rFonts w:ascii="Times New Roman" w:hAnsi="Times New Roman" w:cs="Times New Roman" w:hint="eastAsia"/>
          <w:sz w:val="24"/>
          <w:szCs w:val="24"/>
        </w:rPr>
        <w:t>此外，</w:t>
      </w:r>
      <w:r w:rsidR="00322445">
        <w:rPr>
          <w:rFonts w:ascii="Times New Roman" w:hAnsi="Times New Roman" w:cs="Times New Roman" w:hint="eastAsia"/>
          <w:sz w:val="24"/>
          <w:szCs w:val="24"/>
        </w:rPr>
        <w:t>定义</w:t>
      </w:r>
      <w:r w:rsidR="008B6901">
        <w:rPr>
          <w:rFonts w:ascii="Times New Roman" w:hAnsi="Times New Roman" w:cs="Times New Roman" w:hint="eastAsia"/>
          <w:sz w:val="24"/>
          <w:szCs w:val="24"/>
        </w:rPr>
        <w:t>网络的生命周期</w:t>
      </w:r>
      <w:r w:rsidR="00322445">
        <w:rPr>
          <w:rFonts w:ascii="Times New Roman" w:hAnsi="Times New Roman" w:cs="Times New Roman" w:hint="eastAsia"/>
          <w:sz w:val="24"/>
          <w:szCs w:val="24"/>
        </w:rPr>
        <w:t>为从网络运行开始到第一个</w:t>
      </w:r>
      <w:r w:rsidR="00322445">
        <w:rPr>
          <w:rFonts w:ascii="Times New Roman" w:hAnsi="Times New Roman" w:cs="Times New Roman" w:hint="eastAsia"/>
          <w:sz w:val="24"/>
          <w:szCs w:val="24"/>
        </w:rPr>
        <w:t>CH</w:t>
      </w:r>
      <w:r w:rsidR="00322445">
        <w:rPr>
          <w:rFonts w:ascii="Times New Roman" w:hAnsi="Times New Roman" w:cs="Times New Roman" w:hint="eastAsia"/>
          <w:sz w:val="24"/>
          <w:szCs w:val="24"/>
        </w:rPr>
        <w:t>失效结束之间的时间长度。</w:t>
      </w:r>
    </w:p>
    <w:p w14:paraId="2A7EC614" w14:textId="25E0850D" w:rsidR="00156E1D" w:rsidRDefault="00287B3C" w:rsidP="00156E1D">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接下来，进行路由构建。</w:t>
      </w:r>
      <w:r w:rsidR="009A535B">
        <w:rPr>
          <w:rFonts w:ascii="Times New Roman" w:hAnsi="Times New Roman" w:cs="Times New Roman" w:hint="eastAsia"/>
          <w:sz w:val="24"/>
          <w:szCs w:val="24"/>
        </w:rPr>
        <w:t>为了得到最优路由，在路由选择过程中引入粒子群算法（</w:t>
      </w:r>
      <w:r w:rsidR="009A535B">
        <w:rPr>
          <w:rFonts w:ascii="Times New Roman" w:hAnsi="Times New Roman" w:cs="Times New Roman" w:hint="eastAsia"/>
          <w:sz w:val="24"/>
          <w:szCs w:val="24"/>
        </w:rPr>
        <w:t>PSO</w:t>
      </w:r>
      <w:r w:rsidR="009A535B">
        <w:rPr>
          <w:rFonts w:ascii="Times New Roman" w:hAnsi="Times New Roman" w:cs="Times New Roman" w:hint="eastAsia"/>
          <w:sz w:val="24"/>
          <w:szCs w:val="24"/>
        </w:rPr>
        <w:t>）。</w:t>
      </w:r>
      <w:r w:rsidR="009A535B">
        <w:rPr>
          <w:rFonts w:ascii="Times New Roman" w:hAnsi="Times New Roman" w:cs="Times New Roman" w:hint="eastAsia"/>
          <w:sz w:val="24"/>
          <w:szCs w:val="24"/>
        </w:rPr>
        <w:t>PSO</w:t>
      </w:r>
      <w:r w:rsidR="00156E1D">
        <w:rPr>
          <w:rFonts w:ascii="Times New Roman" w:hAnsi="Times New Roman" w:cs="Times New Roman" w:hint="eastAsia"/>
          <w:sz w:val="24"/>
          <w:szCs w:val="24"/>
        </w:rPr>
        <w:t>是一种常用的求解优化问题的算法，用于解决复杂的多目标</w:t>
      </w:r>
      <w:r w:rsidR="00156E1D">
        <w:rPr>
          <w:rFonts w:ascii="Times New Roman" w:hAnsi="Times New Roman" w:cs="Times New Roman" w:hint="eastAsia"/>
          <w:sz w:val="24"/>
          <w:szCs w:val="24"/>
        </w:rPr>
        <w:lastRenderedPageBreak/>
        <w:t>问题。在本文的求解过程中，我们基于需求对参数和</w:t>
      </w:r>
      <w:r w:rsidR="00240998">
        <w:rPr>
          <w:rFonts w:ascii="Times New Roman" w:hAnsi="Times New Roman" w:cs="Times New Roman" w:hint="eastAsia"/>
          <w:sz w:val="24"/>
          <w:szCs w:val="24"/>
        </w:rPr>
        <w:t>适应度</w:t>
      </w:r>
      <w:r w:rsidR="00156E1D">
        <w:rPr>
          <w:rFonts w:ascii="Times New Roman" w:hAnsi="Times New Roman" w:cs="Times New Roman" w:hint="eastAsia"/>
          <w:sz w:val="24"/>
          <w:szCs w:val="24"/>
        </w:rPr>
        <w:t>函数进行调整。</w:t>
      </w:r>
      <w:r w:rsidR="005579FB">
        <w:rPr>
          <w:rFonts w:ascii="Times New Roman" w:hAnsi="Times New Roman" w:cs="Times New Roman" w:hint="eastAsia"/>
          <w:sz w:val="24"/>
          <w:szCs w:val="24"/>
        </w:rPr>
        <w:t>本文中的传感器网络是异构分簇的，主要由</w:t>
      </w:r>
      <w:r w:rsidR="005579FB">
        <w:rPr>
          <w:rFonts w:ascii="Times New Roman" w:hAnsi="Times New Roman" w:cs="Times New Roman" w:hint="eastAsia"/>
          <w:sz w:val="24"/>
          <w:szCs w:val="24"/>
        </w:rPr>
        <w:t>CH</w:t>
      </w:r>
      <w:r w:rsidR="005579FB">
        <w:rPr>
          <w:rFonts w:ascii="Times New Roman" w:hAnsi="Times New Roman" w:cs="Times New Roman" w:hint="eastAsia"/>
          <w:sz w:val="24"/>
          <w:szCs w:val="24"/>
        </w:rPr>
        <w:t>和</w:t>
      </w:r>
      <w:r w:rsidR="005579FB">
        <w:rPr>
          <w:rFonts w:ascii="Times New Roman" w:hAnsi="Times New Roman" w:cs="Times New Roman" w:hint="eastAsia"/>
          <w:sz w:val="24"/>
          <w:szCs w:val="24"/>
        </w:rPr>
        <w:t>SN</w:t>
      </w:r>
      <w:r w:rsidR="005579FB">
        <w:rPr>
          <w:rFonts w:ascii="Times New Roman" w:hAnsi="Times New Roman" w:cs="Times New Roman" w:hint="eastAsia"/>
          <w:sz w:val="24"/>
          <w:szCs w:val="24"/>
        </w:rPr>
        <w:t>两种节点构成，</w:t>
      </w:r>
      <w:r w:rsidR="005579FB">
        <w:rPr>
          <w:rFonts w:ascii="Times New Roman" w:hAnsi="Times New Roman" w:cs="Times New Roman" w:hint="eastAsia"/>
          <w:sz w:val="24"/>
          <w:szCs w:val="24"/>
        </w:rPr>
        <w:t>CH</w:t>
      </w:r>
      <w:r w:rsidR="005579FB">
        <w:rPr>
          <w:rFonts w:ascii="Times New Roman" w:hAnsi="Times New Roman" w:cs="Times New Roman" w:hint="eastAsia"/>
          <w:sz w:val="24"/>
          <w:szCs w:val="24"/>
        </w:rPr>
        <w:t>与</w:t>
      </w:r>
      <w:r w:rsidR="005579FB">
        <w:rPr>
          <w:rFonts w:ascii="Times New Roman" w:hAnsi="Times New Roman" w:cs="Times New Roman" w:hint="eastAsia"/>
          <w:sz w:val="24"/>
          <w:szCs w:val="24"/>
        </w:rPr>
        <w:t>SN</w:t>
      </w:r>
      <w:r w:rsidR="005579FB">
        <w:rPr>
          <w:rFonts w:ascii="Times New Roman" w:hAnsi="Times New Roman" w:cs="Times New Roman" w:hint="eastAsia"/>
          <w:sz w:val="24"/>
          <w:szCs w:val="24"/>
        </w:rPr>
        <w:t>在数量、性能、功能等方面的不同决定了我们在路由机制设计时，分别考虑</w:t>
      </w:r>
      <w:r w:rsidR="001F4887">
        <w:rPr>
          <w:rFonts w:ascii="Times New Roman" w:hAnsi="Times New Roman" w:cs="Times New Roman" w:hint="eastAsia"/>
          <w:sz w:val="24"/>
          <w:szCs w:val="24"/>
        </w:rPr>
        <w:t>簇间</w:t>
      </w:r>
      <w:r w:rsidR="003E532D">
        <w:rPr>
          <w:rFonts w:ascii="Times New Roman" w:hAnsi="Times New Roman" w:cs="Times New Roman" w:hint="eastAsia"/>
          <w:sz w:val="24"/>
          <w:szCs w:val="24"/>
        </w:rPr>
        <w:t>通信</w:t>
      </w:r>
      <w:r w:rsidR="001F4887">
        <w:rPr>
          <w:rFonts w:ascii="Times New Roman" w:hAnsi="Times New Roman" w:cs="Times New Roman" w:hint="eastAsia"/>
          <w:sz w:val="24"/>
          <w:szCs w:val="24"/>
        </w:rPr>
        <w:t>和</w:t>
      </w:r>
      <w:r w:rsidR="005579FB">
        <w:rPr>
          <w:rFonts w:ascii="Times New Roman" w:hAnsi="Times New Roman" w:cs="Times New Roman" w:hint="eastAsia"/>
          <w:sz w:val="24"/>
          <w:szCs w:val="24"/>
        </w:rPr>
        <w:t>簇内</w:t>
      </w:r>
      <w:r w:rsidR="003E532D">
        <w:rPr>
          <w:rFonts w:ascii="Times New Roman" w:hAnsi="Times New Roman" w:cs="Times New Roman" w:hint="eastAsia"/>
          <w:sz w:val="24"/>
          <w:szCs w:val="24"/>
        </w:rPr>
        <w:t>通信</w:t>
      </w:r>
      <w:r w:rsidR="005579FB">
        <w:rPr>
          <w:rFonts w:ascii="Times New Roman" w:hAnsi="Times New Roman" w:cs="Times New Roman" w:hint="eastAsia"/>
          <w:sz w:val="24"/>
          <w:szCs w:val="24"/>
        </w:rPr>
        <w:t>两种情况。</w:t>
      </w:r>
      <w:r w:rsidR="003E532D">
        <w:rPr>
          <w:rFonts w:ascii="Times New Roman" w:hAnsi="Times New Roman" w:cs="Times New Roman" w:hint="eastAsia"/>
          <w:sz w:val="24"/>
          <w:szCs w:val="24"/>
        </w:rPr>
        <w:t>簇间通信，即</w:t>
      </w:r>
      <w:r w:rsidR="003E532D">
        <w:rPr>
          <w:rFonts w:ascii="Times New Roman" w:hAnsi="Times New Roman" w:cs="Times New Roman" w:hint="eastAsia"/>
          <w:sz w:val="24"/>
          <w:szCs w:val="24"/>
        </w:rPr>
        <w:t>CH</w:t>
      </w:r>
      <w:r w:rsidR="003E532D">
        <w:rPr>
          <w:rFonts w:ascii="Times New Roman" w:hAnsi="Times New Roman" w:cs="Times New Roman" w:hint="eastAsia"/>
          <w:sz w:val="24"/>
          <w:szCs w:val="24"/>
        </w:rPr>
        <w:t>节点之间的数据传输</w:t>
      </w:r>
      <w:r w:rsidR="00385413">
        <w:rPr>
          <w:rFonts w:ascii="Times New Roman" w:hAnsi="Times New Roman" w:cs="Times New Roman" w:hint="eastAsia"/>
          <w:sz w:val="24"/>
          <w:szCs w:val="24"/>
        </w:rPr>
        <w:t>，通过一跳或多跳将数据汇聚到</w:t>
      </w:r>
      <w:r w:rsidR="00385413">
        <w:rPr>
          <w:rFonts w:ascii="Times New Roman" w:hAnsi="Times New Roman" w:cs="Times New Roman" w:hint="eastAsia"/>
          <w:sz w:val="24"/>
          <w:szCs w:val="24"/>
        </w:rPr>
        <w:t>Sink</w:t>
      </w:r>
      <w:r w:rsidR="00385413">
        <w:rPr>
          <w:rFonts w:ascii="Times New Roman" w:hAnsi="Times New Roman" w:cs="Times New Roman" w:hint="eastAsia"/>
          <w:sz w:val="24"/>
          <w:szCs w:val="24"/>
        </w:rPr>
        <w:t>节点</w:t>
      </w:r>
      <w:r w:rsidR="00156E1D">
        <w:rPr>
          <w:rFonts w:ascii="Times New Roman" w:hAnsi="Times New Roman" w:cs="Times New Roman" w:hint="eastAsia"/>
          <w:sz w:val="24"/>
          <w:szCs w:val="24"/>
        </w:rPr>
        <w:t>。每个节点</w:t>
      </w:r>
      <w:r w:rsidR="00385413">
        <w:rPr>
          <w:rFonts w:ascii="Times New Roman" w:hAnsi="Times New Roman" w:cs="Times New Roman" w:hint="eastAsia"/>
          <w:sz w:val="24"/>
          <w:szCs w:val="24"/>
        </w:rPr>
        <w:t>在计算</w:t>
      </w:r>
      <w:r w:rsidR="00156E1D">
        <w:rPr>
          <w:rFonts w:ascii="Times New Roman" w:hAnsi="Times New Roman" w:cs="Times New Roman" w:hint="eastAsia"/>
          <w:sz w:val="24"/>
          <w:szCs w:val="24"/>
        </w:rPr>
        <w:t>路由</w:t>
      </w:r>
      <w:r w:rsidR="00D147ED">
        <w:rPr>
          <w:rFonts w:ascii="Times New Roman" w:hAnsi="Times New Roman" w:cs="Times New Roman" w:hint="eastAsia"/>
          <w:sz w:val="24"/>
          <w:szCs w:val="24"/>
        </w:rPr>
        <w:t>时，</w:t>
      </w:r>
      <w:r w:rsidR="00240998">
        <w:rPr>
          <w:rFonts w:ascii="Times New Roman" w:hAnsi="Times New Roman" w:cs="Times New Roman" w:hint="eastAsia"/>
          <w:sz w:val="24"/>
          <w:szCs w:val="24"/>
        </w:rPr>
        <w:t>适应度</w:t>
      </w:r>
      <w:r w:rsidR="00385413">
        <w:rPr>
          <w:rFonts w:ascii="Times New Roman" w:hAnsi="Times New Roman" w:cs="Times New Roman" w:hint="eastAsia"/>
          <w:sz w:val="24"/>
          <w:szCs w:val="24"/>
        </w:rPr>
        <w:t>函数考虑到自身及网络整体的能量状态</w:t>
      </w:r>
      <w:r w:rsidR="00156E1D">
        <w:rPr>
          <w:rFonts w:ascii="Times New Roman" w:hAnsi="Times New Roman" w:cs="Times New Roman" w:hint="eastAsia"/>
          <w:sz w:val="24"/>
          <w:szCs w:val="24"/>
        </w:rPr>
        <w:t>。簇内通信，即</w:t>
      </w:r>
      <w:r w:rsidR="00385413">
        <w:rPr>
          <w:rFonts w:ascii="Times New Roman" w:hAnsi="Times New Roman" w:cs="Times New Roman" w:hint="eastAsia"/>
          <w:sz w:val="24"/>
          <w:szCs w:val="24"/>
        </w:rPr>
        <w:t>数据从</w:t>
      </w:r>
      <w:r w:rsidR="00385413">
        <w:rPr>
          <w:rFonts w:ascii="Times New Roman" w:hAnsi="Times New Roman" w:cs="Times New Roman" w:hint="eastAsia"/>
          <w:sz w:val="24"/>
          <w:szCs w:val="24"/>
        </w:rPr>
        <w:t>SN</w:t>
      </w:r>
      <w:r w:rsidR="00385413">
        <w:rPr>
          <w:rFonts w:ascii="Times New Roman" w:hAnsi="Times New Roman" w:cs="Times New Roman" w:hint="eastAsia"/>
          <w:sz w:val="24"/>
          <w:szCs w:val="24"/>
        </w:rPr>
        <w:t>经过一跳或多跳汇聚到</w:t>
      </w:r>
      <w:r w:rsidR="00385413">
        <w:rPr>
          <w:rFonts w:ascii="Times New Roman" w:hAnsi="Times New Roman" w:cs="Times New Roman" w:hint="eastAsia"/>
          <w:sz w:val="24"/>
          <w:szCs w:val="24"/>
        </w:rPr>
        <w:t>CH</w:t>
      </w:r>
      <w:r w:rsidR="00385413">
        <w:rPr>
          <w:rFonts w:ascii="Times New Roman" w:hAnsi="Times New Roman" w:cs="Times New Roman" w:hint="eastAsia"/>
          <w:sz w:val="24"/>
          <w:szCs w:val="24"/>
        </w:rPr>
        <w:t>的过程。为了延长网络生命周期、防止出现负载过重节点，我们设计了基于边缘计算的动态分簇机制。每个</w:t>
      </w:r>
      <w:r w:rsidR="00385413">
        <w:rPr>
          <w:rFonts w:ascii="Times New Roman" w:hAnsi="Times New Roman" w:cs="Times New Roman" w:hint="eastAsia"/>
          <w:sz w:val="24"/>
          <w:szCs w:val="24"/>
        </w:rPr>
        <w:t>CH</w:t>
      </w:r>
      <w:r w:rsidR="00385413">
        <w:rPr>
          <w:rFonts w:ascii="Times New Roman" w:hAnsi="Times New Roman" w:cs="Times New Roman" w:hint="eastAsia"/>
          <w:sz w:val="24"/>
          <w:szCs w:val="24"/>
        </w:rPr>
        <w:t>根据自身和其他节点的健康状态，实时调整簇的覆盖范围，实现网络边缘侧的自主规划。同时，</w:t>
      </w:r>
      <w:r w:rsidR="00240998">
        <w:rPr>
          <w:rFonts w:ascii="Times New Roman" w:hAnsi="Times New Roman" w:cs="Times New Roman" w:hint="eastAsia"/>
          <w:sz w:val="24"/>
          <w:szCs w:val="24"/>
        </w:rPr>
        <w:t>适应度</w:t>
      </w:r>
      <w:r w:rsidR="00385413">
        <w:rPr>
          <w:rFonts w:ascii="Times New Roman" w:hAnsi="Times New Roman" w:cs="Times New Roman" w:hint="eastAsia"/>
          <w:sz w:val="24"/>
          <w:szCs w:val="24"/>
        </w:rPr>
        <w:t>函数考虑到网络生命周期和节点之间距离等因素。</w:t>
      </w:r>
    </w:p>
    <w:p w14:paraId="1FEB2CC2" w14:textId="2F511C75" w:rsidR="00287B3C" w:rsidRDefault="00287B3C" w:rsidP="00C3250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w:t>
      </w:r>
      <w:r w:rsidR="00CE0897">
        <w:rPr>
          <w:rFonts w:ascii="Times New Roman" w:hAnsi="Times New Roman" w:cs="Times New Roman" w:hint="eastAsia"/>
          <w:sz w:val="24"/>
          <w:szCs w:val="24"/>
        </w:rPr>
        <w:t>设计</w:t>
      </w:r>
      <w:r>
        <w:rPr>
          <w:rFonts w:ascii="Times New Roman" w:hAnsi="Times New Roman" w:cs="Times New Roman" w:hint="eastAsia"/>
          <w:sz w:val="24"/>
          <w:szCs w:val="24"/>
        </w:rPr>
        <w:t>失效恢复</w:t>
      </w:r>
      <w:r w:rsidR="0098160F">
        <w:rPr>
          <w:rFonts w:ascii="Times New Roman" w:hAnsi="Times New Roman" w:cs="Times New Roman" w:hint="eastAsia"/>
          <w:sz w:val="24"/>
          <w:szCs w:val="24"/>
        </w:rPr>
        <w:t>机制。尽管在路由规划过程中考虑到负载均衡，但由于传感器节点极易出现失效情况，仍需要对网络中可能出现的各种失效情况进行分析，并给出相应的恢复策略。总的来说，节点失效分为</w:t>
      </w:r>
      <w:r w:rsidR="0098160F">
        <w:rPr>
          <w:rFonts w:ascii="Times New Roman" w:hAnsi="Times New Roman" w:cs="Times New Roman" w:hint="eastAsia"/>
          <w:sz w:val="24"/>
          <w:szCs w:val="24"/>
        </w:rPr>
        <w:t>CH</w:t>
      </w:r>
      <w:r w:rsidR="0098160F">
        <w:rPr>
          <w:rFonts w:ascii="Times New Roman" w:hAnsi="Times New Roman" w:cs="Times New Roman" w:hint="eastAsia"/>
          <w:sz w:val="24"/>
          <w:szCs w:val="24"/>
        </w:rPr>
        <w:t>失效和</w:t>
      </w:r>
      <w:r w:rsidR="0098160F">
        <w:rPr>
          <w:rFonts w:ascii="Times New Roman" w:hAnsi="Times New Roman" w:cs="Times New Roman" w:hint="eastAsia"/>
          <w:sz w:val="24"/>
          <w:szCs w:val="24"/>
        </w:rPr>
        <w:t>SN</w:t>
      </w:r>
      <w:r w:rsidR="0098160F">
        <w:rPr>
          <w:rFonts w:ascii="Times New Roman" w:hAnsi="Times New Roman" w:cs="Times New Roman" w:hint="eastAsia"/>
          <w:sz w:val="24"/>
          <w:szCs w:val="24"/>
        </w:rPr>
        <w:t>失效两大类。某个节点失效会对它的上一跳节点产生影响，恢复策略主要分析这些被影响节点如何重新接入网络，提高节点的使用效率。</w:t>
      </w:r>
    </w:p>
    <w:p w14:paraId="55BD75EA" w14:textId="21FFB14B" w:rsidR="001F3DDF" w:rsidRPr="001F3DDF" w:rsidRDefault="001F3DDF" w:rsidP="00A56A7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SAFT</w:t>
      </w:r>
      <w:r w:rsidRPr="000E5F2E">
        <w:rPr>
          <w:rFonts w:ascii="Times New Roman" w:hAnsi="Times New Roman" w:cs="Times New Roman" w:hint="eastAsia"/>
          <w:sz w:val="24"/>
          <w:szCs w:val="24"/>
        </w:rPr>
        <w:t>的设计基于以下假设：所有节点都</w:t>
      </w:r>
      <w:r>
        <w:rPr>
          <w:rFonts w:ascii="Times New Roman" w:hAnsi="Times New Roman" w:cs="Times New Roman" w:hint="eastAsia"/>
          <w:sz w:val="24"/>
          <w:szCs w:val="24"/>
        </w:rPr>
        <w:t>具备</w:t>
      </w:r>
      <w:r w:rsidRPr="000E5F2E">
        <w:rPr>
          <w:rFonts w:ascii="Times New Roman" w:hAnsi="Times New Roman" w:cs="Times New Roman" w:hint="eastAsia"/>
          <w:sz w:val="24"/>
          <w:szCs w:val="24"/>
        </w:rPr>
        <w:t>计算模块，具有数据存储、计算和处理能力；所有节点之间通过简单的信息交换与其通信范围内的其他节点交换位置信息、</w:t>
      </w:r>
      <w:r w:rsidR="00A56A79">
        <w:rPr>
          <w:rFonts w:ascii="Times New Roman" w:hAnsi="Times New Roman" w:cs="Times New Roman" w:hint="eastAsia"/>
          <w:sz w:val="24"/>
          <w:szCs w:val="24"/>
        </w:rPr>
        <w:t>接收和发送数据包</w:t>
      </w:r>
      <w:r w:rsidRPr="000E5F2E">
        <w:rPr>
          <w:rFonts w:ascii="Times New Roman" w:hAnsi="Times New Roman" w:cs="Times New Roman" w:hint="eastAsia"/>
          <w:sz w:val="24"/>
          <w:szCs w:val="24"/>
        </w:rPr>
        <w:t>；网络中存在不同层次和功能的节点</w:t>
      </w:r>
      <w:r>
        <w:rPr>
          <w:rFonts w:ascii="Times New Roman" w:hAnsi="Times New Roman" w:cs="Times New Roman" w:hint="eastAsia"/>
          <w:sz w:val="24"/>
          <w:szCs w:val="24"/>
        </w:rPr>
        <w:t>，节点的</w:t>
      </w:r>
      <w:r w:rsidR="00660256">
        <w:rPr>
          <w:rFonts w:ascii="Times New Roman" w:hAnsi="Times New Roman" w:cs="Times New Roman" w:hint="eastAsia"/>
          <w:sz w:val="24"/>
          <w:szCs w:val="24"/>
        </w:rPr>
        <w:t>初始能量以及通信范围</w:t>
      </w:r>
      <w:r>
        <w:rPr>
          <w:rFonts w:ascii="Times New Roman" w:hAnsi="Times New Roman" w:cs="Times New Roman" w:hint="eastAsia"/>
          <w:sz w:val="24"/>
          <w:szCs w:val="24"/>
        </w:rPr>
        <w:t>与节点的类型有关</w:t>
      </w:r>
      <w:r w:rsidRPr="000E5F2E">
        <w:rPr>
          <w:rFonts w:ascii="Times New Roman" w:hAnsi="Times New Roman" w:cs="Times New Roman" w:hint="eastAsia"/>
          <w:sz w:val="24"/>
          <w:szCs w:val="24"/>
        </w:rPr>
        <w:t>。</w:t>
      </w:r>
    </w:p>
    <w:p w14:paraId="7C2B5FF0" w14:textId="4149EA4A" w:rsidR="000B1C72" w:rsidRPr="00E26031" w:rsidRDefault="000B1C72" w:rsidP="000B1C72">
      <w:pPr>
        <w:pStyle w:val="2"/>
        <w:rPr>
          <w:rFonts w:ascii="Times New Roman" w:eastAsia="黑体" w:hAnsi="Times New Roman" w:cs="Times New Roman"/>
          <w:b w:val="0"/>
          <w:sz w:val="28"/>
          <w:szCs w:val="28"/>
        </w:rPr>
      </w:pPr>
      <w:bookmarkStart w:id="80" w:name="_Toc881684"/>
      <w:bookmarkEnd w:id="79"/>
      <w:r w:rsidRPr="00E26031">
        <w:rPr>
          <w:rFonts w:ascii="Times New Roman" w:eastAsia="黑体" w:hAnsi="Times New Roman" w:cs="Times New Roman"/>
          <w:b w:val="0"/>
          <w:sz w:val="28"/>
          <w:szCs w:val="28"/>
        </w:rPr>
        <w:t xml:space="preserve">4.2 </w:t>
      </w:r>
      <w:r w:rsidR="00C635FB">
        <w:rPr>
          <w:rFonts w:ascii="Times New Roman" w:eastAsia="黑体" w:hAnsi="Times New Roman" w:cs="Times New Roman" w:hint="eastAsia"/>
          <w:b w:val="0"/>
          <w:sz w:val="28"/>
          <w:szCs w:val="28"/>
        </w:rPr>
        <w:t>路由构造</w:t>
      </w:r>
      <w:bookmarkEnd w:id="80"/>
    </w:p>
    <w:p w14:paraId="270C6F61" w14:textId="63ADF9D3" w:rsidR="000B1C72" w:rsidRPr="00E26031" w:rsidRDefault="000B1C72" w:rsidP="000B1C72">
      <w:pPr>
        <w:pStyle w:val="3"/>
        <w:rPr>
          <w:rFonts w:ascii="Times New Roman" w:eastAsia="黑体" w:hAnsi="Times New Roman" w:cs="Times New Roman"/>
          <w:b w:val="0"/>
          <w:sz w:val="24"/>
          <w:szCs w:val="24"/>
        </w:rPr>
      </w:pPr>
      <w:bookmarkStart w:id="81" w:name="_Toc881685"/>
      <w:r w:rsidRPr="00E26031">
        <w:rPr>
          <w:rFonts w:ascii="Times New Roman" w:eastAsia="黑体" w:hAnsi="Times New Roman" w:cs="Times New Roman"/>
          <w:b w:val="0"/>
          <w:sz w:val="24"/>
          <w:szCs w:val="24"/>
        </w:rPr>
        <w:t xml:space="preserve">4.2.1 </w:t>
      </w:r>
      <w:r w:rsidR="00D87AA0">
        <w:rPr>
          <w:rFonts w:ascii="Times New Roman" w:eastAsia="黑体" w:hAnsi="Times New Roman" w:cs="Times New Roman" w:hint="eastAsia"/>
          <w:b w:val="0"/>
          <w:sz w:val="24"/>
          <w:szCs w:val="24"/>
        </w:rPr>
        <w:t>术语定义</w:t>
      </w:r>
      <w:bookmarkEnd w:id="81"/>
    </w:p>
    <w:p w14:paraId="2F088AD1" w14:textId="1798F8F0" w:rsidR="00E25CD1" w:rsidRDefault="002747A4" w:rsidP="00500B7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在路由构造前，我们首先</w:t>
      </w:r>
      <w:r w:rsidR="00500B7B">
        <w:rPr>
          <w:rFonts w:ascii="Times New Roman" w:hAnsi="Times New Roman" w:cs="Times New Roman" w:hint="eastAsia"/>
          <w:sz w:val="24"/>
          <w:szCs w:val="24"/>
        </w:rPr>
        <w:t>在本小节中</w:t>
      </w:r>
      <w:r>
        <w:rPr>
          <w:rFonts w:ascii="Times New Roman" w:hAnsi="Times New Roman" w:cs="Times New Roman" w:hint="eastAsia"/>
          <w:sz w:val="24"/>
          <w:szCs w:val="24"/>
        </w:rPr>
        <w:t>定义一些</w:t>
      </w:r>
      <w:r w:rsidR="005C397B">
        <w:rPr>
          <w:rFonts w:ascii="Times New Roman" w:hAnsi="Times New Roman" w:cs="Times New Roman" w:hint="eastAsia"/>
          <w:sz w:val="24"/>
          <w:szCs w:val="24"/>
        </w:rPr>
        <w:t>记号和</w:t>
      </w:r>
      <w:r w:rsidR="00500B7B">
        <w:rPr>
          <w:rFonts w:ascii="Times New Roman" w:hAnsi="Times New Roman" w:cs="Times New Roman" w:hint="eastAsia"/>
          <w:sz w:val="24"/>
          <w:szCs w:val="24"/>
        </w:rPr>
        <w:t>概念，用于之后</w:t>
      </w:r>
      <w:r w:rsidR="005C397B">
        <w:rPr>
          <w:rFonts w:ascii="Times New Roman" w:hAnsi="Times New Roman" w:cs="Times New Roman" w:hint="eastAsia"/>
          <w:sz w:val="24"/>
          <w:szCs w:val="24"/>
        </w:rPr>
        <w:t>算法描述和推导</w:t>
      </w:r>
      <w:r w:rsidR="00500B7B">
        <w:rPr>
          <w:rFonts w:ascii="Times New Roman" w:hAnsi="Times New Roman" w:cs="Times New Roman" w:hint="eastAsia"/>
          <w:sz w:val="24"/>
          <w:szCs w:val="24"/>
        </w:rPr>
        <w:t>。</w:t>
      </w:r>
    </w:p>
    <w:p w14:paraId="40412D9E" w14:textId="4484D7B7" w:rsidR="002747A4" w:rsidRPr="0004168B" w:rsidRDefault="005C397B"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Sink</m:t>
        </m:r>
      </m:oMath>
      <w:r w:rsidRPr="0004168B">
        <w:rPr>
          <w:rFonts w:ascii="Times New Roman" w:hAnsi="Times New Roman" w:hint="eastAsia"/>
          <w:sz w:val="24"/>
          <w:szCs w:val="24"/>
        </w:rPr>
        <w:t>：汇聚节点。</w:t>
      </w:r>
      <m:oMath>
        <m:r>
          <w:rPr>
            <w:rFonts w:ascii="Cambria Math" w:hAnsi="Cambria Math"/>
            <w:sz w:val="24"/>
            <w:szCs w:val="24"/>
          </w:rPr>
          <m:t>Sink</m:t>
        </m:r>
      </m:oMath>
      <w:r w:rsidRPr="0004168B">
        <w:rPr>
          <w:rFonts w:ascii="Times New Roman" w:hAnsi="Times New Roman" w:hint="eastAsia"/>
          <w:sz w:val="24"/>
          <w:szCs w:val="24"/>
        </w:rPr>
        <w:t>位于主电网和微电网的连接处，</w:t>
      </w:r>
      <w:r w:rsidR="0004168B" w:rsidRPr="0004168B">
        <w:rPr>
          <w:rFonts w:ascii="Times New Roman" w:hAnsi="Times New Roman" w:hint="eastAsia"/>
          <w:sz w:val="24"/>
          <w:szCs w:val="24"/>
        </w:rPr>
        <w:t>将采集到的数据传送到主控制系统。</w:t>
      </w:r>
      <w:r w:rsidR="0004168B">
        <w:rPr>
          <w:rFonts w:ascii="Times New Roman" w:hAnsi="Times New Roman" w:hint="eastAsia"/>
          <w:sz w:val="24"/>
          <w:szCs w:val="24"/>
        </w:rPr>
        <w:t>在本文的讨论范围中，它是数据传输的终点。</w:t>
      </w:r>
    </w:p>
    <w:p w14:paraId="64F4F948" w14:textId="0D5291E5" w:rsidR="005C397B" w:rsidRDefault="0004168B"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S</m:t>
        </m:r>
        <m:r>
          <w:rPr>
            <w:rFonts w:ascii="Cambria Math" w:hAnsi="Cambria Math" w:hint="eastAsia"/>
            <w:sz w:val="24"/>
            <w:szCs w:val="24"/>
          </w:rPr>
          <m:t>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n</m:t>
            </m:r>
          </m:sub>
        </m:sSub>
        <m:r>
          <w:rPr>
            <w:rFonts w:ascii="Cambria Math" w:hAnsi="Cambria Math"/>
            <w:sz w:val="24"/>
            <w:szCs w:val="24"/>
          </w:rPr>
          <m:t>}</m:t>
        </m:r>
      </m:oMath>
      <w:r w:rsidR="00587E0E">
        <w:rPr>
          <w:rFonts w:ascii="Times New Roman" w:hAnsi="Times New Roman" w:hint="eastAsia"/>
          <w:sz w:val="24"/>
          <w:szCs w:val="24"/>
        </w:rPr>
        <w:t>，</w:t>
      </w:r>
      <w:r>
        <w:rPr>
          <w:rFonts w:ascii="Times New Roman" w:hAnsi="Times New Roman" w:hint="eastAsia"/>
          <w:sz w:val="24"/>
          <w:szCs w:val="24"/>
        </w:rPr>
        <w:t>簇内普通无线传感器节点集合。一共有</w:t>
      </w:r>
      <m:oMath>
        <m:r>
          <w:rPr>
            <w:rFonts w:ascii="Cambria Math" w:hAnsi="Cambria Math"/>
            <w:sz w:val="24"/>
            <w:szCs w:val="24"/>
          </w:rPr>
          <m:t>n</m:t>
        </m:r>
      </m:oMath>
      <w:r>
        <w:rPr>
          <w:rFonts w:ascii="Times New Roman" w:hAnsi="Times New Roman" w:hint="eastAsia"/>
          <w:sz w:val="24"/>
          <w:szCs w:val="24"/>
        </w:rPr>
        <w:t>个节点。</w:t>
      </w:r>
    </w:p>
    <w:p w14:paraId="1000CF11" w14:textId="7DDB028F" w:rsidR="0004168B" w:rsidRDefault="0004168B"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hint="eastAsia"/>
            <w:sz w:val="24"/>
            <w:szCs w:val="24"/>
          </w:rPr>
          <m:t>CH</m:t>
        </m:r>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ch</m:t>
            </m:r>
          </m:e>
          <m:sub>
            <m:r>
              <w:rPr>
                <w:rFonts w:ascii="Cambria Math" w:hAnsi="Cambria Math"/>
                <w:sz w:val="24"/>
                <w:szCs w:val="24"/>
              </w:rPr>
              <m:t>m</m:t>
            </m:r>
          </m:sub>
        </m:sSub>
        <m:r>
          <w:rPr>
            <w:rFonts w:ascii="Cambria Math" w:hAnsi="Cambria Math"/>
            <w:sz w:val="24"/>
            <w:szCs w:val="24"/>
          </w:rPr>
          <m:t>}</m:t>
        </m:r>
      </m:oMath>
      <w:r>
        <w:rPr>
          <w:rFonts w:ascii="Times New Roman" w:hAnsi="Times New Roman" w:hint="eastAsia"/>
          <w:sz w:val="24"/>
          <w:szCs w:val="24"/>
        </w:rPr>
        <w:t>，簇头节点集合。一共有</w:t>
      </w:r>
      <m:oMath>
        <m:r>
          <w:rPr>
            <w:rFonts w:ascii="Cambria Math" w:hAnsi="Cambria Math" w:hint="eastAsia"/>
            <w:sz w:val="24"/>
            <w:szCs w:val="24"/>
          </w:rPr>
          <m:t>m</m:t>
        </m:r>
      </m:oMath>
      <w:r>
        <w:rPr>
          <w:rFonts w:ascii="Times New Roman" w:hAnsi="Times New Roman" w:hint="eastAsia"/>
          <w:sz w:val="24"/>
          <w:szCs w:val="24"/>
        </w:rPr>
        <w:t>个节点。</w:t>
      </w:r>
    </w:p>
    <w:p w14:paraId="57F60BC3" w14:textId="3CDC178E" w:rsidR="0004168B"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587E0E">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3201B1">
        <w:rPr>
          <w:rFonts w:ascii="Times New Roman" w:hAnsi="Times New Roman" w:hint="eastAsia"/>
          <w:sz w:val="24"/>
          <w:szCs w:val="24"/>
        </w:rPr>
        <w:t>节点的初始能量</w:t>
      </w:r>
      <w:r w:rsidR="003F1DC3">
        <w:rPr>
          <w:rFonts w:ascii="Times New Roman" w:hAnsi="Times New Roman" w:hint="eastAsia"/>
          <w:sz w:val="24"/>
          <w:szCs w:val="24"/>
        </w:rPr>
        <w:t>。</w:t>
      </w:r>
      <w:r w:rsidR="003201B1">
        <w:rPr>
          <w:rFonts w:ascii="Times New Roman" w:hAnsi="Times New Roman" w:hint="eastAsia"/>
          <w:sz w:val="24"/>
          <w:szCs w:val="24"/>
        </w:rPr>
        <w:t>其中</w:t>
      </w:r>
      <m:oMath>
        <m:r>
          <m:rPr>
            <m:sty m:val="p"/>
          </m:rPr>
          <w:rPr>
            <w:rFonts w:ascii="Cambria Math" w:hAnsi="Cambria Math"/>
            <w:sz w:val="24"/>
            <w:szCs w:val="24"/>
          </w:rPr>
          <m:t>1</m:t>
        </m:r>
        <m:r>
          <w:rPr>
            <w:rFonts w:ascii="Cambria Math" w:hAnsi="Cambria Math"/>
            <w:sz w:val="24"/>
            <w:szCs w:val="24"/>
          </w:rPr>
          <m:t>≤i≤m</m:t>
        </m:r>
      </m:oMath>
      <w:r w:rsidR="003201B1">
        <w:rPr>
          <w:rFonts w:ascii="Times New Roman" w:hAnsi="Times New Roman" w:hint="eastAsia"/>
          <w:sz w:val="24"/>
          <w:szCs w:val="24"/>
        </w:rPr>
        <w:t>。</w:t>
      </w:r>
    </w:p>
    <w:p w14:paraId="62807395" w14:textId="1AD19DF0" w:rsidR="006F1757" w:rsidRPr="006F1757" w:rsidRDefault="008728F1" w:rsidP="006F1757">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init</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e>
        </m:d>
      </m:oMath>
      <w:r w:rsidR="006F1757">
        <w:rPr>
          <w:rFonts w:ascii="Times New Roman" w:hAnsi="Times New Roman" w:hint="eastAsia"/>
          <w:sz w:val="24"/>
          <w:szCs w:val="24"/>
        </w:rPr>
        <w:t>，</w:t>
      </w:r>
      <m:oMath>
        <m:sSub>
          <m:sSubPr>
            <m:ctrlPr>
              <w:rPr>
                <w:rFonts w:ascii="Cambria Math" w:hAnsi="Cambria Math"/>
                <w:i/>
                <w:sz w:val="24"/>
                <w:szCs w:val="24"/>
              </w:rPr>
            </m:ctrlPr>
          </m:sSubPr>
          <m:e>
            <m:r>
              <w:rPr>
                <w:rFonts w:ascii="Cambria Math" w:eastAsia="MS Mincho" w:hAnsi="Cambria Math" w:cs="MS Mincho"/>
                <w:sz w:val="24"/>
                <w:szCs w:val="24"/>
              </w:rPr>
              <m:t>sn</m:t>
            </m:r>
          </m:e>
          <m:sub>
            <m:r>
              <w:rPr>
                <w:rFonts w:ascii="Cambria Math" w:hAnsi="Cambria Math"/>
                <w:sz w:val="24"/>
                <w:szCs w:val="24"/>
              </w:rPr>
              <m:t>i</m:t>
            </m:r>
          </m:sub>
        </m:sSub>
      </m:oMath>
      <w:r w:rsidR="006F1757">
        <w:rPr>
          <w:rFonts w:ascii="Times New Roman" w:hAnsi="Times New Roman" w:hint="eastAsia"/>
          <w:sz w:val="24"/>
          <w:szCs w:val="24"/>
        </w:rPr>
        <w:t>节点的初始能量。其中</w:t>
      </w:r>
      <m:oMath>
        <m:r>
          <m:rPr>
            <m:sty m:val="p"/>
          </m:rPr>
          <w:rPr>
            <w:rFonts w:ascii="Cambria Math" w:hAnsi="Cambria Math"/>
            <w:sz w:val="24"/>
            <w:szCs w:val="24"/>
          </w:rPr>
          <m:t>1</m:t>
        </m:r>
        <m:r>
          <w:rPr>
            <w:rFonts w:ascii="Cambria Math" w:hAnsi="Cambria Math"/>
            <w:sz w:val="24"/>
            <w:szCs w:val="24"/>
          </w:rPr>
          <m:t>≤i≤n</m:t>
        </m:r>
      </m:oMath>
      <w:r w:rsidR="006F1757">
        <w:rPr>
          <w:rFonts w:ascii="Times New Roman" w:hAnsi="Times New Roman" w:hint="eastAsia"/>
          <w:sz w:val="24"/>
          <w:szCs w:val="24"/>
        </w:rPr>
        <w:t>。</w:t>
      </w:r>
    </w:p>
    <w:p w14:paraId="025CDDE6" w14:textId="19FA92BD" w:rsidR="003201B1"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resi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587E0E">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3201B1">
        <w:rPr>
          <w:rFonts w:ascii="Times New Roman" w:hAnsi="Times New Roman" w:hint="eastAsia"/>
          <w:sz w:val="24"/>
          <w:szCs w:val="24"/>
        </w:rPr>
        <w:t>节点的剩余能量</w:t>
      </w:r>
      <w:r w:rsidR="003F1DC3">
        <w:rPr>
          <w:rFonts w:ascii="Times New Roman" w:hAnsi="Times New Roman" w:hint="eastAsia"/>
          <w:sz w:val="24"/>
          <w:szCs w:val="24"/>
        </w:rPr>
        <w:t>。</w:t>
      </w:r>
      <w:r w:rsidR="003201B1">
        <w:rPr>
          <w:rFonts w:ascii="Times New Roman" w:hAnsi="Times New Roman" w:hint="eastAsia"/>
          <w:sz w:val="24"/>
          <w:szCs w:val="24"/>
        </w:rPr>
        <w:t>其中</w:t>
      </w:r>
      <m:oMath>
        <m:r>
          <m:rPr>
            <m:sty m:val="p"/>
          </m:rPr>
          <w:rPr>
            <w:rFonts w:ascii="Cambria Math" w:hAnsi="Cambria Math"/>
            <w:sz w:val="24"/>
            <w:szCs w:val="24"/>
          </w:rPr>
          <m:t>1</m:t>
        </m:r>
        <m:r>
          <w:rPr>
            <w:rFonts w:ascii="Cambria Math" w:hAnsi="Cambria Math"/>
            <w:sz w:val="24"/>
            <w:szCs w:val="24"/>
          </w:rPr>
          <m:t>≤i≤m</m:t>
        </m:r>
      </m:oMath>
      <w:r w:rsidR="003201B1">
        <w:rPr>
          <w:rFonts w:ascii="Times New Roman" w:hAnsi="Times New Roman" w:hint="eastAsia"/>
          <w:sz w:val="24"/>
          <w:szCs w:val="24"/>
        </w:rPr>
        <w:t>。</w:t>
      </w:r>
    </w:p>
    <w:p w14:paraId="06C0FA38" w14:textId="1F2A4FB7" w:rsidR="003201B1"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oMath>
      <w:r w:rsidR="00587E0E">
        <w:rPr>
          <w:rFonts w:ascii="Times New Roman" w:hAnsi="Times New Roman" w:hint="eastAsia"/>
          <w:sz w:val="24"/>
          <w:szCs w:val="24"/>
        </w:rPr>
        <w:t>，所有</w:t>
      </w:r>
      <m:oMath>
        <m:r>
          <w:rPr>
            <w:rFonts w:ascii="Cambria Math" w:hAnsi="Cambria Math"/>
            <w:sz w:val="24"/>
            <w:szCs w:val="24"/>
          </w:rPr>
          <m:t>S</m:t>
        </m:r>
        <m:r>
          <w:rPr>
            <w:rFonts w:ascii="Cambria Math" w:hAnsi="Cambria Math" w:hint="eastAsia"/>
            <w:sz w:val="24"/>
            <w:szCs w:val="24"/>
          </w:rPr>
          <m:t>N</m:t>
        </m:r>
      </m:oMath>
      <w:r w:rsidR="003201B1">
        <w:rPr>
          <w:rFonts w:ascii="Times New Roman" w:hAnsi="Times New Roman" w:hint="eastAsia"/>
          <w:sz w:val="24"/>
          <w:szCs w:val="24"/>
        </w:rPr>
        <w:t>节点的最大通信范围</w:t>
      </w:r>
      <w:r w:rsidR="003F1DC3">
        <w:rPr>
          <w:rFonts w:ascii="Times New Roman" w:hAnsi="Times New Roman" w:hint="eastAsia"/>
          <w:sz w:val="24"/>
          <w:szCs w:val="24"/>
        </w:rPr>
        <w:t>。</w:t>
      </w:r>
    </w:p>
    <w:p w14:paraId="4B6DF1B7" w14:textId="7D3B23E2" w:rsidR="003201B1"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oMath>
      <w:r w:rsidR="00587E0E">
        <w:rPr>
          <w:rFonts w:ascii="Times New Roman" w:hAnsi="Times New Roman" w:hint="eastAsia"/>
          <w:sz w:val="24"/>
          <w:szCs w:val="24"/>
        </w:rPr>
        <w:t>，所有</w:t>
      </w:r>
      <m:oMath>
        <m:r>
          <w:rPr>
            <w:rFonts w:ascii="Cambria Math" w:hAnsi="Cambria Math" w:hint="eastAsia"/>
            <w:sz w:val="24"/>
            <w:szCs w:val="24"/>
          </w:rPr>
          <m:t>CH</m:t>
        </m:r>
      </m:oMath>
      <w:r w:rsidR="003201B1">
        <w:rPr>
          <w:rFonts w:ascii="Times New Roman" w:hAnsi="Times New Roman" w:hint="eastAsia"/>
          <w:sz w:val="24"/>
          <w:szCs w:val="24"/>
        </w:rPr>
        <w:t>节点的最大通信范围。</w:t>
      </w:r>
    </w:p>
    <w:p w14:paraId="0F28F36D" w14:textId="23AAF6C3" w:rsidR="006C691F"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587E0E">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ch</m:t>
            </m:r>
          </m:e>
          <m:sub>
            <m:r>
              <w:rPr>
                <w:rFonts w:ascii="Cambria Math" w:hAnsi="Cambria Math"/>
                <w:sz w:val="24"/>
                <w:szCs w:val="24"/>
              </w:rPr>
              <m:t>i</m:t>
            </m:r>
          </m:sub>
        </m:sSub>
      </m:oMath>
      <w:r w:rsidR="006C691F">
        <w:rPr>
          <w:rFonts w:ascii="Times New Roman" w:hAnsi="Times New Roman" w:hint="eastAsia"/>
          <w:sz w:val="24"/>
          <w:szCs w:val="24"/>
        </w:rPr>
        <w:t>节点的实际通信范围。</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6C691F">
        <w:rPr>
          <w:rFonts w:ascii="Times New Roman" w:hAnsi="Times New Roman" w:hint="eastAsia"/>
          <w:sz w:val="24"/>
          <w:szCs w:val="24"/>
        </w:rPr>
        <w:t>是一个变量，</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oMath>
      <w:r w:rsidR="003F1DC3">
        <w:rPr>
          <w:rFonts w:ascii="Times New Roman" w:hAnsi="Times New Roman" w:hint="eastAsia"/>
          <w:sz w:val="24"/>
          <w:szCs w:val="24"/>
        </w:rPr>
        <w:t>。</w:t>
      </w:r>
      <w:r w:rsidR="006C691F">
        <w:rPr>
          <w:rFonts w:ascii="Times New Roman" w:hAnsi="Times New Roman" w:hint="eastAsia"/>
          <w:sz w:val="24"/>
          <w:szCs w:val="24"/>
        </w:rPr>
        <w:t>其中</w:t>
      </w:r>
      <m:oMath>
        <m:r>
          <m:rPr>
            <m:sty m:val="p"/>
          </m:rPr>
          <w:rPr>
            <w:rFonts w:ascii="Cambria Math" w:hAnsi="Cambria Math"/>
            <w:sz w:val="24"/>
            <w:szCs w:val="24"/>
          </w:rPr>
          <m:t>1</m:t>
        </m:r>
        <m:r>
          <w:rPr>
            <w:rFonts w:ascii="Cambria Math" w:hAnsi="Cambria Math"/>
            <w:sz w:val="24"/>
            <w:szCs w:val="24"/>
          </w:rPr>
          <m:t>≤i≤n</m:t>
        </m:r>
      </m:oMath>
      <w:r w:rsidR="006C691F">
        <w:rPr>
          <w:rFonts w:ascii="Times New Roman" w:hAnsi="Times New Roman" w:hint="eastAsia"/>
          <w:sz w:val="24"/>
          <w:szCs w:val="24"/>
        </w:rPr>
        <w:t>。</w:t>
      </w:r>
    </w:p>
    <w:p w14:paraId="1F4EE4E6" w14:textId="248F10FA" w:rsidR="00BE5517" w:rsidRDefault="00F92ECF"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dist(a,b)</m:t>
        </m:r>
      </m:oMath>
      <w:r>
        <w:rPr>
          <w:rFonts w:ascii="Times New Roman" w:hAnsi="Times New Roman" w:hint="eastAsia"/>
          <w:sz w:val="24"/>
          <w:szCs w:val="24"/>
        </w:rPr>
        <w:t>，任意两个节点</w:t>
      </w:r>
      <w:r>
        <w:rPr>
          <w:rFonts w:ascii="Times New Roman" w:hAnsi="Times New Roman" w:hint="eastAsia"/>
          <w:sz w:val="24"/>
          <w:szCs w:val="24"/>
        </w:rPr>
        <w:t>a</w:t>
      </w:r>
      <w:r>
        <w:rPr>
          <w:rFonts w:ascii="Times New Roman" w:hAnsi="Times New Roman" w:hint="eastAsia"/>
          <w:sz w:val="24"/>
          <w:szCs w:val="24"/>
        </w:rPr>
        <w:t>和</w:t>
      </w:r>
      <w:r>
        <w:rPr>
          <w:rFonts w:ascii="Times New Roman" w:hAnsi="Times New Roman" w:hint="eastAsia"/>
          <w:sz w:val="24"/>
          <w:szCs w:val="24"/>
        </w:rPr>
        <w:t>b</w:t>
      </w:r>
      <w:r>
        <w:rPr>
          <w:rFonts w:ascii="Times New Roman" w:hAnsi="Times New Roman" w:hint="eastAsia"/>
          <w:sz w:val="24"/>
          <w:szCs w:val="24"/>
        </w:rPr>
        <w:t>之间的距离。</w:t>
      </w:r>
      <w:r w:rsidR="00BE5517">
        <w:rPr>
          <w:rFonts w:ascii="Times New Roman" w:hAnsi="Times New Roman" w:hint="eastAsia"/>
          <w:sz w:val="24"/>
          <w:szCs w:val="24"/>
        </w:rPr>
        <w:t>用于表示</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BE5517">
        <w:rPr>
          <w:rFonts w:ascii="Times New Roman" w:hAnsi="Times New Roman" w:hint="eastAsia"/>
          <w:sz w:val="24"/>
          <w:szCs w:val="24"/>
        </w:rPr>
        <w:t>之间、</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BE5517">
        <w:rPr>
          <w:rFonts w:ascii="Times New Roman" w:hAnsi="Times New Roman" w:hint="eastAsia"/>
          <w:sz w:val="24"/>
          <w:szCs w:val="24"/>
        </w:rPr>
        <w:t>和</w:t>
      </w:r>
      <m:oMath>
        <m:sSub>
          <m:sSubPr>
            <m:ctrlPr>
              <w:rPr>
                <w:rFonts w:ascii="Cambria Math" w:hAnsi="Cambria Math"/>
                <w:i/>
                <w:sz w:val="24"/>
                <w:szCs w:val="24"/>
              </w:rPr>
            </m:ctrlPr>
          </m:sSubPr>
          <m:e>
            <m:r>
              <w:rPr>
                <w:rFonts w:ascii="Cambria Math" w:hAnsi="Cambria Math"/>
                <w:sz w:val="24"/>
                <w:szCs w:val="24"/>
              </w:rPr>
              <m:t>ch</m:t>
            </m:r>
          </m:e>
          <m:sub>
            <m:r>
              <w:rPr>
                <w:rFonts w:ascii="Cambria Math" w:hAnsi="Cambria Math"/>
                <w:sz w:val="24"/>
                <w:szCs w:val="24"/>
              </w:rPr>
              <m:t>i</m:t>
            </m:r>
          </m:sub>
        </m:sSub>
      </m:oMath>
      <w:r w:rsidR="00BE5517">
        <w:rPr>
          <w:rFonts w:ascii="Times New Roman" w:hAnsi="Times New Roman" w:hint="eastAsia"/>
          <w:sz w:val="24"/>
          <w:szCs w:val="24"/>
        </w:rPr>
        <w:t>之间、</w:t>
      </w:r>
      <m:oMath>
        <m:sSub>
          <m:sSubPr>
            <m:ctrlPr>
              <w:rPr>
                <w:rFonts w:ascii="Cambria Math" w:hAnsi="Cambria Math"/>
                <w:i/>
                <w:sz w:val="24"/>
                <w:szCs w:val="24"/>
              </w:rPr>
            </m:ctrlPr>
          </m:sSubPr>
          <m:e>
            <m:r>
              <w:rPr>
                <w:rFonts w:ascii="Cambria Math" w:hAnsi="Cambria Math"/>
                <w:sz w:val="24"/>
                <w:szCs w:val="24"/>
              </w:rPr>
              <m:t>ch</m:t>
            </m:r>
          </m:e>
          <m:sub>
            <m:r>
              <w:rPr>
                <w:rFonts w:ascii="Cambria Math" w:hAnsi="Cambria Math"/>
                <w:sz w:val="24"/>
                <w:szCs w:val="24"/>
              </w:rPr>
              <m:t>i</m:t>
            </m:r>
          </m:sub>
        </m:sSub>
      </m:oMath>
      <w:r w:rsidR="00BE5517">
        <w:rPr>
          <w:rFonts w:ascii="Times New Roman" w:hAnsi="Times New Roman" w:hint="eastAsia"/>
          <w:sz w:val="24"/>
          <w:szCs w:val="24"/>
        </w:rPr>
        <w:t>和</w:t>
      </w:r>
      <m:oMath>
        <m:r>
          <w:rPr>
            <w:rFonts w:ascii="Cambria Math" w:hAnsi="Cambria Math"/>
            <w:sz w:val="24"/>
            <w:szCs w:val="24"/>
          </w:rPr>
          <m:t>Sink</m:t>
        </m:r>
      </m:oMath>
      <w:r w:rsidR="00BE5517">
        <w:rPr>
          <w:rFonts w:ascii="Times New Roman" w:hAnsi="Times New Roman" w:hint="eastAsia"/>
          <w:sz w:val="24"/>
          <w:szCs w:val="24"/>
        </w:rPr>
        <w:t>之间的距离。</w:t>
      </w:r>
    </w:p>
    <w:p w14:paraId="1F8B1772" w14:textId="18D62046" w:rsidR="005279F4" w:rsidRDefault="00A42FB7"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hint="eastAsia"/>
            <w:sz w:val="24"/>
            <w:szCs w:val="24"/>
          </w:rPr>
          <m:t>p</m:t>
        </m:r>
      </m:oMath>
      <w:r w:rsidR="005279F4">
        <w:rPr>
          <w:rFonts w:ascii="Times New Roman" w:hAnsi="Times New Roman" w:hint="eastAsia"/>
          <w:sz w:val="24"/>
          <w:szCs w:val="24"/>
        </w:rPr>
        <w:t>，每个数据包的大小，单位为</w:t>
      </w:r>
      <w:r w:rsidR="005279F4">
        <w:rPr>
          <w:rFonts w:ascii="Times New Roman" w:hAnsi="Times New Roman" w:hint="eastAsia"/>
          <w:sz w:val="24"/>
          <w:szCs w:val="24"/>
        </w:rPr>
        <w:t>bit</w:t>
      </w:r>
      <w:r w:rsidR="005279F4">
        <w:rPr>
          <w:rFonts w:ascii="Times New Roman" w:hAnsi="Times New Roman" w:hint="eastAsia"/>
          <w:sz w:val="24"/>
          <w:szCs w:val="24"/>
        </w:rPr>
        <w:t>。</w:t>
      </w:r>
    </w:p>
    <w:p w14:paraId="531A5B98" w14:textId="02D760AA" w:rsidR="00BD492C" w:rsidRPr="00780EFA" w:rsidRDefault="00B12F43"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CH_N(</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587E0E">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Pr>
          <w:rFonts w:ascii="Times New Roman" w:hAnsi="Times New Roman" w:hint="eastAsia"/>
          <w:sz w:val="24"/>
          <w:szCs w:val="24"/>
        </w:rPr>
        <w:t>的邻居</w:t>
      </w:r>
      <w:r w:rsidR="004861F4">
        <w:rPr>
          <w:rFonts w:ascii="Times New Roman" w:hAnsi="Times New Roman" w:hint="eastAsia"/>
          <w:sz w:val="24"/>
          <w:szCs w:val="24"/>
        </w:rPr>
        <w:t>簇头</w:t>
      </w:r>
      <w:r>
        <w:rPr>
          <w:rFonts w:ascii="Times New Roman" w:hAnsi="Times New Roman" w:hint="eastAsia"/>
          <w:sz w:val="24"/>
          <w:szCs w:val="24"/>
        </w:rPr>
        <w:t>节点</w:t>
      </w:r>
      <w:r w:rsidR="00566C26">
        <w:rPr>
          <w:rFonts w:ascii="Times New Roman" w:hAnsi="Times New Roman" w:hint="eastAsia"/>
          <w:sz w:val="24"/>
          <w:szCs w:val="24"/>
        </w:rPr>
        <w:t>的集合</w:t>
      </w:r>
      <w:r>
        <w:rPr>
          <w:rFonts w:ascii="Times New Roman" w:hAnsi="Times New Roman" w:hint="eastAsia"/>
          <w:sz w:val="24"/>
          <w:szCs w:val="24"/>
        </w:rPr>
        <w:t>，</w:t>
      </w:r>
      <w:r w:rsidR="001B5CF3">
        <w:rPr>
          <w:rFonts w:ascii="Times New Roman" w:hAnsi="Times New Roman" w:hint="eastAsia"/>
          <w:sz w:val="24"/>
          <w:szCs w:val="24"/>
        </w:rPr>
        <w:t>即在</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1B5CF3">
        <w:rPr>
          <w:rFonts w:ascii="Times New Roman" w:hAnsi="Times New Roman" w:hint="eastAsia"/>
          <w:sz w:val="24"/>
          <w:szCs w:val="24"/>
        </w:rPr>
        <w:t>通信范围内的</w:t>
      </w:r>
      <w:r w:rsidR="004366F7">
        <w:rPr>
          <w:rFonts w:ascii="Times New Roman" w:hAnsi="Times New Roman" w:hint="eastAsia"/>
          <w:sz w:val="24"/>
          <w:szCs w:val="24"/>
        </w:rPr>
        <w:t>簇头</w:t>
      </w:r>
      <w:r w:rsidR="001B5CF3">
        <w:rPr>
          <w:rFonts w:ascii="Times New Roman" w:hAnsi="Times New Roman" w:hint="eastAsia"/>
          <w:sz w:val="24"/>
          <w:szCs w:val="24"/>
        </w:rPr>
        <w:t>节点。</w:t>
      </w:r>
    </w:p>
    <w:p w14:paraId="1E2AD8F3" w14:textId="6D2A38BA" w:rsidR="003F2248" w:rsidRPr="003F2248" w:rsidRDefault="00780EFA" w:rsidP="00BD492C">
      <w:pPr>
        <w:pStyle w:val="aa"/>
        <w:spacing w:line="400" w:lineRule="exact"/>
        <w:ind w:left="840" w:firstLineChars="0" w:firstLine="0"/>
        <w:jc w:val="right"/>
        <w:rPr>
          <w:rFonts w:ascii="Times New Roman" w:hAnsi="Times New Roman"/>
          <w:sz w:val="24"/>
          <w:szCs w:val="24"/>
        </w:rPr>
      </w:pPr>
      <m:oMath>
        <m:r>
          <w:rPr>
            <w:rFonts w:ascii="Cambria Math" w:hAnsi="Cambria Math" w:hint="eastAsia"/>
            <w:sz w:val="24"/>
            <w:szCs w:val="24"/>
          </w:rPr>
          <m:t>CH</m:t>
        </m:r>
        <m:r>
          <w:rPr>
            <w:rFonts w:ascii="Cambria Math" w:hAnsi="Cambria Math"/>
            <w:sz w:val="24"/>
            <w:szCs w:val="24"/>
          </w:rPr>
          <m:t>_N(</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∈CH⋀dist(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e>
        </m:d>
      </m:oMath>
      <w:r w:rsidR="00BD492C">
        <w:rPr>
          <w:rFonts w:ascii="Times New Roman" w:hAnsi="Times New Roman" w:hint="eastAsia"/>
          <w:sz w:val="24"/>
          <w:szCs w:val="24"/>
        </w:rPr>
        <w:t xml:space="preserve"> </w:t>
      </w:r>
      <w:r w:rsidR="00BD492C">
        <w:rPr>
          <w:rFonts w:ascii="Times New Roman" w:hAnsi="Times New Roman"/>
          <w:sz w:val="24"/>
          <w:szCs w:val="24"/>
        </w:rPr>
        <w:t xml:space="preserve">  </w:t>
      </w:r>
      <w:r w:rsidR="00BD492C">
        <w:rPr>
          <w:rFonts w:ascii="Times New Roman" w:hAnsi="Times New Roman" w:hint="eastAsia"/>
          <w:sz w:val="24"/>
          <w:szCs w:val="24"/>
        </w:rPr>
        <w:t>(</w:t>
      </w:r>
      <w:r w:rsidR="00BD492C">
        <w:rPr>
          <w:rFonts w:ascii="Times New Roman" w:hAnsi="Times New Roman"/>
          <w:sz w:val="24"/>
          <w:szCs w:val="24"/>
        </w:rPr>
        <w:t>4-1)</w:t>
      </w:r>
    </w:p>
    <w:p w14:paraId="2B57F14F" w14:textId="003307BF" w:rsidR="00E46BEF" w:rsidRPr="00780EFA" w:rsidRDefault="004861F4"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r>
          <w:rPr>
            <w:rFonts w:ascii="Cambria Math" w:hAnsi="Cambria Math"/>
            <w:sz w:val="24"/>
            <w:szCs w:val="24"/>
          </w:rPr>
          <m:t>)</m:t>
        </m:r>
      </m:oMath>
      <w:r w:rsidR="00E46BEF">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E46BEF">
        <w:rPr>
          <w:rFonts w:ascii="Times New Roman" w:hAnsi="Times New Roman" w:hint="eastAsia"/>
          <w:sz w:val="24"/>
          <w:szCs w:val="24"/>
        </w:rPr>
        <w:t>的邻居</w:t>
      </w:r>
      <w:r w:rsidR="00780EFA">
        <w:rPr>
          <w:rFonts w:ascii="Times New Roman" w:hAnsi="Times New Roman" w:hint="eastAsia"/>
          <w:sz w:val="24"/>
          <w:szCs w:val="24"/>
        </w:rPr>
        <w:t>簇头</w:t>
      </w:r>
      <w:r w:rsidR="00E46BEF">
        <w:rPr>
          <w:rFonts w:ascii="Times New Roman" w:hAnsi="Times New Roman" w:hint="eastAsia"/>
          <w:sz w:val="24"/>
          <w:szCs w:val="24"/>
        </w:rPr>
        <w:t>节点的集合，即在</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E46BEF">
        <w:rPr>
          <w:rFonts w:ascii="Times New Roman" w:hAnsi="Times New Roman" w:hint="eastAsia"/>
          <w:sz w:val="24"/>
          <w:szCs w:val="24"/>
        </w:rPr>
        <w:t>通信范围内的簇头节点。</w:t>
      </w:r>
    </w:p>
    <w:p w14:paraId="356B6FB3" w14:textId="6860D400" w:rsidR="00C92861" w:rsidRPr="003F2248" w:rsidRDefault="00C92861" w:rsidP="00E46BEF">
      <w:pPr>
        <w:pStyle w:val="aa"/>
        <w:spacing w:line="400" w:lineRule="exact"/>
        <w:ind w:left="840" w:firstLineChars="0" w:firstLine="0"/>
        <w:jc w:val="right"/>
        <w:rPr>
          <w:rFonts w:ascii="Times New Roman" w:hAnsi="Times New Roman"/>
          <w:sz w:val="24"/>
          <w:szCs w:val="24"/>
        </w:rPr>
      </w:pP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∈CH⋀dist(</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e>
        </m:d>
      </m:oMath>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sz w:val="24"/>
          <w:szCs w:val="24"/>
        </w:rPr>
        <w:t>4-2)</w:t>
      </w:r>
    </w:p>
    <w:p w14:paraId="4F676E9E" w14:textId="79C3AC46" w:rsidR="00C92861" w:rsidRPr="00C92861" w:rsidRDefault="00731A37"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CH_Next(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Pr>
          <w:rFonts w:ascii="Times New Roman" w:hAnsi="Times New Roman" w:hint="eastAsia"/>
          <w:sz w:val="24"/>
          <w:szCs w:val="24"/>
        </w:rPr>
        <w:t>的可以作为下一跳簇头节点的集合，</w:t>
      </w:r>
      <w:r w:rsidR="00F33C66">
        <w:rPr>
          <w:rFonts w:ascii="Times New Roman" w:hAnsi="Times New Roman" w:hint="eastAsia"/>
          <w:sz w:val="24"/>
          <w:szCs w:val="24"/>
        </w:rPr>
        <w:t>该集合中的节点不仅是</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F33C66">
        <w:rPr>
          <w:rFonts w:ascii="Times New Roman" w:hAnsi="Times New Roman" w:hint="eastAsia"/>
          <w:sz w:val="24"/>
          <w:szCs w:val="24"/>
        </w:rPr>
        <w:t>的邻居节点，他们也比</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F33C66">
        <w:rPr>
          <w:rFonts w:ascii="Times New Roman" w:hAnsi="Times New Roman" w:hint="eastAsia"/>
          <w:sz w:val="24"/>
          <w:szCs w:val="24"/>
        </w:rPr>
        <w:t>离</w:t>
      </w:r>
      <m:oMath>
        <m:r>
          <w:rPr>
            <w:rFonts w:ascii="Cambria Math" w:hAnsi="Cambria Math"/>
            <w:sz w:val="24"/>
            <w:szCs w:val="24"/>
          </w:rPr>
          <m:t>Sink</m:t>
        </m:r>
      </m:oMath>
      <w:r w:rsidR="00F33C66">
        <w:rPr>
          <w:rFonts w:ascii="Times New Roman" w:hAnsi="Times New Roman" w:hint="eastAsia"/>
          <w:sz w:val="24"/>
          <w:szCs w:val="24"/>
        </w:rPr>
        <w:t>更近的</w:t>
      </w:r>
      <w:r>
        <w:rPr>
          <w:rFonts w:ascii="Times New Roman" w:hAnsi="Times New Roman" w:hint="eastAsia"/>
          <w:sz w:val="24"/>
          <w:szCs w:val="24"/>
        </w:rPr>
        <w:t>。</w:t>
      </w:r>
    </w:p>
    <w:p w14:paraId="5D89F980" w14:textId="5619DD27" w:rsidR="00C92861" w:rsidRPr="003F2248" w:rsidRDefault="00C92861" w:rsidP="00C92861">
      <w:pPr>
        <w:pStyle w:val="aa"/>
        <w:spacing w:line="400" w:lineRule="exact"/>
        <w:ind w:left="840" w:firstLineChars="0" w:firstLine="0"/>
        <w:jc w:val="right"/>
        <w:rPr>
          <w:rFonts w:ascii="Times New Roman" w:hAnsi="Times New Roman"/>
          <w:sz w:val="24"/>
          <w:szCs w:val="24"/>
        </w:rPr>
      </w:pPr>
      <m:oMath>
        <m:r>
          <w:rPr>
            <w:rFonts w:ascii="Cambria Math" w:hAnsi="Cambria Math" w:hint="eastAsia"/>
            <w:sz w:val="24"/>
            <w:szCs w:val="24"/>
          </w:rPr>
          <m:t>CH</m:t>
        </m:r>
        <m:r>
          <w:rPr>
            <w:rFonts w:ascii="Cambria Math" w:hAnsi="Cambria Math"/>
            <w:sz w:val="24"/>
            <w:szCs w:val="24"/>
          </w:rPr>
          <m:t>_N</m:t>
        </m:r>
        <m:r>
          <w:rPr>
            <w:rFonts w:ascii="Cambria Math" w:hAnsi="Cambria Math" w:hint="eastAsia"/>
            <w:sz w:val="24"/>
            <w:szCs w:val="24"/>
          </w:rPr>
          <m:t>ext</m:t>
        </m:r>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∈CH⋀dist(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e>
        </m:d>
      </m:oMath>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sz w:val="24"/>
          <w:szCs w:val="24"/>
        </w:rPr>
        <w:t>4-3)</w:t>
      </w:r>
    </w:p>
    <w:p w14:paraId="57A7DE8B" w14:textId="5923D423" w:rsidR="002E35E4" w:rsidRPr="00B73237" w:rsidRDefault="00C42F9E"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hint="eastAsia"/>
            <w:sz w:val="24"/>
            <w:szCs w:val="24"/>
          </w:rPr>
          <m:t>CH</m:t>
        </m:r>
        <m:r>
          <w:rPr>
            <w:rFonts w:ascii="Cambria Math" w:hAnsi="Cambria Math"/>
            <w:sz w:val="24"/>
            <w:szCs w:val="24"/>
          </w:rPr>
          <m:t>_NextHop(</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2E35E4">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2E35E4">
        <w:rPr>
          <w:rFonts w:ascii="Times New Roman" w:hAnsi="Times New Roman" w:hint="eastAsia"/>
          <w:sz w:val="24"/>
          <w:szCs w:val="24"/>
        </w:rPr>
        <w:t>选择的下一跳簇头节点。</w:t>
      </w:r>
    </w:p>
    <w:p w14:paraId="32EB88B5" w14:textId="7F9F958A" w:rsidR="002E35E4" w:rsidRPr="002E35E4" w:rsidRDefault="00B22A62" w:rsidP="002E35E4">
      <w:pPr>
        <w:pStyle w:val="aa"/>
        <w:spacing w:line="400" w:lineRule="exact"/>
        <w:ind w:left="840" w:firstLineChars="0" w:firstLine="0"/>
        <w:jc w:val="right"/>
        <w:rPr>
          <w:rFonts w:ascii="Times New Roman" w:hAnsi="Times New Roman"/>
          <w:sz w:val="24"/>
          <w:szCs w:val="24"/>
        </w:rPr>
      </w:pPr>
      <m:oMath>
        <m:r>
          <w:rPr>
            <w:rFonts w:ascii="Cambria Math" w:hAnsi="Cambria Math" w:hint="eastAsia"/>
            <w:sz w:val="24"/>
            <w:szCs w:val="24"/>
          </w:rPr>
          <m:t>CH</m:t>
        </m:r>
        <m:r>
          <w:rPr>
            <w:rFonts w:ascii="Cambria Math" w:hAnsi="Cambria Math"/>
            <w:sz w:val="24"/>
            <w:szCs w:val="24"/>
          </w:rPr>
          <m:t>_</m:t>
        </m:r>
        <m:r>
          <w:rPr>
            <w:rFonts w:ascii="Cambria Math" w:hAnsi="Cambria Math" w:hint="eastAsia"/>
            <w:sz w:val="24"/>
            <w:szCs w:val="24"/>
          </w:rPr>
          <m:t>N</m:t>
        </m:r>
        <m:r>
          <w:rPr>
            <w:rFonts w:ascii="Cambria Math" w:hAnsi="Cambria Math"/>
            <w:sz w:val="24"/>
            <w:szCs w:val="24"/>
          </w:rPr>
          <m:t>extHop(</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CH</m:t>
        </m:r>
        <m:r>
          <w:rPr>
            <w:rFonts w:ascii="Cambria Math" w:hAnsi="Cambria Math"/>
            <w:sz w:val="24"/>
            <w:szCs w:val="24"/>
          </w:rPr>
          <m:t>_N</m:t>
        </m:r>
        <m:r>
          <w:rPr>
            <w:rFonts w:ascii="Cambria Math" w:hAnsi="Cambria Math" w:hint="eastAsia"/>
            <w:sz w:val="24"/>
            <w:szCs w:val="24"/>
          </w:rPr>
          <m:t>ext</m:t>
        </m:r>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2E35E4">
        <w:rPr>
          <w:rFonts w:ascii="Times New Roman" w:hAnsi="Times New Roman" w:hint="eastAsia"/>
          <w:sz w:val="24"/>
          <w:szCs w:val="24"/>
        </w:rPr>
        <w:t xml:space="preserve"> </w:t>
      </w:r>
      <w:r w:rsidR="002E35E4">
        <w:rPr>
          <w:rFonts w:ascii="Times New Roman" w:hAnsi="Times New Roman"/>
          <w:sz w:val="24"/>
          <w:szCs w:val="24"/>
        </w:rPr>
        <w:t xml:space="preserve">           </w:t>
      </w:r>
      <w:r w:rsidR="002E35E4">
        <w:rPr>
          <w:rFonts w:ascii="Times New Roman" w:hAnsi="Times New Roman" w:hint="eastAsia"/>
          <w:sz w:val="24"/>
          <w:szCs w:val="24"/>
        </w:rPr>
        <w:t>(</w:t>
      </w:r>
      <w:r w:rsidR="002E35E4">
        <w:rPr>
          <w:rFonts w:ascii="Times New Roman" w:hAnsi="Times New Roman"/>
          <w:sz w:val="24"/>
          <w:szCs w:val="24"/>
        </w:rPr>
        <w:t>4-4)</w:t>
      </w:r>
    </w:p>
    <w:p w14:paraId="1EF8FDD8" w14:textId="2838D2B5" w:rsidR="00C42F9E" w:rsidRDefault="00C42F9E"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sz w:val="24"/>
            <w:szCs w:val="24"/>
          </w:rPr>
          <m:t>SN_NextHop(</m:t>
        </m:r>
        <m:sSub>
          <m:sSubPr>
            <m:ctrlPr>
              <w:rPr>
                <w:rFonts w:ascii="Cambria Math" w:hAnsi="Cambria Math"/>
                <w:i/>
                <w:sz w:val="24"/>
                <w:szCs w:val="24"/>
              </w:rPr>
            </m:ctrlPr>
          </m:sSubPr>
          <m:e>
            <m:r>
              <w:rPr>
                <w:rFonts w:ascii="Cambria Math" w:hAnsi="Cambria Math" w:hint="eastAsia"/>
                <w:sz w:val="24"/>
                <w:szCs w:val="24"/>
              </w:rPr>
              <m:t>sn</m:t>
            </m:r>
          </m:e>
          <m:sub>
            <m:r>
              <w:rPr>
                <w:rFonts w:ascii="Cambria Math" w:hAnsi="Cambria Math"/>
                <w:sz w:val="24"/>
                <w:szCs w:val="24"/>
              </w:rPr>
              <m:t>i</m:t>
            </m:r>
          </m:sub>
        </m:sSub>
        <m:r>
          <w:rPr>
            <w:rFonts w:ascii="Cambria Math" w:hAnsi="Cambria Math"/>
            <w:sz w:val="24"/>
            <w:szCs w:val="24"/>
          </w:rPr>
          <m:t>)</m:t>
        </m:r>
      </m:oMath>
      <w:r>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Pr>
          <w:rFonts w:ascii="Times New Roman" w:hAnsi="Times New Roman" w:hint="eastAsia"/>
          <w:sz w:val="24"/>
          <w:szCs w:val="24"/>
        </w:rPr>
        <w:t>选择的下一跳簇头节点。</w:t>
      </w:r>
    </w:p>
    <w:p w14:paraId="26F84219" w14:textId="0301D5EA" w:rsidR="00B22A62" w:rsidRPr="00B22A62" w:rsidRDefault="00B22A62" w:rsidP="00B22A62">
      <w:pPr>
        <w:pStyle w:val="aa"/>
        <w:spacing w:line="400" w:lineRule="exact"/>
        <w:ind w:left="840" w:firstLineChars="0" w:firstLine="0"/>
        <w:jc w:val="right"/>
        <w:rPr>
          <w:rFonts w:ascii="Times New Roman" w:hAnsi="Times New Roman"/>
          <w:sz w:val="24"/>
          <w:szCs w:val="24"/>
        </w:rPr>
      </w:pPr>
      <m:oMath>
        <m:r>
          <w:rPr>
            <w:rFonts w:ascii="Cambria Math" w:hAnsi="Cambria Math" w:hint="eastAsia"/>
            <w:sz w:val="24"/>
            <w:szCs w:val="24"/>
          </w:rPr>
          <m:t>SN</m:t>
        </m:r>
        <m:r>
          <w:rPr>
            <w:rFonts w:ascii="Cambria Math" w:hAnsi="Cambria Math"/>
            <w:sz w:val="24"/>
            <w:szCs w:val="24"/>
          </w:rPr>
          <m:t>_</m:t>
        </m:r>
        <m:r>
          <w:rPr>
            <w:rFonts w:ascii="Cambria Math" w:hAnsi="Cambria Math" w:hint="eastAsia"/>
            <w:sz w:val="24"/>
            <w:szCs w:val="24"/>
          </w:rPr>
          <m:t>N</m:t>
        </m:r>
        <m:r>
          <w:rPr>
            <w:rFonts w:ascii="Cambria Math" w:hAnsi="Cambria Math"/>
            <w:sz w:val="24"/>
            <w:szCs w:val="24"/>
          </w:rPr>
          <m:t>extHop(</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SN</m:t>
        </m:r>
        <m:r>
          <w:rPr>
            <w:rFonts w:ascii="Cambria Math" w:hAnsi="Cambria Math"/>
            <w:sz w:val="24"/>
            <w:szCs w:val="24"/>
          </w:rPr>
          <m:t>_N(</m:t>
        </m:r>
        <m:sSub>
          <m:sSubPr>
            <m:ctrlPr>
              <w:rPr>
                <w:rFonts w:ascii="Cambria Math" w:hAnsi="Cambria Math"/>
                <w:i/>
                <w:sz w:val="24"/>
                <w:szCs w:val="24"/>
              </w:rPr>
            </m:ctrlPr>
          </m:sSubPr>
          <m:e>
            <m:r>
              <w:rPr>
                <w:rFonts w:ascii="Cambria Math" w:hAnsi="Cambria Math" w:hint="eastAsia"/>
                <w:sz w:val="24"/>
                <w:szCs w:val="24"/>
              </w:rPr>
              <m:t>sn</m:t>
            </m:r>
          </m:e>
          <m:sub>
            <m:r>
              <w:rPr>
                <w:rFonts w:ascii="Cambria Math" w:hAnsi="Cambria Math"/>
                <w:sz w:val="24"/>
                <w:szCs w:val="24"/>
              </w:rPr>
              <m:t>i</m:t>
            </m:r>
          </m:sub>
        </m:sSub>
        <m:r>
          <w:rPr>
            <w:rFonts w:ascii="Cambria Math" w:hAnsi="Cambria Math"/>
            <w:sz w:val="24"/>
            <w:szCs w:val="24"/>
          </w:rPr>
          <m:t>)</m:t>
        </m:r>
      </m:oMath>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sz w:val="24"/>
          <w:szCs w:val="24"/>
        </w:rPr>
        <w:t>4-5)</w:t>
      </w:r>
    </w:p>
    <w:p w14:paraId="151F72CC" w14:textId="0A8EAFC0" w:rsidR="00BE5517" w:rsidRDefault="00A37445"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hint="eastAsia"/>
            <w:sz w:val="24"/>
            <w:szCs w:val="24"/>
          </w:rPr>
          <m:t>M</m:t>
        </m:r>
        <m:r>
          <w:rPr>
            <w:rFonts w:ascii="Cambria Math" w:hAnsi="Cambria Math"/>
            <w:sz w:val="24"/>
            <w:szCs w:val="24"/>
          </w:rPr>
          <m:t>em(</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2E35E4">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2E35E4">
        <w:rPr>
          <w:rFonts w:ascii="Times New Roman" w:hAnsi="Times New Roman" w:hint="eastAsia"/>
          <w:sz w:val="24"/>
          <w:szCs w:val="24"/>
        </w:rPr>
        <w:t>簇内的普通节点</w:t>
      </w:r>
      <w:r w:rsidR="00B73237">
        <w:rPr>
          <w:rFonts w:ascii="Times New Roman" w:hAnsi="Times New Roman" w:hint="eastAsia"/>
          <w:sz w:val="24"/>
          <w:szCs w:val="24"/>
        </w:rPr>
        <w:t>的集合</w:t>
      </w:r>
      <w:r w:rsidR="002E35E4">
        <w:rPr>
          <w:rFonts w:ascii="Times New Roman" w:hAnsi="Times New Roman" w:hint="eastAsia"/>
          <w:sz w:val="24"/>
          <w:szCs w:val="24"/>
        </w:rPr>
        <w:t>。</w:t>
      </w:r>
    </w:p>
    <w:p w14:paraId="76639631" w14:textId="19109B77" w:rsidR="00B73237"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m:rPr>
            <m:sty m:val="p"/>
          </m:rPr>
          <w:rPr>
            <w:rFonts w:ascii="Cambria Math" w:hAnsi="Cambria Math"/>
            <w:sz w:val="24"/>
            <w:szCs w:val="24"/>
          </w:rPr>
          <m:t>)</m:t>
        </m:r>
      </m:oMath>
      <w:r w:rsidR="00AE06C1">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AE06C1">
        <w:rPr>
          <w:rFonts w:ascii="Times New Roman" w:hAnsi="Times New Roman" w:hint="eastAsia"/>
          <w:sz w:val="24"/>
          <w:szCs w:val="24"/>
        </w:rPr>
        <w:t>向下一跳</w:t>
      </w:r>
      <w:r w:rsidR="00F95659">
        <w:rPr>
          <w:rFonts w:ascii="Times New Roman" w:hAnsi="Times New Roman" w:hint="eastAsia"/>
          <w:sz w:val="24"/>
          <w:szCs w:val="24"/>
        </w:rPr>
        <w:t>簇头</w:t>
      </w:r>
      <w:r w:rsidR="00AE06C1">
        <w:rPr>
          <w:rFonts w:ascii="Times New Roman" w:hAnsi="Times New Roman" w:hint="eastAsia"/>
          <w:sz w:val="24"/>
          <w:szCs w:val="24"/>
        </w:rPr>
        <w:t>节点</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oMath>
      <w:r w:rsidR="00AE06C1">
        <w:rPr>
          <w:rFonts w:ascii="Times New Roman" w:hAnsi="Times New Roman" w:hint="eastAsia"/>
          <w:sz w:val="24"/>
          <w:szCs w:val="24"/>
        </w:rPr>
        <w:t>发送一个数据包所消耗的能量</w:t>
      </w:r>
      <w:r w:rsidR="003F1DC3">
        <w:rPr>
          <w:rFonts w:ascii="Times New Roman" w:hAnsi="Times New Roman" w:hint="eastAsia"/>
          <w:sz w:val="24"/>
          <w:szCs w:val="24"/>
        </w:rPr>
        <w:t>。</w:t>
      </w:r>
      <w:r w:rsidR="009A5B4B">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r>
          <w:rPr>
            <w:rFonts w:ascii="Cambria Math" w:hAnsi="Cambria Math" w:hint="eastAsia"/>
            <w:sz w:val="24"/>
            <w:szCs w:val="24"/>
          </w:rPr>
          <m:t>CH</m:t>
        </m:r>
      </m:oMath>
      <w:r w:rsidR="00AE06C1">
        <w:rPr>
          <w:rFonts w:ascii="Times New Roman" w:hAnsi="Times New Roman" w:hint="eastAsia"/>
          <w:sz w:val="24"/>
          <w:szCs w:val="24"/>
        </w:rPr>
        <w:t>。</w:t>
      </w:r>
    </w:p>
    <w:p w14:paraId="1AA3594C" w14:textId="5A6E59A9" w:rsidR="00AE06C1" w:rsidRPr="009A5B4B"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m:t>
            </m: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AE06C1" w:rsidRPr="00AE06C1">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AE06C1" w:rsidRPr="00AE06C1">
        <w:rPr>
          <w:rFonts w:ascii="Times New Roman" w:hAnsi="Times New Roman" w:hint="eastAsia"/>
          <w:sz w:val="24"/>
          <w:szCs w:val="24"/>
        </w:rPr>
        <w:t>从</w:t>
      </w:r>
      <w:r w:rsidR="00F95659">
        <w:rPr>
          <w:rFonts w:ascii="Times New Roman" w:hAnsi="Times New Roman" w:hint="eastAsia"/>
          <w:sz w:val="24"/>
          <w:szCs w:val="24"/>
        </w:rPr>
        <w:t>上一跳簇头</w:t>
      </w:r>
      <w:r w:rsidR="00AE06C1" w:rsidRPr="00AE06C1">
        <w:rPr>
          <w:rFonts w:ascii="Times New Roman" w:hAnsi="Times New Roman" w:hint="eastAsia"/>
          <w:sz w:val="24"/>
          <w:szCs w:val="24"/>
        </w:rPr>
        <w:t>节点</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k</m:t>
            </m:r>
          </m:sub>
        </m:sSub>
      </m:oMath>
      <w:r w:rsidR="00AE06C1" w:rsidRPr="00AE06C1">
        <w:rPr>
          <w:rFonts w:ascii="Times New Roman" w:hAnsi="Times New Roman" w:hint="eastAsia"/>
          <w:sz w:val="24"/>
          <w:szCs w:val="24"/>
        </w:rPr>
        <w:t>接收一个数据包</w:t>
      </w:r>
      <w:r w:rsidR="00AE06C1">
        <w:rPr>
          <w:rFonts w:ascii="Times New Roman" w:hAnsi="Times New Roman" w:hint="eastAsia"/>
          <w:sz w:val="24"/>
          <w:szCs w:val="24"/>
        </w:rPr>
        <w:t>所</w:t>
      </w:r>
      <w:r w:rsidR="00AE06C1" w:rsidRPr="00AE06C1">
        <w:rPr>
          <w:rFonts w:ascii="Times New Roman" w:hAnsi="Times New Roman" w:hint="eastAsia"/>
          <w:sz w:val="24"/>
          <w:szCs w:val="24"/>
        </w:rPr>
        <w:t>消耗的能量</w:t>
      </w:r>
      <w:r w:rsidR="009A5B4B">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hint="eastAsia"/>
                <w:sz w:val="24"/>
                <w:szCs w:val="24"/>
              </w:rPr>
              <m:t>k</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w:rPr>
            <w:rFonts w:ascii="Cambria Math" w:hAnsi="Cambria Math"/>
            <w:sz w:val="24"/>
            <w:szCs w:val="24"/>
          </w:rPr>
          <m:t>∈</m:t>
        </m:r>
        <m:r>
          <w:rPr>
            <w:rFonts w:ascii="Cambria Math" w:hAnsi="Cambria Math" w:hint="eastAsia"/>
            <w:sz w:val="24"/>
            <w:szCs w:val="24"/>
          </w:rPr>
          <m:t>CH</m:t>
        </m:r>
      </m:oMath>
      <w:r w:rsidR="009A5B4B">
        <w:rPr>
          <w:rFonts w:ascii="Times New Roman" w:hAnsi="Times New Roman" w:hint="eastAsia"/>
          <w:sz w:val="24"/>
          <w:szCs w:val="24"/>
        </w:rPr>
        <w:t>。</w:t>
      </w:r>
    </w:p>
    <w:p w14:paraId="30851CC9" w14:textId="56075790" w:rsidR="00AE06C1" w:rsidRPr="00F95659" w:rsidRDefault="008728F1" w:rsidP="00C0329F">
      <w:pPr>
        <w:pStyle w:val="aa"/>
        <w:numPr>
          <w:ilvl w:val="0"/>
          <w:numId w:val="19"/>
        </w:numPr>
        <w:spacing w:line="400" w:lineRule="exac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C</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AE06C1" w:rsidRPr="00F95659">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F95659" w:rsidRPr="00F95659">
        <w:rPr>
          <w:rFonts w:ascii="Times New Roman" w:hAnsi="Times New Roman" w:hint="eastAsia"/>
          <w:sz w:val="24"/>
          <w:szCs w:val="24"/>
        </w:rPr>
        <w:t>从其管理的簇内普通节</w:t>
      </w:r>
      <w:r w:rsidR="00F95659">
        <w:rPr>
          <w:rFonts w:ascii="Times New Roman" w:hAnsi="Times New Roman" w:hint="eastAsia"/>
          <w:sz w:val="24"/>
          <w:szCs w:val="24"/>
        </w:rPr>
        <w:t>点收集数据</w:t>
      </w:r>
      <w:r w:rsidR="00AE06C1" w:rsidRPr="00F95659">
        <w:rPr>
          <w:rFonts w:ascii="Times New Roman" w:hAnsi="Times New Roman" w:hint="eastAsia"/>
          <w:sz w:val="24"/>
          <w:szCs w:val="24"/>
        </w:rPr>
        <w:t>所消耗的能量</w:t>
      </w:r>
      <w:r w:rsidR="00B92F22">
        <w:rPr>
          <w:rFonts w:ascii="Times New Roman" w:hAnsi="Times New Roman" w:hint="eastAsia"/>
          <w:sz w:val="24"/>
          <w:szCs w:val="24"/>
        </w:rPr>
        <w:t>。</w:t>
      </w:r>
      <w:r w:rsidR="009A5B4B">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CH</m:t>
        </m:r>
      </m:oMath>
      <w:r w:rsidR="009A5B4B">
        <w:rPr>
          <w:rFonts w:ascii="Times New Roman" w:hAnsi="Times New Roman" w:hint="eastAsia"/>
          <w:sz w:val="24"/>
          <w:szCs w:val="24"/>
        </w:rPr>
        <w:t>。</w:t>
      </w:r>
    </w:p>
    <w:p w14:paraId="7274F6A4" w14:textId="7AE7A10E" w:rsidR="00AE06C1" w:rsidRPr="00C47B25" w:rsidRDefault="00F95659" w:rsidP="00C0329F">
      <w:pPr>
        <w:pStyle w:val="aa"/>
        <w:numPr>
          <w:ilvl w:val="0"/>
          <w:numId w:val="19"/>
        </w:numPr>
        <w:spacing w:line="400" w:lineRule="exact"/>
        <w:ind w:firstLineChars="0"/>
        <w:rPr>
          <w:rFonts w:ascii="Times New Roman" w:hAnsi="Times New Roman"/>
          <w:sz w:val="24"/>
          <w:szCs w:val="24"/>
        </w:rPr>
      </w:pPr>
      <m:oMath>
        <m:r>
          <w:rPr>
            <w:rFonts w:ascii="Cambria Math" w:hAnsi="Cambria Math" w:hint="eastAsia"/>
            <w:sz w:val="24"/>
            <w:szCs w:val="24"/>
          </w:rPr>
          <m:t>Num</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Pr="00F95659">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Pr="00F95659">
        <w:rPr>
          <w:rFonts w:ascii="Times New Roman" w:hAnsi="Times New Roman" w:hint="eastAsia"/>
          <w:sz w:val="24"/>
          <w:szCs w:val="24"/>
        </w:rPr>
        <w:t>从其</w:t>
      </w:r>
      <w:r>
        <w:rPr>
          <w:rFonts w:ascii="Times New Roman" w:hAnsi="Times New Roman" w:hint="eastAsia"/>
          <w:sz w:val="24"/>
          <w:szCs w:val="24"/>
        </w:rPr>
        <w:t>上一跳簇头</w:t>
      </w:r>
      <w:r w:rsidRPr="00AE06C1">
        <w:rPr>
          <w:rFonts w:ascii="Times New Roman" w:hAnsi="Times New Roman" w:hint="eastAsia"/>
          <w:sz w:val="24"/>
          <w:szCs w:val="24"/>
        </w:rPr>
        <w:t>节点</w:t>
      </w:r>
      <w:r>
        <w:rPr>
          <w:rFonts w:ascii="Times New Roman" w:hAnsi="Times New Roman" w:hint="eastAsia"/>
          <w:sz w:val="24"/>
          <w:szCs w:val="24"/>
        </w:rPr>
        <w:t>处</w:t>
      </w:r>
      <w:r w:rsidRPr="00AE06C1">
        <w:rPr>
          <w:rFonts w:ascii="Times New Roman" w:hAnsi="Times New Roman" w:hint="eastAsia"/>
          <w:sz w:val="24"/>
          <w:szCs w:val="24"/>
        </w:rPr>
        <w:t>接收</w:t>
      </w:r>
      <w:r w:rsidR="00C47B25">
        <w:rPr>
          <w:rFonts w:ascii="Times New Roman" w:hAnsi="Times New Roman" w:hint="eastAsia"/>
          <w:sz w:val="24"/>
          <w:szCs w:val="24"/>
        </w:rPr>
        <w:t>到数据包的数量</w:t>
      </w:r>
      <w:r w:rsidR="009A5B4B">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CH</m:t>
        </m:r>
      </m:oMath>
      <w:r w:rsidRPr="00F95659">
        <w:rPr>
          <w:rFonts w:ascii="Times New Roman" w:hAnsi="Times New Roman" w:hint="eastAsia"/>
          <w:sz w:val="24"/>
          <w:szCs w:val="24"/>
        </w:rPr>
        <w:t>。</w:t>
      </w:r>
    </w:p>
    <w:p w14:paraId="3728ECAA" w14:textId="42D558FE" w:rsidR="00E25CD1" w:rsidRDefault="00C47B25" w:rsidP="008B134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以上</w:t>
      </w:r>
      <w:r w:rsidR="00FB0ADC">
        <w:rPr>
          <w:rFonts w:ascii="Times New Roman" w:hAnsi="Times New Roman" w:cs="Times New Roman" w:hint="eastAsia"/>
          <w:sz w:val="24"/>
          <w:szCs w:val="24"/>
        </w:rPr>
        <w:t>术语</w:t>
      </w:r>
      <w:r>
        <w:rPr>
          <w:rFonts w:ascii="Times New Roman" w:hAnsi="Times New Roman" w:cs="Times New Roman" w:hint="eastAsia"/>
          <w:sz w:val="24"/>
          <w:szCs w:val="24"/>
        </w:rPr>
        <w:t>，是本文在后续建模中需要用到的一些定义，主要和网络结构和能量消耗相关。</w:t>
      </w:r>
    </w:p>
    <w:p w14:paraId="470C5D8F" w14:textId="3657439D" w:rsidR="0050019F" w:rsidRPr="00E26031" w:rsidRDefault="0050019F" w:rsidP="0050019F">
      <w:pPr>
        <w:pStyle w:val="3"/>
        <w:rPr>
          <w:rFonts w:ascii="Times New Roman" w:eastAsia="黑体" w:hAnsi="Times New Roman" w:cs="Times New Roman"/>
          <w:b w:val="0"/>
          <w:sz w:val="24"/>
          <w:szCs w:val="24"/>
        </w:rPr>
      </w:pPr>
      <w:bookmarkStart w:id="82" w:name="_Toc881686"/>
      <w:r w:rsidRPr="00E26031">
        <w:rPr>
          <w:rFonts w:ascii="Times New Roman" w:eastAsia="黑体" w:hAnsi="Times New Roman" w:cs="Times New Roman"/>
          <w:b w:val="0"/>
          <w:sz w:val="24"/>
          <w:szCs w:val="24"/>
        </w:rPr>
        <w:t>4.2.</w:t>
      </w:r>
      <w:r>
        <w:rPr>
          <w:rFonts w:ascii="Times New Roman" w:eastAsia="黑体" w:hAnsi="Times New Roman" w:cs="Times New Roman"/>
          <w:b w:val="0"/>
          <w:sz w:val="24"/>
          <w:szCs w:val="24"/>
        </w:rPr>
        <w:t>2</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能量模型和生命周期模型的构建</w:t>
      </w:r>
      <w:bookmarkEnd w:id="82"/>
    </w:p>
    <w:p w14:paraId="73393C2A" w14:textId="57A3A444" w:rsidR="00C47B25" w:rsidRDefault="00045CA8" w:rsidP="008B134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在实际生产生活中，</w:t>
      </w:r>
      <w:r w:rsidR="00F1036A">
        <w:rPr>
          <w:rFonts w:ascii="Times New Roman" w:hAnsi="Times New Roman" w:cs="Times New Roman" w:hint="eastAsia"/>
          <w:sz w:val="24"/>
          <w:szCs w:val="24"/>
        </w:rPr>
        <w:t>传感器节点极易失效，因此评估节点的健康状态极其重要。构建的能量模型和生命周期模型用于改进的粒子群算法中的</w:t>
      </w:r>
      <w:r w:rsidR="00240998">
        <w:rPr>
          <w:rFonts w:ascii="Times New Roman" w:hAnsi="Times New Roman" w:cs="Times New Roman" w:hint="eastAsia"/>
          <w:sz w:val="24"/>
          <w:szCs w:val="24"/>
        </w:rPr>
        <w:t>适应度</w:t>
      </w:r>
      <w:r w:rsidR="00F1036A">
        <w:rPr>
          <w:rFonts w:ascii="Times New Roman" w:hAnsi="Times New Roman" w:cs="Times New Roman" w:hint="eastAsia"/>
          <w:sz w:val="24"/>
          <w:szCs w:val="24"/>
        </w:rPr>
        <w:t>函数，帮助节点找到最优路径。</w:t>
      </w:r>
    </w:p>
    <w:p w14:paraId="1C1988E8" w14:textId="3BAC0D6C" w:rsidR="000532F2" w:rsidRDefault="00F1036A" w:rsidP="000532F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首先，构建节点的能量模型。无线电通信中的能量消耗情主要与数据包的大小和通信距离的远近有关</w:t>
      </w:r>
      <w:r w:rsidR="00C92861">
        <w:rPr>
          <w:rFonts w:ascii="Times New Roman" w:hAnsi="Times New Roman" w:cs="Times New Roman" w:hint="eastAsia"/>
          <w:sz w:val="24"/>
          <w:szCs w:val="24"/>
        </w:rPr>
        <w:t>。我们定义</w:t>
      </w:r>
      <w:r w:rsidR="00C92861">
        <w:rPr>
          <w:rFonts w:ascii="Times New Roman" w:hAnsi="Times New Roman" w:cs="Times New Roman" w:hint="eastAsia"/>
          <w:sz w:val="24"/>
          <w:szCs w:val="24"/>
        </w:rPr>
        <w:t>CH</w:t>
      </w:r>
      <w:r w:rsidR="005279F4">
        <w:rPr>
          <w:rFonts w:ascii="Times New Roman" w:hAnsi="Times New Roman" w:cs="Times New Roman" w:hint="eastAsia"/>
          <w:sz w:val="24"/>
          <w:szCs w:val="24"/>
        </w:rPr>
        <w:t>之间将</w:t>
      </w:r>
      <w:r w:rsidR="00B3579A">
        <w:rPr>
          <w:rFonts w:ascii="Times New Roman" w:hAnsi="Times New Roman" w:cs="Times New Roman" w:hint="eastAsia"/>
          <w:sz w:val="24"/>
          <w:szCs w:val="24"/>
        </w:rPr>
        <w:t>单位</w:t>
      </w:r>
      <w:r w:rsidR="00C92861">
        <w:rPr>
          <w:rFonts w:ascii="Times New Roman" w:hAnsi="Times New Roman" w:cs="Times New Roman" w:hint="eastAsia"/>
          <w:sz w:val="24"/>
          <w:szCs w:val="24"/>
        </w:rPr>
        <w:t>数据发送</w:t>
      </w:r>
      <m:oMath>
        <m:r>
          <w:rPr>
            <w:rFonts w:ascii="Cambria Math" w:hAnsi="Cambria Math" w:hint="eastAsia"/>
            <w:sz w:val="24"/>
            <w:szCs w:val="24"/>
          </w:rPr>
          <m:t>d</m:t>
        </m:r>
      </m:oMath>
      <w:r w:rsidR="00C92861">
        <w:rPr>
          <w:rFonts w:ascii="Times New Roman" w:hAnsi="Times New Roman" w:cs="Times New Roman" w:hint="eastAsia"/>
          <w:sz w:val="24"/>
          <w:szCs w:val="24"/>
        </w:rPr>
        <w:t>米的能量消耗</w:t>
      </w:r>
      <w:r w:rsidR="005279F4">
        <w:rPr>
          <w:rFonts w:ascii="Times New Roman" w:hAnsi="Times New Roman" w:cs="Times New Roman" w:hint="eastAsia"/>
          <w:sz w:val="24"/>
          <w:szCs w:val="24"/>
        </w:rPr>
        <w:t>模</w:t>
      </w:r>
      <w:r w:rsidR="005279F4">
        <w:rPr>
          <w:rFonts w:ascii="Times New Roman" w:hAnsi="Times New Roman" w:cs="Times New Roman" w:hint="eastAsia"/>
          <w:sz w:val="24"/>
          <w:szCs w:val="24"/>
        </w:rPr>
        <w:lastRenderedPageBreak/>
        <w:t>型如下式</w:t>
      </w:r>
      <w:r w:rsidR="00C92861">
        <w:rPr>
          <w:rFonts w:ascii="Times New Roman" w:hAnsi="Times New Roman" w:cs="Times New Roman" w:hint="eastAsia"/>
          <w:sz w:val="24"/>
          <w:szCs w:val="24"/>
        </w:rPr>
        <w:t>：</w:t>
      </w:r>
      <w:r w:rsidR="00BF60AC">
        <w:rPr>
          <w:rFonts w:ascii="Times New Roman" w:hAnsi="Times New Roman" w:cs="Times New Roman" w:hint="eastAsia"/>
          <w:sz w:val="24"/>
          <w:szCs w:val="24"/>
        </w:rPr>
        <w:t xml:space="preserve"> </w:t>
      </w:r>
    </w:p>
    <w:p w14:paraId="49079166" w14:textId="2BD52618" w:rsidR="00B3579A" w:rsidRPr="009A5B4B" w:rsidRDefault="008728F1" w:rsidP="009A5B4B">
      <w:pPr>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A</m:t>
            </m:r>
          </m:sub>
        </m:sSub>
        <m:d>
          <m:dPr>
            <m:ctrlPr>
              <w:rPr>
                <w:rFonts w:ascii="Cambria Math" w:hAnsi="Cambria Math"/>
                <w:sz w:val="24"/>
                <w:szCs w:val="24"/>
              </w:rPr>
            </m:ctrlPr>
          </m:dPr>
          <m:e>
            <m:r>
              <w:rPr>
                <w:rFonts w:ascii="Cambria Math" w:hAnsi="Cambria Math"/>
                <w:sz w:val="24"/>
                <w:szCs w:val="24"/>
              </w:rPr>
              <m:t>d</m:t>
            </m:r>
          </m:e>
        </m:d>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sz w:val="24"/>
                    <w:szCs w:val="24"/>
                  </w:rPr>
                  <m:t>, d≤</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4</m:t>
                    </m:r>
                  </m:sup>
                </m:sSup>
                <m:r>
                  <w:rPr>
                    <w:rFonts w:ascii="Cambria Math" w:hAnsi="Cambria Math"/>
                    <w:sz w:val="24"/>
                    <w:szCs w:val="24"/>
                  </w:rPr>
                  <m:t>, d&gt;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qArr>
          </m:e>
        </m:d>
      </m:oMath>
      <w:r w:rsidR="009A5B4B">
        <w:rPr>
          <w:rFonts w:ascii="Times New Roman" w:hAnsi="Times New Roman" w:hint="eastAsia"/>
          <w:sz w:val="24"/>
          <w:szCs w:val="24"/>
        </w:rPr>
        <w:t xml:space="preserve"> </w:t>
      </w:r>
      <w:r w:rsidR="009A5B4B">
        <w:rPr>
          <w:rFonts w:ascii="Times New Roman" w:hAnsi="Times New Roman"/>
          <w:sz w:val="24"/>
          <w:szCs w:val="24"/>
        </w:rPr>
        <w:t xml:space="preserve">                 </w:t>
      </w:r>
      <w:r w:rsidR="009A5B4B">
        <w:rPr>
          <w:rFonts w:ascii="Times New Roman" w:hAnsi="Times New Roman" w:hint="eastAsia"/>
          <w:sz w:val="24"/>
          <w:szCs w:val="24"/>
        </w:rPr>
        <w:t>(</w:t>
      </w:r>
      <w:r w:rsidR="009A5B4B">
        <w:rPr>
          <w:rFonts w:ascii="Times New Roman" w:hAnsi="Times New Roman"/>
          <w:sz w:val="24"/>
          <w:szCs w:val="24"/>
        </w:rPr>
        <w:t>4-</w:t>
      </w:r>
      <w:r w:rsidR="00FB0ADC">
        <w:rPr>
          <w:rFonts w:ascii="Times New Roman" w:hAnsi="Times New Roman"/>
          <w:sz w:val="24"/>
          <w:szCs w:val="24"/>
        </w:rPr>
        <w:t>6</w:t>
      </w:r>
      <w:r w:rsidR="009A5B4B">
        <w:rPr>
          <w:rFonts w:ascii="Times New Roman" w:hAnsi="Times New Roman"/>
          <w:sz w:val="24"/>
          <w:szCs w:val="24"/>
        </w:rPr>
        <w:t>)</w:t>
      </w:r>
    </w:p>
    <w:p w14:paraId="726F3316" w14:textId="7D74390A" w:rsidR="00C07BBD" w:rsidRPr="00C07BBD" w:rsidRDefault="008728F1" w:rsidP="00C07BBD">
      <w:pPr>
        <w:pStyle w:val="aa"/>
        <w:ind w:left="840" w:firstLineChars="0" w:firstLine="0"/>
        <w:jc w:val="right"/>
        <w:rPr>
          <w:rFonts w:ascii="Times New Roman" w:hAnsi="Times New Roman"/>
          <w:sz w:val="24"/>
          <w:szCs w:val="24"/>
        </w:rPr>
      </w:pPr>
      <m:oMath>
        <m:sSup>
          <m:sSupPr>
            <m:ctrlPr>
              <w:rPr>
                <w:rFonts w:ascii="Cambria Math" w:hAnsi="Cambria Math"/>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sup>
            <m:r>
              <w:rPr>
                <w:rFonts w:ascii="Cambria Math" w:hAnsi="Cambria Math"/>
                <w:sz w:val="24"/>
                <w:szCs w:val="24"/>
              </w:rPr>
              <m:t>2</m:t>
            </m:r>
          </m:sup>
        </m:sSup>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ε</m:t>
            </m:r>
          </m:e>
          <m:sub>
            <m:r>
              <w:rPr>
                <w:rFonts w:ascii="Cambria Math"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ε</m:t>
            </m:r>
          </m:e>
          <m:sub>
            <m:r>
              <w:rPr>
                <w:rFonts w:ascii="Cambria Math" w:hAnsi="Cambria Math"/>
                <w:sz w:val="24"/>
                <w:szCs w:val="24"/>
              </w:rPr>
              <m:t>3</m:t>
            </m:r>
          </m:sub>
        </m:sSub>
      </m:oMath>
      <w:r w:rsidR="00C07BBD">
        <w:rPr>
          <w:rFonts w:ascii="Times New Roman" w:hAnsi="Times New Roman" w:hint="eastAsia"/>
          <w:sz w:val="24"/>
          <w:szCs w:val="24"/>
        </w:rPr>
        <w:t xml:space="preserve"> </w:t>
      </w:r>
      <w:r w:rsidR="00C07BBD">
        <w:rPr>
          <w:rFonts w:ascii="Times New Roman" w:hAnsi="Times New Roman"/>
          <w:sz w:val="24"/>
          <w:szCs w:val="24"/>
        </w:rPr>
        <w:t xml:space="preserve">                     </w:t>
      </w:r>
      <w:r w:rsidR="00C07BBD">
        <w:rPr>
          <w:rFonts w:ascii="Times New Roman" w:hAnsi="Times New Roman" w:hint="eastAsia"/>
          <w:sz w:val="24"/>
          <w:szCs w:val="24"/>
        </w:rPr>
        <w:t>(</w:t>
      </w:r>
      <w:r w:rsidR="00C07BBD">
        <w:rPr>
          <w:rFonts w:ascii="Times New Roman" w:hAnsi="Times New Roman"/>
          <w:sz w:val="24"/>
          <w:szCs w:val="24"/>
        </w:rPr>
        <w:t>4-</w:t>
      </w:r>
      <w:r w:rsidR="00FB0ADC">
        <w:rPr>
          <w:rFonts w:ascii="Times New Roman" w:hAnsi="Times New Roman"/>
          <w:sz w:val="24"/>
          <w:szCs w:val="24"/>
        </w:rPr>
        <w:t>7</w:t>
      </w:r>
      <w:r w:rsidR="00C07BBD">
        <w:rPr>
          <w:rFonts w:ascii="Times New Roman" w:hAnsi="Times New Roman"/>
          <w:sz w:val="24"/>
          <w:szCs w:val="24"/>
        </w:rPr>
        <w:t>)</w:t>
      </w:r>
    </w:p>
    <w:p w14:paraId="6C3BB140" w14:textId="30F3FD55" w:rsidR="002E2BF7" w:rsidRDefault="00B926A3" w:rsidP="006C3FC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如公式</w:t>
      </w:r>
      <w:r>
        <w:rPr>
          <w:rFonts w:ascii="Times New Roman" w:hAnsi="Times New Roman" w:cs="Times New Roman" w:hint="eastAsia"/>
          <w:sz w:val="24"/>
          <w:szCs w:val="24"/>
        </w:rPr>
        <w:t>4-</w:t>
      </w:r>
      <w:r w:rsidR="00621C86">
        <w:rPr>
          <w:rFonts w:ascii="Times New Roman" w:hAnsi="Times New Roman" w:cs="Times New Roman"/>
          <w:sz w:val="24"/>
          <w:szCs w:val="24"/>
        </w:rPr>
        <w:t>6</w:t>
      </w:r>
      <w:r>
        <w:rPr>
          <w:rFonts w:ascii="Times New Roman" w:hAnsi="Times New Roman" w:cs="Times New Roman" w:hint="eastAsia"/>
          <w:sz w:val="24"/>
          <w:szCs w:val="24"/>
        </w:rPr>
        <w:t>所示，</w:t>
      </w:r>
      <w:r w:rsidR="000532F2">
        <w:rPr>
          <w:rFonts w:ascii="Times New Roman" w:hAnsi="Times New Roman" w:cs="Times New Roman" w:hint="eastAsia"/>
          <w:sz w:val="24"/>
          <w:szCs w:val="24"/>
        </w:rPr>
        <w:t>传感器</w:t>
      </w:r>
      <w:r>
        <w:rPr>
          <w:rFonts w:ascii="Times New Roman" w:hAnsi="Times New Roman" w:cs="Times New Roman" w:hint="eastAsia"/>
          <w:sz w:val="24"/>
          <w:szCs w:val="24"/>
        </w:rPr>
        <w:t>在工作过程中的</w:t>
      </w:r>
      <w:r w:rsidR="000532F2">
        <w:rPr>
          <w:rFonts w:ascii="Times New Roman" w:hAnsi="Times New Roman" w:cs="Times New Roman" w:hint="eastAsia"/>
          <w:sz w:val="24"/>
          <w:szCs w:val="24"/>
        </w:rPr>
        <w:t>能量消耗与传输距离并不是</w:t>
      </w:r>
      <w:r w:rsidR="00520A7F">
        <w:rPr>
          <w:rFonts w:ascii="Times New Roman" w:hAnsi="Times New Roman" w:cs="Times New Roman" w:hint="eastAsia"/>
          <w:sz w:val="24"/>
          <w:szCs w:val="24"/>
        </w:rPr>
        <w:t>简单的线性相关</w:t>
      </w:r>
      <w:r>
        <w:rPr>
          <w:rFonts w:ascii="Times New Roman" w:hAnsi="Times New Roman" w:cs="Times New Roman" w:hint="eastAsia"/>
          <w:sz w:val="24"/>
          <w:szCs w:val="24"/>
        </w:rPr>
        <w:t>关系</w:t>
      </w:r>
      <w:r w:rsidR="000D7C73">
        <w:rPr>
          <w:rFonts w:ascii="Times New Roman" w:hAnsi="Times New Roman" w:cs="Times New Roman" w:hint="eastAsia"/>
          <w:sz w:val="24"/>
          <w:szCs w:val="24"/>
        </w:rPr>
        <w:t>，</w:t>
      </w:r>
      <w:r>
        <w:rPr>
          <w:rFonts w:ascii="Times New Roman" w:hAnsi="Times New Roman" w:cs="Times New Roman" w:hint="eastAsia"/>
          <w:sz w:val="24"/>
          <w:szCs w:val="24"/>
        </w:rPr>
        <w:t>而是存在一个阈值</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，传输距离越远，能量消耗增长就越多。当传输距离</w:t>
      </w:r>
      <m:oMath>
        <m:r>
          <w:rPr>
            <w:rFonts w:ascii="Cambria Math" w:hAnsi="Cambria Math"/>
            <w:sz w:val="24"/>
            <w:szCs w:val="24"/>
          </w:rPr>
          <m:t>d</m:t>
        </m:r>
      </m:oMath>
      <w:r>
        <w:rPr>
          <w:rFonts w:ascii="Times New Roman" w:hAnsi="Times New Roman" w:cs="Times New Roman" w:hint="eastAsia"/>
          <w:sz w:val="24"/>
          <w:szCs w:val="24"/>
        </w:rPr>
        <w:t>小于</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时，能量消耗与</w:t>
      </w: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Pr>
          <w:rFonts w:ascii="Times New Roman" w:hAnsi="Times New Roman" w:cs="Times New Roman" w:hint="eastAsia"/>
          <w:sz w:val="24"/>
          <w:szCs w:val="24"/>
        </w:rPr>
        <w:t>线性相关，传感器工作在自由空间模式；当传输距离</w:t>
      </w:r>
      <m:oMath>
        <m:r>
          <w:rPr>
            <w:rFonts w:ascii="Cambria Math" w:hAnsi="Cambria Math"/>
            <w:sz w:val="24"/>
            <w:szCs w:val="24"/>
          </w:rPr>
          <m:t>d</m:t>
        </m:r>
      </m:oMath>
      <w:r>
        <w:rPr>
          <w:rFonts w:ascii="Times New Roman" w:hAnsi="Times New Roman" w:cs="Times New Roman" w:hint="eastAsia"/>
          <w:sz w:val="24"/>
          <w:szCs w:val="24"/>
        </w:rPr>
        <w:t>大于等于</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时，能量消耗与</w:t>
      </w: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4</m:t>
            </m:r>
          </m:sup>
        </m:sSup>
      </m:oMath>
      <w:r>
        <w:rPr>
          <w:rFonts w:ascii="Times New Roman" w:hAnsi="Times New Roman" w:cs="Times New Roman" w:hint="eastAsia"/>
          <w:sz w:val="24"/>
          <w:szCs w:val="24"/>
        </w:rPr>
        <w:t>线性相关，传感器工作在多径空间模式。</w:t>
      </w:r>
      <w:r w:rsidR="00C07BBD">
        <w:rPr>
          <w:rFonts w:ascii="Times New Roman" w:hAnsi="Times New Roman" w:cs="Times New Roman" w:hint="eastAsia"/>
          <w:sz w:val="24"/>
          <w:szCs w:val="24"/>
        </w:rPr>
        <w:t>此外，</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oMath>
      <w:r w:rsidR="00C07BBD">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m:t>
            </m:r>
          </m:sub>
        </m:sSub>
      </m:oMath>
      <w:r w:rsidR="00C07BBD">
        <w:rPr>
          <w:rFonts w:ascii="Times New Roman" w:hAnsi="Times New Roman" w:cs="Times New Roman" w:hint="eastAsia"/>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3</m:t>
            </m:r>
          </m:sub>
        </m:sSub>
      </m:oMath>
      <w:r w:rsidR="00C07BBD">
        <w:rPr>
          <w:rFonts w:ascii="Times New Roman" w:hAnsi="Times New Roman" w:cs="Times New Roman" w:hint="eastAsia"/>
          <w:sz w:val="24"/>
          <w:szCs w:val="24"/>
        </w:rPr>
        <w:t>均为常。其中</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oMath>
      <w:r w:rsidR="00C07BBD">
        <w:rPr>
          <w:rFonts w:ascii="Times New Roman" w:hAnsi="Times New Roman" w:cs="Times New Roman" w:hint="eastAsia"/>
          <w:sz w:val="24"/>
          <w:szCs w:val="24"/>
        </w:rPr>
        <w:t>值的大小取决于节点自身的属性，节点的功能和操作越多，自身的消耗越大，</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oMath>
      <w:r w:rsidR="00C07BBD">
        <w:rPr>
          <w:rFonts w:ascii="Times New Roman" w:hAnsi="Times New Roman" w:cs="Times New Roman" w:hint="eastAsia"/>
          <w:sz w:val="24"/>
          <w:szCs w:val="24"/>
        </w:rPr>
        <w:t>的值也就越大。以上参数取值将在仿真实验中定义。基于</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A</m:t>
            </m:r>
          </m:sub>
        </m:sSub>
        <m:d>
          <m:dPr>
            <m:ctrlPr>
              <w:rPr>
                <w:rFonts w:ascii="Cambria Math" w:hAnsi="Cambria Math"/>
                <w:sz w:val="24"/>
                <w:szCs w:val="24"/>
              </w:rPr>
            </m:ctrlPr>
          </m:dPr>
          <m:e>
            <m:r>
              <w:rPr>
                <w:rFonts w:ascii="Cambria Math" w:hAnsi="Cambria Math"/>
                <w:sz w:val="24"/>
                <w:szCs w:val="24"/>
              </w:rPr>
              <m:t>d</m:t>
            </m:r>
          </m:e>
        </m:d>
      </m:oMath>
      <w:r w:rsidR="009A5B4B">
        <w:rPr>
          <w:rFonts w:ascii="Times New Roman" w:hAnsi="Times New Roman" w:cs="Times New Roman" w:hint="eastAsia"/>
          <w:sz w:val="24"/>
          <w:szCs w:val="24"/>
        </w:rPr>
        <w:t>的定义和计算方法，</w:t>
      </w:r>
      <w:r w:rsidR="005279F4">
        <w:rPr>
          <w:rFonts w:ascii="Times New Roman" w:hAnsi="Times New Roman" w:cs="Times New Roman" w:hint="eastAsia"/>
          <w:sz w:val="24"/>
          <w:szCs w:val="24"/>
        </w:rPr>
        <w:t>我们可以</w:t>
      </w:r>
      <w:r w:rsidR="002E2BF7">
        <w:rPr>
          <w:rFonts w:ascii="Times New Roman" w:hAnsi="Times New Roman" w:cs="Times New Roman" w:hint="eastAsia"/>
          <w:sz w:val="24"/>
          <w:szCs w:val="24"/>
        </w:rPr>
        <w:t>推导出</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r>
          <m:rPr>
            <m:sty m:val="p"/>
          </m:rPr>
          <w:rPr>
            <w:rFonts w:ascii="Cambria Math" w:hAnsi="Cambria Math"/>
            <w:sz w:val="24"/>
            <w:szCs w:val="24"/>
          </w:rPr>
          <m:t>)</m:t>
        </m:r>
      </m:oMath>
      <w:r w:rsidR="002E2BF7">
        <w:rPr>
          <w:rFonts w:ascii="Times New Roman" w:hAnsi="Times New Roman" w:cs="Times New Roman" w:hint="eastAsia"/>
          <w:sz w:val="24"/>
          <w:szCs w:val="24"/>
        </w:rPr>
        <w:t>的计算公式。</w:t>
      </w:r>
    </w:p>
    <w:p w14:paraId="623EB8F0" w14:textId="69CF1C70" w:rsidR="002E2BF7" w:rsidRPr="009A5B4B" w:rsidRDefault="008728F1" w:rsidP="002E2BF7">
      <w:pPr>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dist</m:t>
                        </m:r>
                      </m:e>
                      <m:sup>
                        <m:r>
                          <w:rPr>
                            <w:rFonts w:ascii="Cambria Math" w:hAnsi="Cambria Math" w:cs="Times New Roman"/>
                            <w:sz w:val="24"/>
                            <w:szCs w:val="24"/>
                          </w:rPr>
                          <m:t>2</m:t>
                        </m:r>
                      </m:sup>
                    </m:sSup>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e>
                </m:d>
                <m:r>
                  <w:rPr>
                    <w:rFonts w:ascii="Cambria Math" w:hAnsi="Cambria Math"/>
                    <w:sz w:val="24"/>
                    <w:szCs w:val="24"/>
                  </w:rPr>
                  <m:t>, dist</m:t>
                </m:r>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dist</m:t>
                        </m:r>
                      </m:e>
                      <m:sup>
                        <m:r>
                          <w:rPr>
                            <w:rFonts w:ascii="Cambria Math" w:hAnsi="Cambria Math" w:cs="Times New Roman"/>
                            <w:sz w:val="24"/>
                            <w:szCs w:val="24"/>
                          </w:rPr>
                          <m:t>4</m:t>
                        </m:r>
                      </m:sup>
                    </m:sSup>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e>
                </m:d>
                <m:r>
                  <w:rPr>
                    <w:rFonts w:ascii="Cambria Math" w:hAnsi="Cambria Math"/>
                    <w:sz w:val="24"/>
                    <w:szCs w:val="24"/>
                  </w:rPr>
                  <m:t xml:space="preserve">, </m:t>
                </m:r>
                <m:r>
                  <w:rPr>
                    <w:rFonts w:ascii="Cambria Math" w:hAnsi="Cambria Math" w:cs="Times New Roman"/>
                    <w:sz w:val="24"/>
                    <w:szCs w:val="24"/>
                  </w:rPr>
                  <m:t>dist</m:t>
                </m:r>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qArr>
          </m:e>
        </m:d>
      </m:oMath>
      <w:r w:rsidR="002E2BF7">
        <w:rPr>
          <w:rFonts w:ascii="Times New Roman" w:hAnsi="Times New Roman"/>
          <w:sz w:val="24"/>
          <w:szCs w:val="24"/>
        </w:rPr>
        <w:t xml:space="preserve"> </w:t>
      </w:r>
      <w:r w:rsidR="006C3FC4">
        <w:rPr>
          <w:rFonts w:ascii="Times New Roman" w:hAnsi="Times New Roman"/>
          <w:sz w:val="24"/>
          <w:szCs w:val="24"/>
        </w:rPr>
        <w:t xml:space="preserve"> </w:t>
      </w:r>
      <w:r w:rsidR="002E2BF7">
        <w:rPr>
          <w:rFonts w:ascii="Times New Roman" w:hAnsi="Times New Roman"/>
          <w:sz w:val="24"/>
          <w:szCs w:val="24"/>
        </w:rPr>
        <w:t xml:space="preserve"> </w:t>
      </w:r>
      <w:r w:rsidR="002E2BF7">
        <w:rPr>
          <w:rFonts w:ascii="Times New Roman" w:hAnsi="Times New Roman" w:hint="eastAsia"/>
          <w:sz w:val="24"/>
          <w:szCs w:val="24"/>
        </w:rPr>
        <w:t>(</w:t>
      </w:r>
      <w:r w:rsidR="002E2BF7">
        <w:rPr>
          <w:rFonts w:ascii="Times New Roman" w:hAnsi="Times New Roman"/>
          <w:sz w:val="24"/>
          <w:szCs w:val="24"/>
        </w:rPr>
        <w:t>4-</w:t>
      </w:r>
      <w:r w:rsidR="00FB0ADC">
        <w:rPr>
          <w:rFonts w:ascii="Times New Roman" w:hAnsi="Times New Roman"/>
          <w:sz w:val="24"/>
          <w:szCs w:val="24"/>
        </w:rPr>
        <w:t>8</w:t>
      </w:r>
      <w:r w:rsidR="002E2BF7">
        <w:rPr>
          <w:rFonts w:ascii="Times New Roman" w:hAnsi="Times New Roman"/>
          <w:sz w:val="24"/>
          <w:szCs w:val="24"/>
        </w:rPr>
        <w:t>)</w:t>
      </w:r>
    </w:p>
    <w:p w14:paraId="5A203D35" w14:textId="7F5ABF82" w:rsidR="0039320A" w:rsidRDefault="00321554" w:rsidP="00D003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w:t>
      </w:r>
      <w:r w:rsidR="00AD07B5">
        <w:rPr>
          <w:rFonts w:ascii="Times New Roman" w:hAnsi="Times New Roman" w:cs="Times New Roman" w:hint="eastAsia"/>
          <w:sz w:val="24"/>
          <w:szCs w:val="24"/>
        </w:rPr>
        <w:t>，我们</w:t>
      </w:r>
      <w:r>
        <w:rPr>
          <w:rFonts w:ascii="Times New Roman" w:hAnsi="Times New Roman" w:cs="Times New Roman" w:hint="eastAsia"/>
          <w:sz w:val="24"/>
          <w:szCs w:val="24"/>
        </w:rPr>
        <w:t>定义</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total</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Pr>
          <w:rFonts w:ascii="Times New Roman" w:hAnsi="Times New Roman" w:cs="Times New Roman" w:hint="eastAsia"/>
          <w:sz w:val="24"/>
          <w:szCs w:val="24"/>
        </w:rPr>
        <w:t>为</w:t>
      </w:r>
      <w:r w:rsidR="006B47C6">
        <w:rPr>
          <w:rFonts w:ascii="Times New Roman" w:hAnsi="Times New Roman" w:cs="Times New Roman" w:hint="eastAsia"/>
          <w:sz w:val="24"/>
          <w:szCs w:val="24"/>
        </w:rPr>
        <w:t>每个簇头节点在</w:t>
      </w:r>
      <w:r>
        <w:rPr>
          <w:rFonts w:ascii="Times New Roman" w:hAnsi="Times New Roman" w:cs="Times New Roman" w:hint="eastAsia"/>
          <w:sz w:val="24"/>
          <w:szCs w:val="24"/>
        </w:rPr>
        <w:t>一轮数据采集中所需要消耗的总能量</w:t>
      </w:r>
      <w:r w:rsidR="006B47C6">
        <w:rPr>
          <w:rFonts w:ascii="Times New Roman" w:hAnsi="Times New Roman" w:cs="Times New Roman" w:hint="eastAsia"/>
          <w:sz w:val="24"/>
          <w:szCs w:val="24"/>
        </w:rPr>
        <w:t>。一个簇头节点的总能量消耗主要包括三部分：从上一跳簇头节点接收数据的所消耗的能量</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m:t>
            </m: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6B47C6">
        <w:rPr>
          <w:rFonts w:ascii="Times New Roman" w:hAnsi="Times New Roman" w:cs="Times New Roman" w:hint="eastAsia"/>
          <w:sz w:val="24"/>
          <w:szCs w:val="24"/>
        </w:rPr>
        <w:t>，从自己簇内收集数据所消耗的能量</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C</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6B47C6">
        <w:rPr>
          <w:rFonts w:ascii="Times New Roman" w:hAnsi="Times New Roman" w:cs="Times New Roman" w:hint="eastAsia"/>
          <w:sz w:val="24"/>
          <w:szCs w:val="24"/>
        </w:rPr>
        <w:t>，以及向下一跳簇头节点发送数据所消耗的能量</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oMath>
      <w:r>
        <w:rPr>
          <w:rFonts w:ascii="Times New Roman" w:hAnsi="Times New Roman" w:cs="Times New Roman" w:hint="eastAsia"/>
          <w:sz w:val="24"/>
          <w:szCs w:val="24"/>
        </w:rPr>
        <w:t>。</w:t>
      </w:r>
      <w:r w:rsidR="006B47C6">
        <w:rPr>
          <w:rFonts w:ascii="Times New Roman" w:hAnsi="Times New Roman" w:cs="Times New Roman"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39320A">
        <w:rPr>
          <w:rFonts w:ascii="Times New Roman" w:hAnsi="Times New Roman" w:cs="Times New Roman" w:hint="eastAsia"/>
          <w:sz w:val="24"/>
          <w:szCs w:val="24"/>
        </w:rPr>
        <w:t>的</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m:t>
            </m:r>
          </m:sub>
        </m:sSub>
        <m:r>
          <m:rPr>
            <m:sty m:val="p"/>
          </m:rP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39320A">
        <w:rPr>
          <w:rFonts w:ascii="Times New Roman" w:hAnsi="Times New Roman" w:cs="Times New Roman" w:hint="eastAsia"/>
          <w:sz w:val="24"/>
          <w:szCs w:val="24"/>
        </w:rPr>
        <w:t>与接收到数据总量</w:t>
      </w:r>
      <m:oMath>
        <m:r>
          <w:rPr>
            <w:rFonts w:ascii="Cambria Math" w:hAnsi="Cambria Math" w:hint="eastAsia"/>
            <w:sz w:val="24"/>
            <w:szCs w:val="24"/>
          </w:rPr>
          <m:t>Num</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39320A">
        <w:rPr>
          <w:rFonts w:ascii="Times New Roman" w:hAnsi="Times New Roman" w:cs="Times New Roman" w:hint="eastAsia"/>
          <w:sz w:val="24"/>
          <w:szCs w:val="24"/>
        </w:rPr>
        <w:t>相关，</w:t>
      </w:r>
      <m:oMath>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oMath>
      <w:r w:rsidR="0039320A">
        <w:rPr>
          <w:rFonts w:ascii="Times New Roman" w:hAnsi="Times New Roman" w:cs="Times New Roman" w:hint="eastAsia"/>
          <w:sz w:val="24"/>
          <w:szCs w:val="24"/>
        </w:rPr>
        <w:t>的</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C</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oMath>
      <w:r w:rsidR="0039320A">
        <w:rPr>
          <w:rFonts w:ascii="Times New Roman" w:hAnsi="Times New Roman" w:cs="Times New Roman" w:hint="eastAsia"/>
          <w:sz w:val="24"/>
          <w:szCs w:val="24"/>
        </w:rPr>
        <w:t>与其当前簇内节点数量、节点活跃程度相关。</w:t>
      </w:r>
      <w:r w:rsidR="006B47C6">
        <w:rPr>
          <w:rFonts w:ascii="Times New Roman" w:hAnsi="Times New Roman" w:cs="Times New Roman" w:hint="eastAsia"/>
          <w:sz w:val="24"/>
          <w:szCs w:val="24"/>
        </w:rPr>
        <w:t>因此，</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total</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oMath>
      <w:r w:rsidR="006B47C6">
        <w:rPr>
          <w:rFonts w:ascii="Times New Roman" w:hAnsi="Times New Roman" w:cs="Times New Roman" w:hint="eastAsia"/>
          <w:sz w:val="24"/>
          <w:szCs w:val="24"/>
        </w:rPr>
        <w:t>的计算公式如下：</w:t>
      </w:r>
    </w:p>
    <w:p w14:paraId="4AF7BD80" w14:textId="3D86FCB2" w:rsidR="006B47C6" w:rsidRPr="006B47C6" w:rsidRDefault="008728F1" w:rsidP="0039320A">
      <w:pPr>
        <w:spacing w:line="400" w:lineRule="exact"/>
        <w:ind w:firstLineChars="500" w:firstLine="1200"/>
        <w:jc w:val="lef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total</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m:t>
            </m:r>
          </m:sub>
        </m:sSub>
        <m:d>
          <m:dPr>
            <m:ctrlPr>
              <w:rPr>
                <w:rFonts w:ascii="Cambria Math" w:hAnsi="Cambria Math"/>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k</m:t>
                    </m:r>
                  </m:sub>
                </m:sSub>
                <m:r>
                  <w:rPr>
                    <w:rFonts w:ascii="Cambria Math" w:hAnsi="Cambria Math"/>
                    <w:sz w:val="24"/>
                    <w:szCs w:val="24"/>
                  </w:rPr>
                  <m:t>,</m:t>
                </m:r>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hint="eastAsia"/>
            <w:sz w:val="24"/>
            <w:szCs w:val="24"/>
          </w:rPr>
          <m:t>Num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C</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m:rPr>
            <m:sty m:val="p"/>
          </m:rP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hint="eastAsia"/>
                <w:sz w:val="24"/>
                <w:szCs w:val="24"/>
              </w:rPr>
              <m:t>M</m:t>
            </m:r>
            <m:r>
              <w:rPr>
                <w:rFonts w:ascii="Cambria Math" w:hAnsi="Cambria Math"/>
                <w:sz w:val="24"/>
                <w:szCs w:val="24"/>
              </w:rPr>
              <m:t>em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e>
        </m:d>
        <m:r>
          <m:rPr>
            <m:sty m:val="p"/>
          </m:rPr>
          <w:rPr>
            <w:rFonts w:ascii="Cambria Math" w:hAnsi="Cambria Math" w:cs="Times New Roman"/>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j</m:t>
                </m:r>
              </m:sub>
            </m:sSub>
          </m:e>
        </m:d>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hint="eastAsia"/>
                <w:sz w:val="24"/>
                <w:szCs w:val="24"/>
              </w:rPr>
              <m:t>Num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m:rPr>
                <m:sty m:val="p"/>
              </m:rPr>
              <w:rPr>
                <w:rFonts w:ascii="Cambria Math" w:hAnsi="Cambria Math" w:hint="eastAsia"/>
                <w:sz w:val="24"/>
                <w:szCs w:val="24"/>
              </w:rPr>
              <m:t>+</m:t>
            </m:r>
            <m:r>
              <m:rPr>
                <m:sty m:val="p"/>
              </m:rPr>
              <w:rPr>
                <w:rFonts w:ascii="Cambria Math" w:hAnsi="Cambria Math"/>
                <w:sz w:val="24"/>
                <w:szCs w:val="24"/>
              </w:rPr>
              <m:t>1</m:t>
            </m:r>
          </m:e>
        </m:d>
      </m:oMath>
      <w:r w:rsidR="0039320A">
        <w:rPr>
          <w:rFonts w:ascii="Times New Roman" w:hAnsi="Times New Roman" w:hint="eastAsia"/>
          <w:sz w:val="24"/>
          <w:szCs w:val="24"/>
        </w:rPr>
        <w:t xml:space="preserve"> </w:t>
      </w:r>
      <w:r w:rsidR="0039320A">
        <w:rPr>
          <w:rFonts w:ascii="Times New Roman" w:hAnsi="Times New Roman"/>
          <w:sz w:val="24"/>
          <w:szCs w:val="24"/>
        </w:rPr>
        <w:t xml:space="preserve">            </w:t>
      </w:r>
      <w:r w:rsidR="002B6A96">
        <w:rPr>
          <w:rFonts w:ascii="Times New Roman" w:hAnsi="Times New Roman"/>
          <w:sz w:val="24"/>
          <w:szCs w:val="24"/>
        </w:rPr>
        <w:t xml:space="preserve"> </w:t>
      </w:r>
      <w:r w:rsidR="0039320A">
        <w:rPr>
          <w:rFonts w:ascii="Times New Roman" w:hAnsi="Times New Roman"/>
          <w:sz w:val="24"/>
          <w:szCs w:val="24"/>
        </w:rPr>
        <w:t xml:space="preserve"> </w:t>
      </w:r>
      <w:r w:rsidR="0039320A">
        <w:rPr>
          <w:rFonts w:ascii="Times New Roman" w:hAnsi="Times New Roman" w:hint="eastAsia"/>
          <w:sz w:val="24"/>
          <w:szCs w:val="24"/>
        </w:rPr>
        <w:t>(</w:t>
      </w:r>
      <w:r w:rsidR="0039320A">
        <w:rPr>
          <w:rFonts w:ascii="Times New Roman" w:hAnsi="Times New Roman"/>
          <w:sz w:val="24"/>
          <w:szCs w:val="24"/>
        </w:rPr>
        <w:t>4-</w:t>
      </w:r>
      <w:r w:rsidR="00FB0ADC">
        <w:rPr>
          <w:rFonts w:ascii="Times New Roman" w:hAnsi="Times New Roman"/>
          <w:sz w:val="24"/>
          <w:szCs w:val="24"/>
        </w:rPr>
        <w:t>9</w:t>
      </w:r>
      <w:r w:rsidR="0039320A">
        <w:rPr>
          <w:rFonts w:ascii="Times New Roman" w:hAnsi="Times New Roman"/>
          <w:sz w:val="24"/>
          <w:szCs w:val="24"/>
        </w:rPr>
        <w:t>)</w:t>
      </w:r>
    </w:p>
    <w:p w14:paraId="039B5969" w14:textId="5C852FBE" w:rsidR="00B3579A" w:rsidRDefault="00D00330" w:rsidP="000532F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公式</w:t>
      </w:r>
      <w:r>
        <w:rPr>
          <w:rFonts w:ascii="Times New Roman" w:hAnsi="Times New Roman" w:cs="Times New Roman" w:hint="eastAsia"/>
          <w:sz w:val="24"/>
          <w:szCs w:val="24"/>
        </w:rPr>
        <w:t>4-</w:t>
      </w:r>
      <w:r w:rsidR="00FB0ADC">
        <w:rPr>
          <w:rFonts w:ascii="Times New Roman" w:hAnsi="Times New Roman" w:cs="Times New Roman"/>
          <w:sz w:val="24"/>
          <w:szCs w:val="24"/>
        </w:rPr>
        <w:t>9</w:t>
      </w:r>
      <w:r>
        <w:rPr>
          <w:rFonts w:ascii="Times New Roman" w:hAnsi="Times New Roman" w:cs="Times New Roman" w:hint="eastAsia"/>
          <w:sz w:val="24"/>
          <w:szCs w:val="24"/>
        </w:rPr>
        <w:t>中三个累加项分别对应三部分的能量消耗。</w:t>
      </w:r>
    </w:p>
    <w:p w14:paraId="292D32F2" w14:textId="38A03A72" w:rsidR="0000680E" w:rsidRPr="003F19BB" w:rsidRDefault="00D00330" w:rsidP="003F19B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接着，我们定义节点的生命周期</w:t>
      </w:r>
      <m:oMath>
        <m:r>
          <w:rPr>
            <w:rFonts w:ascii="Cambria Math" w:hAnsi="Cambria Math" w:cs="Times New Roman"/>
            <w:sz w:val="24"/>
            <w:szCs w:val="24"/>
          </w:rPr>
          <m:t>Resi_</m:t>
        </m:r>
        <m:r>
          <w:rPr>
            <w:rFonts w:ascii="Cambria Math" w:hAnsi="Cambria Math" w:cs="Times New Roman" w:hint="eastAsia"/>
            <w:sz w:val="24"/>
            <w:szCs w:val="24"/>
          </w:rPr>
          <m:t>Life</m:t>
        </m:r>
        <m:r>
          <w:rPr>
            <w:rFonts w:ascii="Cambria Math" w:hAnsi="Cambria Math" w:cs="Times New Roman"/>
            <w:sz w:val="24"/>
            <w:szCs w:val="24"/>
          </w:rPr>
          <m:t>Time</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oMath>
      <w:r>
        <w:rPr>
          <w:rFonts w:ascii="Times New Roman" w:hAnsi="Times New Roman" w:cs="Times New Roman" w:hint="eastAsia"/>
          <w:sz w:val="24"/>
          <w:szCs w:val="24"/>
        </w:rPr>
        <w:t>。网络中节点失效的主要原因是电池能量消耗殆尽，因此，我们用节点的能量状态来衡量节点的健康状态</w:t>
      </w:r>
      <w:r w:rsidR="0000680E">
        <w:rPr>
          <w:rFonts w:ascii="Times New Roman" w:hAnsi="Times New Roman" w:cs="Times New Roman" w:hint="eastAsia"/>
          <w:sz w:val="24"/>
          <w:szCs w:val="24"/>
        </w:rPr>
        <w:t>，计算公式如下：</w:t>
      </w:r>
    </w:p>
    <w:p w14:paraId="5B36E3D0" w14:textId="1E4E928D" w:rsidR="000532F2" w:rsidRDefault="0000680E" w:rsidP="0000680E">
      <w:pPr>
        <w:ind w:firstLineChars="200" w:firstLine="480"/>
        <w:jc w:val="right"/>
        <w:rPr>
          <w:rFonts w:ascii="Times New Roman" w:hAnsi="Times New Roman" w:cs="Times New Roman"/>
          <w:sz w:val="24"/>
          <w:szCs w:val="24"/>
        </w:rPr>
      </w:pPr>
      <m:oMath>
        <m:r>
          <w:rPr>
            <w:rFonts w:ascii="Cambria Math" w:hAnsi="Cambria Math" w:cs="Times New Roman"/>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re</m:t>
                </m:r>
                <m:r>
                  <w:rPr>
                    <w:rFonts w:ascii="Cambria Math" w:hAnsi="Cambria Math"/>
                    <w:sz w:val="24"/>
                    <w:szCs w:val="24"/>
                  </w:rPr>
                  <m:t>si</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hint="eastAsia"/>
                    <w:sz w:val="24"/>
                    <w:szCs w:val="24"/>
                  </w:rPr>
                  <m:t>total</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den>
        </m:f>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w:t>
      </w:r>
      <w:r w:rsidR="00FB0ADC">
        <w:rPr>
          <w:rFonts w:ascii="Times New Roman" w:hAnsi="Times New Roman" w:cs="Times New Roman"/>
          <w:sz w:val="24"/>
          <w:szCs w:val="24"/>
        </w:rPr>
        <w:t>10</w:t>
      </w:r>
      <w:r>
        <w:rPr>
          <w:rFonts w:ascii="Times New Roman" w:hAnsi="Times New Roman" w:cs="Times New Roman"/>
          <w:sz w:val="24"/>
          <w:szCs w:val="24"/>
        </w:rPr>
        <w:t>)</w:t>
      </w:r>
    </w:p>
    <w:p w14:paraId="77B1E62F" w14:textId="5672FA3E" w:rsidR="00CE6FEE" w:rsidRDefault="00CE6FEE" w:rsidP="000532F2">
      <w:pPr>
        <w:spacing w:line="400" w:lineRule="exact"/>
        <w:ind w:firstLineChars="200" w:firstLine="480"/>
        <w:rPr>
          <w:rFonts w:ascii="Times New Roman" w:hAnsi="Times New Roman" w:cs="Times New Roman"/>
          <w:sz w:val="24"/>
          <w:szCs w:val="24"/>
        </w:rPr>
      </w:pPr>
      <m:oMath>
        <m:r>
          <w:rPr>
            <w:rFonts w:ascii="Cambria Math" w:hAnsi="Cambria Math" w:cs="Times New Roman"/>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cs="Times New Roman"/>
            <w:sz w:val="24"/>
            <w:szCs w:val="24"/>
          </w:rPr>
          <m:t>)</m:t>
        </m:r>
      </m:oMath>
      <w:r>
        <w:rPr>
          <w:rFonts w:ascii="Times New Roman" w:hAnsi="Times New Roman" w:cs="Times New Roman" w:hint="eastAsia"/>
          <w:sz w:val="24"/>
          <w:szCs w:val="24"/>
        </w:rPr>
        <w:t>的数值随着网络使用时间的增长而递减，直至为</w:t>
      </w:r>
      <w:r>
        <w:rPr>
          <w:rFonts w:ascii="Times New Roman" w:hAnsi="Times New Roman" w:cs="Times New Roman" w:hint="eastAsia"/>
          <w:sz w:val="24"/>
          <w:szCs w:val="24"/>
        </w:rPr>
        <w:t>0</w:t>
      </w:r>
      <w:r>
        <w:rPr>
          <w:rFonts w:ascii="Times New Roman" w:hAnsi="Times New Roman" w:cs="Times New Roman" w:hint="eastAsia"/>
          <w:sz w:val="24"/>
          <w:szCs w:val="24"/>
        </w:rPr>
        <w:t>，节点失效。</w:t>
      </w:r>
    </w:p>
    <w:p w14:paraId="2EA054AA" w14:textId="739F7348" w:rsidR="00D54189" w:rsidRDefault="00CE6FEE" w:rsidP="00D5418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最后，我们定义网络的生命周期</w:t>
      </w:r>
      <m:oMath>
        <m:r>
          <w:rPr>
            <w:rFonts w:ascii="Cambria Math" w:hAnsi="Cambria Math" w:cs="Times New Roman" w:hint="eastAsia"/>
            <w:sz w:val="24"/>
            <w:szCs w:val="24"/>
          </w:rPr>
          <m:t>Net</m:t>
        </m:r>
        <m:r>
          <w:rPr>
            <w:rFonts w:ascii="Cambria Math" w:hAnsi="Cambria Math" w:cs="Times New Roman"/>
            <w:sz w:val="24"/>
            <w:szCs w:val="24"/>
          </w:rPr>
          <m:t>_LifeTime</m:t>
        </m:r>
      </m:oMath>
      <w:r>
        <w:rPr>
          <w:rFonts w:ascii="Times New Roman" w:hAnsi="Times New Roman" w:cs="Times New Roman" w:hint="eastAsia"/>
          <w:sz w:val="24"/>
          <w:szCs w:val="24"/>
        </w:rPr>
        <w:t>。无线传感器网络的生命周期有多种定义方式。有些文章中将其定义为第一个节点发生故障的时间，有些文章将其定义为最后一个节点发生故障的时间，以</w:t>
      </w:r>
      <w:r w:rsidR="00FE3C8C">
        <w:rPr>
          <w:rFonts w:ascii="Times New Roman" w:hAnsi="Times New Roman" w:cs="Times New Roman" w:hint="eastAsia"/>
          <w:sz w:val="24"/>
          <w:szCs w:val="24"/>
        </w:rPr>
        <w:t>及将其定义为节点失效百分比到达某个设定数值的时间。通过调研已有研究成果，我们选择将网络的生命周期定义为从网络运行开始，到网络中出现第一个失效的簇头节点结束。</w:t>
      </w:r>
      <w:r w:rsidR="00D54189">
        <w:rPr>
          <w:rFonts w:ascii="Times New Roman" w:hAnsi="Times New Roman" w:cs="Times New Roman" w:hint="eastAsia"/>
          <w:sz w:val="24"/>
          <w:szCs w:val="24"/>
        </w:rPr>
        <w:t>公式表达如下：</w:t>
      </w:r>
    </w:p>
    <w:p w14:paraId="47A5657C" w14:textId="37EB649F" w:rsidR="00D54189" w:rsidRDefault="00D54189" w:rsidP="00D54189">
      <w:pPr>
        <w:ind w:firstLineChars="200" w:firstLine="480"/>
        <w:jc w:val="right"/>
        <w:rPr>
          <w:rFonts w:ascii="Times New Roman" w:hAnsi="Times New Roman" w:cs="Times New Roman"/>
          <w:sz w:val="24"/>
          <w:szCs w:val="24"/>
        </w:rPr>
      </w:pPr>
      <m:oMath>
        <m:r>
          <w:rPr>
            <w:rFonts w:ascii="Cambria Math" w:hAnsi="Cambria Math" w:cs="Times New Roman" w:hint="eastAsia"/>
            <w:sz w:val="24"/>
            <w:szCs w:val="24"/>
          </w:rPr>
          <m:t>Net</m:t>
        </m:r>
        <m:r>
          <w:rPr>
            <w:rFonts w:ascii="Cambria Math" w:hAnsi="Cambria Math" w:cs="Times New Roman"/>
            <w:sz w:val="24"/>
            <w:szCs w:val="24"/>
          </w:rPr>
          <m:t>_LifeTime=min</m:t>
        </m:r>
        <m:d>
          <m:dPr>
            <m:begChr m:val="{"/>
            <m:endChr m:val="}"/>
            <m:ctrlPr>
              <w:rPr>
                <w:rFonts w:ascii="Cambria Math" w:hAnsi="Cambria Math" w:cs="Times New Roman"/>
                <w:i/>
                <w:sz w:val="24"/>
                <w:szCs w:val="24"/>
              </w:rPr>
            </m:ctrlPr>
          </m:dPr>
          <m:e>
            <m:r>
              <w:rPr>
                <w:rFonts w:ascii="Cambria Math" w:hAnsi="Cambria Math" w:cs="Times New Roman"/>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cs="Times New Roman"/>
                <w:sz w:val="24"/>
                <w:szCs w:val="24"/>
              </w:rPr>
              <m:t>)</m:t>
            </m:r>
          </m:e>
          <m:e>
            <m:r>
              <w:rPr>
                <w:rFonts w:ascii="Cambria Math" w:hAnsi="Cambria Math" w:cs="Times New Roman"/>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∈CH</m:t>
            </m:r>
          </m:e>
        </m:d>
      </m:oMath>
      <w:r>
        <w:rPr>
          <w:rFonts w:ascii="Times New Roman" w:hAnsi="Times New Roman" w:cs="Times New Roman" w:hint="eastAsia"/>
          <w:sz w:val="24"/>
          <w:szCs w:val="24"/>
        </w:rPr>
        <w:t xml:space="preserve"> </w:t>
      </w:r>
      <w:r w:rsidR="00EC560B">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4-1</w:t>
      </w:r>
      <w:r w:rsidR="00FB0ADC">
        <w:rPr>
          <w:rFonts w:ascii="Times New Roman" w:hAnsi="Times New Roman" w:cs="Times New Roman"/>
          <w:sz w:val="24"/>
          <w:szCs w:val="24"/>
        </w:rPr>
        <w:t>1</w:t>
      </w:r>
      <w:r>
        <w:rPr>
          <w:rFonts w:ascii="Times New Roman" w:hAnsi="Times New Roman" w:cs="Times New Roman"/>
          <w:sz w:val="24"/>
          <w:szCs w:val="24"/>
        </w:rPr>
        <w:t>)</w:t>
      </w:r>
    </w:p>
    <w:p w14:paraId="5870D12E" w14:textId="26AE8851" w:rsidR="003D430A" w:rsidRPr="00E26031" w:rsidRDefault="003D430A" w:rsidP="003D430A">
      <w:pPr>
        <w:pStyle w:val="3"/>
        <w:rPr>
          <w:rFonts w:ascii="Times New Roman" w:eastAsia="黑体" w:hAnsi="Times New Roman" w:cs="Times New Roman"/>
          <w:b w:val="0"/>
          <w:sz w:val="24"/>
          <w:szCs w:val="24"/>
        </w:rPr>
      </w:pPr>
      <w:bookmarkStart w:id="83" w:name="_Toc881687"/>
      <w:r w:rsidRPr="00E26031">
        <w:rPr>
          <w:rFonts w:ascii="Times New Roman" w:eastAsia="黑体" w:hAnsi="Times New Roman" w:cs="Times New Roman"/>
          <w:b w:val="0"/>
          <w:sz w:val="24"/>
          <w:szCs w:val="24"/>
        </w:rPr>
        <w:lastRenderedPageBreak/>
        <w:t>4.2.</w:t>
      </w:r>
      <w:r w:rsidR="00E77EFF">
        <w:rPr>
          <w:rFonts w:ascii="Times New Roman" w:eastAsia="黑体" w:hAnsi="Times New Roman" w:cs="Times New Roman"/>
          <w:b w:val="0"/>
          <w:sz w:val="24"/>
          <w:szCs w:val="24"/>
        </w:rPr>
        <w:t>3</w:t>
      </w:r>
      <w:r w:rsidRPr="00E26031">
        <w:rPr>
          <w:rFonts w:ascii="Times New Roman" w:eastAsia="黑体" w:hAnsi="Times New Roman" w:cs="Times New Roman"/>
          <w:b w:val="0"/>
          <w:sz w:val="24"/>
          <w:szCs w:val="24"/>
        </w:rPr>
        <w:t xml:space="preserve"> </w:t>
      </w:r>
      <w:r w:rsidR="00E77EFF">
        <w:rPr>
          <w:rFonts w:ascii="Times New Roman" w:eastAsia="黑体" w:hAnsi="Times New Roman" w:cs="Times New Roman" w:hint="eastAsia"/>
          <w:b w:val="0"/>
          <w:sz w:val="24"/>
          <w:szCs w:val="24"/>
        </w:rPr>
        <w:t>粒子群算法的基本定义</w:t>
      </w:r>
      <w:bookmarkEnd w:id="83"/>
    </w:p>
    <w:p w14:paraId="41FC0922" w14:textId="58028761" w:rsidR="008A167B" w:rsidRDefault="00E77EFF" w:rsidP="00C21B4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在传统的粒子群算法中，待优化问题的每一个可能解</w:t>
      </w:r>
      <w:r w:rsidR="0060621C">
        <w:rPr>
          <w:rFonts w:ascii="Times New Roman" w:hAnsi="Times New Roman" w:cs="Times New Roman" w:hint="eastAsia"/>
          <w:sz w:val="24"/>
          <w:szCs w:val="24"/>
        </w:rPr>
        <w:t>都被看作</w:t>
      </w:r>
      <w:r w:rsidR="00E13930">
        <w:rPr>
          <w:rFonts w:ascii="Times New Roman" w:hAnsi="Times New Roman" w:cs="Times New Roman" w:hint="eastAsia"/>
          <w:sz w:val="24"/>
          <w:szCs w:val="24"/>
        </w:rPr>
        <w:t>搜索空间中的一个粒子，并用适应度函数</w:t>
      </w:r>
      <w:r w:rsidR="009663EC">
        <w:rPr>
          <w:rFonts w:ascii="Times New Roman" w:hAnsi="Times New Roman" w:cs="Times New Roman" w:hint="eastAsia"/>
          <w:sz w:val="24"/>
          <w:szCs w:val="24"/>
        </w:rPr>
        <w:t>评估解决方案的优劣</w:t>
      </w:r>
      <w:r w:rsidR="00E13930">
        <w:rPr>
          <w:rFonts w:ascii="Times New Roman" w:hAnsi="Times New Roman" w:cs="Times New Roman" w:hint="eastAsia"/>
          <w:sz w:val="24"/>
          <w:szCs w:val="24"/>
        </w:rPr>
        <w:t>。粒子在搜索空间中不占据体积，但每个粒子都有自己的位置、速度和适应度值</w:t>
      </w:r>
      <w:r w:rsidR="009663EC">
        <w:rPr>
          <w:rFonts w:ascii="Times New Roman" w:hAnsi="Times New Roman" w:cs="Times New Roman" w:hint="eastAsia"/>
          <w:sz w:val="24"/>
          <w:szCs w:val="24"/>
        </w:rPr>
        <w:t>。</w:t>
      </w:r>
      <w:r w:rsidR="0097309E">
        <w:rPr>
          <w:rFonts w:ascii="Times New Roman" w:hAnsi="Times New Roman" w:cs="Times New Roman" w:hint="eastAsia"/>
          <w:sz w:val="24"/>
          <w:szCs w:val="24"/>
        </w:rPr>
        <w:t>首先初始化一些随机粒子，然后通过不断迭代直至找到最优解。假设问题的搜索空间维度为</w:t>
      </w:r>
      <m:oMath>
        <m:r>
          <w:rPr>
            <w:rFonts w:ascii="Cambria Math" w:hAnsi="Cambria Math" w:cs="Times New Roman" w:hint="eastAsia"/>
            <w:sz w:val="24"/>
            <w:szCs w:val="24"/>
          </w:rPr>
          <m:t>D</m:t>
        </m:r>
      </m:oMath>
      <w:r w:rsidR="0097309E">
        <w:rPr>
          <w:rFonts w:ascii="Times New Roman" w:hAnsi="Times New Roman" w:cs="Times New Roman" w:hint="eastAsia"/>
          <w:sz w:val="24"/>
          <w:szCs w:val="24"/>
        </w:rPr>
        <w:t>，</w:t>
      </w:r>
      <w:r w:rsidR="006200C7">
        <w:rPr>
          <w:rFonts w:ascii="Times New Roman" w:hAnsi="Times New Roman" w:cs="Times New Roman" w:hint="eastAsia"/>
          <w:sz w:val="24"/>
          <w:szCs w:val="24"/>
        </w:rPr>
        <w:t>其中每一维</w:t>
      </w:r>
      <m:oMath>
        <m:r>
          <w:rPr>
            <w:rFonts w:ascii="Cambria Math" w:hAnsi="Cambria Math" w:cs="Times New Roman" w:hint="eastAsia"/>
            <w:sz w:val="24"/>
            <w:szCs w:val="24"/>
          </w:rPr>
          <m:t>d</m:t>
        </m:r>
      </m:oMath>
      <w:r w:rsidR="006200C7">
        <w:rPr>
          <w:rFonts w:ascii="Times New Roman" w:hAnsi="Times New Roman" w:cs="Times New Roman" w:hint="eastAsia"/>
          <w:sz w:val="24"/>
          <w:szCs w:val="24"/>
        </w:rPr>
        <w:t>，</w:t>
      </w:r>
      <m:oMath>
        <m:r>
          <w:rPr>
            <w:rFonts w:ascii="Cambria Math" w:hAnsi="Cambria Math" w:cs="Times New Roman"/>
            <w:sz w:val="24"/>
            <w:szCs w:val="24"/>
          </w:rPr>
          <m:t>1≤</m:t>
        </m:r>
        <m:r>
          <w:rPr>
            <w:rFonts w:ascii="Cambria Math" w:hAnsi="Cambria Math" w:cs="Times New Roman" w:hint="eastAsia"/>
            <w:sz w:val="24"/>
            <w:szCs w:val="24"/>
          </w:rPr>
          <m:t>d</m:t>
        </m:r>
        <m:r>
          <w:rPr>
            <w:rFonts w:ascii="Cambria Math" w:hAnsi="Cambria Math" w:cs="Times New Roman"/>
            <w:sz w:val="24"/>
            <w:szCs w:val="24"/>
          </w:rPr>
          <m:t>≤</m:t>
        </m:r>
        <m:r>
          <w:rPr>
            <w:rFonts w:ascii="Cambria Math" w:hAnsi="Cambria Math" w:cs="Times New Roman" w:hint="eastAsia"/>
            <w:sz w:val="24"/>
            <w:szCs w:val="24"/>
          </w:rPr>
          <m:t>D</m:t>
        </m:r>
      </m:oMath>
      <w:r w:rsidR="006200C7">
        <w:rPr>
          <w:rFonts w:ascii="Times New Roman" w:hAnsi="Times New Roman" w:cs="Times New Roman" w:hint="eastAsia"/>
          <w:sz w:val="24"/>
          <w:szCs w:val="24"/>
        </w:rPr>
        <w:t>。算法</w:t>
      </w:r>
      <w:r w:rsidR="0097309E">
        <w:rPr>
          <w:rFonts w:ascii="Times New Roman" w:hAnsi="Times New Roman" w:cs="Times New Roman" w:hint="eastAsia"/>
          <w:sz w:val="24"/>
          <w:szCs w:val="24"/>
        </w:rPr>
        <w:t>中有</w:t>
      </w:r>
      <m:oMath>
        <m:r>
          <w:rPr>
            <w:rFonts w:ascii="Cambria Math" w:hAnsi="Cambria Math" w:cs="Times New Roman"/>
            <w:sz w:val="24"/>
            <w:szCs w:val="24"/>
          </w:rPr>
          <m:t>N</m:t>
        </m:r>
      </m:oMath>
      <w:r w:rsidR="0097309E">
        <w:rPr>
          <w:rFonts w:ascii="Times New Roman" w:hAnsi="Times New Roman" w:cs="Times New Roman" w:hint="eastAsia"/>
          <w:sz w:val="24"/>
          <w:szCs w:val="24"/>
        </w:rPr>
        <w:t>个粒子，对于每个粒子</w:t>
      </w:r>
      <m:oMath>
        <m:sSub>
          <m:sSubPr>
            <m:ctrlPr>
              <w:rPr>
                <w:rFonts w:ascii="Cambria Math" w:hAnsi="Cambria Math"/>
                <w:i/>
                <w:sz w:val="24"/>
                <w:szCs w:val="24"/>
              </w:rPr>
            </m:ctrlPr>
          </m:sSubPr>
          <m:e>
            <m:r>
              <w:rPr>
                <w:rFonts w:ascii="Cambria Math" w:hAnsi="Cambria Math" w:cs="MS Mincho" w:hint="eastAsia"/>
                <w:sz w:val="24"/>
                <w:szCs w:val="24"/>
              </w:rPr>
              <m:t>P</m:t>
            </m:r>
          </m:e>
          <m:sub>
            <m:r>
              <w:rPr>
                <w:rFonts w:ascii="Cambria Math" w:hAnsi="Cambria Math"/>
                <w:sz w:val="24"/>
                <w:szCs w:val="24"/>
              </w:rPr>
              <m:t>i</m:t>
            </m:r>
          </m:sub>
        </m:sSub>
      </m:oMath>
      <w:r w:rsidR="0097309E">
        <w:rPr>
          <w:rFonts w:ascii="Times New Roman" w:hAnsi="Times New Roman" w:cs="Times New Roman" w:hint="eastAsia"/>
          <w:sz w:val="24"/>
          <w:szCs w:val="24"/>
        </w:rPr>
        <w:t>，</w:t>
      </w:r>
      <m:oMath>
        <m:r>
          <w:rPr>
            <w:rFonts w:ascii="Cambria Math" w:hAnsi="Cambria Math" w:cs="Times New Roman"/>
            <w:sz w:val="24"/>
            <w:szCs w:val="24"/>
          </w:rPr>
          <m:t>1≤i≤N</m:t>
        </m:r>
      </m:oMath>
      <w:r w:rsidR="0097309E">
        <w:rPr>
          <w:rFonts w:ascii="Times New Roman" w:hAnsi="Times New Roman" w:cs="Times New Roman" w:hint="eastAsia"/>
          <w:sz w:val="24"/>
          <w:szCs w:val="24"/>
        </w:rPr>
        <w:t>，它的位置矢量为</w:t>
      </w:r>
      <m:oMath>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m:t>
            </m:r>
          </m:sub>
        </m:sSub>
      </m:oMath>
      <w:r w:rsidR="006200C7">
        <w:rPr>
          <w:rFonts w:ascii="Times New Roman" w:hAnsi="Times New Roman" w:cs="Times New Roman" w:hint="eastAsia"/>
          <w:sz w:val="24"/>
          <w:szCs w:val="24"/>
        </w:rPr>
        <w:t>和</w:t>
      </w:r>
      <w:r w:rsidR="0097309E">
        <w:rPr>
          <w:rFonts w:ascii="Times New Roman" w:hAnsi="Times New Roman" w:cs="Times New Roman" w:hint="eastAsia"/>
          <w:sz w:val="24"/>
          <w:szCs w:val="24"/>
        </w:rPr>
        <w:t>速度矢量为</w:t>
      </w:r>
      <m:oMath>
        <m:sSub>
          <m:sSubPr>
            <m:ctrlPr>
              <w:rPr>
                <w:rFonts w:ascii="Cambria Math" w:hAnsi="Cambria Math"/>
                <w:i/>
                <w:sz w:val="24"/>
                <w:szCs w:val="24"/>
              </w:rPr>
            </m:ctrlPr>
          </m:sSubPr>
          <m:e>
            <m:r>
              <w:rPr>
                <w:rFonts w:ascii="Cambria Math" w:hAnsi="Cambria Math" w:cs="MS Mincho" w:hint="eastAsia"/>
                <w:sz w:val="24"/>
                <w:szCs w:val="24"/>
              </w:rPr>
              <m:t>V</m:t>
            </m:r>
          </m:e>
          <m:sub>
            <m:r>
              <w:rPr>
                <w:rFonts w:ascii="Cambria Math" w:hAnsi="Cambria Math"/>
                <w:sz w:val="24"/>
                <w:szCs w:val="24"/>
              </w:rPr>
              <m:t>i</m:t>
            </m:r>
          </m:sub>
        </m:sSub>
      </m:oMath>
      <w:r w:rsidR="006200C7">
        <w:rPr>
          <w:rFonts w:ascii="Times New Roman" w:hAnsi="Times New Roman" w:cs="Times New Roman" w:hint="eastAsia"/>
          <w:sz w:val="24"/>
          <w:szCs w:val="24"/>
        </w:rPr>
        <w:t>如下所示：</w:t>
      </w:r>
    </w:p>
    <w:p w14:paraId="3E0BF6D3" w14:textId="357126A1" w:rsidR="006200C7" w:rsidRDefault="008728F1" w:rsidP="008A167B">
      <w:pPr>
        <w:ind w:firstLineChars="200" w:firstLine="480"/>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m:t>
            </m:r>
          </m:sub>
        </m:sSub>
        <m:r>
          <w:rPr>
            <w:rFonts w:ascii="Cambria Math" w:hAnsi="Cambria Math" w:hint="eastAsia"/>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i,d</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i,D</m:t>
                </m:r>
              </m:sub>
            </m:sSub>
            <m:r>
              <m:rPr>
                <m:sty m:val="p"/>
              </m:rPr>
              <w:rPr>
                <w:rFonts w:ascii="Cambria Math" w:hAnsi="Cambria Math"/>
                <w:sz w:val="24"/>
                <w:szCs w:val="24"/>
              </w:rPr>
              <m:t xml:space="preserve"> </m:t>
            </m:r>
          </m:e>
        </m:d>
      </m:oMath>
      <w:r w:rsidR="008A167B">
        <w:rPr>
          <w:rFonts w:ascii="Times New Roman" w:hAnsi="Times New Roman" w:cs="Times New Roman" w:hint="eastAsia"/>
          <w:sz w:val="24"/>
          <w:szCs w:val="24"/>
        </w:rPr>
        <w:t xml:space="preserve"> </w:t>
      </w:r>
      <w:r w:rsidR="008A167B">
        <w:rPr>
          <w:rFonts w:ascii="Times New Roman" w:hAnsi="Times New Roman" w:cs="Times New Roman"/>
          <w:sz w:val="24"/>
          <w:szCs w:val="24"/>
        </w:rPr>
        <w:t xml:space="preserve">              </w:t>
      </w:r>
      <w:r w:rsidR="008A167B">
        <w:rPr>
          <w:rFonts w:ascii="Times New Roman" w:hAnsi="Times New Roman" w:cs="Times New Roman" w:hint="eastAsia"/>
          <w:sz w:val="24"/>
          <w:szCs w:val="24"/>
        </w:rPr>
        <w:t>(</w:t>
      </w:r>
      <w:r w:rsidR="008A167B">
        <w:rPr>
          <w:rFonts w:ascii="Times New Roman" w:hAnsi="Times New Roman" w:cs="Times New Roman"/>
          <w:sz w:val="24"/>
          <w:szCs w:val="24"/>
        </w:rPr>
        <w:t>4-1</w:t>
      </w:r>
      <w:r w:rsidR="00FB0ADC">
        <w:rPr>
          <w:rFonts w:ascii="Times New Roman" w:hAnsi="Times New Roman" w:cs="Times New Roman"/>
          <w:sz w:val="24"/>
          <w:szCs w:val="24"/>
        </w:rPr>
        <w:t>2</w:t>
      </w:r>
      <w:r w:rsidR="008A167B">
        <w:rPr>
          <w:rFonts w:ascii="Times New Roman" w:hAnsi="Times New Roman" w:cs="Times New Roman"/>
          <w:sz w:val="24"/>
          <w:szCs w:val="24"/>
        </w:rPr>
        <w:t>)</w:t>
      </w:r>
    </w:p>
    <w:p w14:paraId="4C26D5BB" w14:textId="499DDD52" w:rsidR="008A167B" w:rsidRPr="00C21B42" w:rsidRDefault="008728F1" w:rsidP="00C21B42">
      <w:pPr>
        <w:ind w:firstLineChars="200" w:firstLine="480"/>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cs="MS Mincho"/>
                <w:sz w:val="24"/>
                <w:szCs w:val="24"/>
              </w:rPr>
              <m:t>V</m:t>
            </m:r>
          </m:e>
          <m:sub>
            <m:r>
              <w:rPr>
                <w:rFonts w:ascii="Cambria Math" w:hAnsi="Cambria Math"/>
                <w:sz w:val="24"/>
                <w:szCs w:val="24"/>
              </w:rPr>
              <m:t>i</m:t>
            </m:r>
          </m:sub>
        </m:sSub>
        <m:r>
          <w:rPr>
            <w:rFonts w:ascii="Cambria Math" w:hAnsi="Cambria Math" w:hint="eastAsia"/>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cs="MS Mincho"/>
                    <w:sz w:val="24"/>
                    <w:szCs w:val="24"/>
                  </w:rPr>
                  <m:t>V</m:t>
                </m:r>
              </m:e>
              <m:sub>
                <m:r>
                  <w:rPr>
                    <w:rFonts w:ascii="Cambria Math" w:hAnsi="Cambria Math"/>
                    <w:sz w:val="24"/>
                    <w:szCs w:val="24"/>
                  </w:rPr>
                  <m:t>i,1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e>
              <m:sub>
                <m:r>
                  <w:rPr>
                    <w:rFonts w:ascii="Cambria Math" w:hAnsi="Cambria Math"/>
                    <w:sz w:val="24"/>
                    <w:szCs w:val="24"/>
                  </w:rPr>
                  <m:t>i,2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e>
              <m:sub>
                <m:r>
                  <w:rPr>
                    <w:rFonts w:ascii="Cambria Math" w:hAnsi="Cambria Math"/>
                    <w:sz w:val="24"/>
                    <w:szCs w:val="24"/>
                  </w:rPr>
                  <m:t>i,d</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V</m:t>
                </m:r>
              </m:e>
              <m:sub>
                <m:r>
                  <w:rPr>
                    <w:rFonts w:ascii="Cambria Math" w:hAnsi="Cambria Math"/>
                    <w:sz w:val="24"/>
                    <w:szCs w:val="24"/>
                  </w:rPr>
                  <m:t>i,D</m:t>
                </m:r>
              </m:sub>
            </m:sSub>
            <m:r>
              <m:rPr>
                <m:sty m:val="p"/>
              </m:rPr>
              <w:rPr>
                <w:rFonts w:ascii="Cambria Math" w:hAnsi="Cambria Math"/>
                <w:sz w:val="24"/>
                <w:szCs w:val="24"/>
              </w:rPr>
              <m:t xml:space="preserve"> </m:t>
            </m:r>
          </m:e>
        </m:d>
      </m:oMath>
      <w:r w:rsidR="008A167B">
        <w:rPr>
          <w:rFonts w:ascii="Times New Roman" w:hAnsi="Times New Roman" w:cs="Times New Roman" w:hint="eastAsia"/>
          <w:sz w:val="24"/>
          <w:szCs w:val="24"/>
        </w:rPr>
        <w:t xml:space="preserve"> </w:t>
      </w:r>
      <w:r w:rsidR="008A167B">
        <w:rPr>
          <w:rFonts w:ascii="Times New Roman" w:hAnsi="Times New Roman" w:cs="Times New Roman"/>
          <w:sz w:val="24"/>
          <w:szCs w:val="24"/>
        </w:rPr>
        <w:t xml:space="preserve">      </w:t>
      </w:r>
      <w:r w:rsidR="00C21B42">
        <w:rPr>
          <w:rFonts w:ascii="Times New Roman" w:hAnsi="Times New Roman" w:cs="Times New Roman"/>
          <w:sz w:val="24"/>
          <w:szCs w:val="24"/>
        </w:rPr>
        <w:t xml:space="preserve"> </w:t>
      </w:r>
      <w:r w:rsidR="008A167B">
        <w:rPr>
          <w:rFonts w:ascii="Times New Roman" w:hAnsi="Times New Roman" w:cs="Times New Roman"/>
          <w:sz w:val="24"/>
          <w:szCs w:val="24"/>
        </w:rPr>
        <w:t xml:space="preserve"> </w:t>
      </w:r>
      <w:r w:rsidR="00D005B0">
        <w:rPr>
          <w:rFonts w:ascii="Times New Roman" w:hAnsi="Times New Roman" w:cs="Times New Roman"/>
          <w:sz w:val="24"/>
          <w:szCs w:val="24"/>
        </w:rPr>
        <w:t xml:space="preserve"> </w:t>
      </w:r>
      <w:r w:rsidR="008A167B">
        <w:rPr>
          <w:rFonts w:ascii="Times New Roman" w:hAnsi="Times New Roman" w:cs="Times New Roman"/>
          <w:sz w:val="24"/>
          <w:szCs w:val="24"/>
        </w:rPr>
        <w:t xml:space="preserve">     </w:t>
      </w:r>
      <w:r w:rsidR="008A167B">
        <w:rPr>
          <w:rFonts w:ascii="Times New Roman" w:hAnsi="Times New Roman" w:cs="Times New Roman" w:hint="eastAsia"/>
          <w:sz w:val="24"/>
          <w:szCs w:val="24"/>
        </w:rPr>
        <w:t>(</w:t>
      </w:r>
      <w:r w:rsidR="008A167B">
        <w:rPr>
          <w:rFonts w:ascii="Times New Roman" w:hAnsi="Times New Roman" w:cs="Times New Roman"/>
          <w:sz w:val="24"/>
          <w:szCs w:val="24"/>
        </w:rPr>
        <w:t>4-1</w:t>
      </w:r>
      <w:r w:rsidR="00FB0ADC">
        <w:rPr>
          <w:rFonts w:ascii="Times New Roman" w:hAnsi="Times New Roman" w:cs="Times New Roman"/>
          <w:sz w:val="24"/>
          <w:szCs w:val="24"/>
        </w:rPr>
        <w:t>3</w:t>
      </w:r>
      <w:r w:rsidR="008A167B">
        <w:rPr>
          <w:rFonts w:ascii="Times New Roman" w:hAnsi="Times New Roman" w:cs="Times New Roman"/>
          <w:sz w:val="24"/>
          <w:szCs w:val="24"/>
        </w:rPr>
        <w:t>)</w:t>
      </w:r>
    </w:p>
    <w:p w14:paraId="3648F7FA" w14:textId="0B14B8A7" w:rsidR="00420874" w:rsidRDefault="00AB1BBA"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设定迭代总次数为</w:t>
      </w:r>
      <m:oMath>
        <m:r>
          <w:rPr>
            <w:rFonts w:ascii="Cambria Math" w:hAnsi="Cambria Math" w:cs="Times New Roman" w:hint="eastAsia"/>
            <w:sz w:val="24"/>
            <w:szCs w:val="24"/>
          </w:rPr>
          <m:t>K</m:t>
        </m:r>
      </m:oMath>
      <w:r>
        <w:rPr>
          <w:rFonts w:ascii="Times New Roman" w:hAnsi="Times New Roman" w:cs="Times New Roman" w:hint="eastAsia"/>
          <w:sz w:val="24"/>
          <w:szCs w:val="24"/>
        </w:rPr>
        <w:t>，当前迭代次数为</w:t>
      </w:r>
      <m:oMath>
        <m:r>
          <w:rPr>
            <w:rFonts w:ascii="Cambria Math" w:hAnsi="Cambria Math" w:cs="Times New Roman" w:hint="eastAsia"/>
            <w:sz w:val="24"/>
            <w:szCs w:val="24"/>
          </w:rPr>
          <m:t>k</m:t>
        </m:r>
      </m:oMath>
      <w:r>
        <w:rPr>
          <w:rFonts w:ascii="Times New Roman" w:hAnsi="Times New Roman" w:cs="Times New Roman" w:hint="eastAsia"/>
          <w:sz w:val="24"/>
          <w:szCs w:val="24"/>
        </w:rPr>
        <w:t>，</w:t>
      </w:r>
      <m:oMath>
        <m:r>
          <w:rPr>
            <w:rFonts w:ascii="Cambria Math" w:hAnsi="Cambria Math" w:cs="Times New Roman"/>
            <w:sz w:val="24"/>
            <w:szCs w:val="24"/>
          </w:rPr>
          <m:t>1≤</m:t>
        </m:r>
        <m:r>
          <w:rPr>
            <w:rFonts w:ascii="Cambria Math" w:hAnsi="Cambria Math" w:cs="Times New Roman" w:hint="eastAsia"/>
            <w:sz w:val="24"/>
            <w:szCs w:val="24"/>
          </w:rPr>
          <m:t>k</m:t>
        </m:r>
        <m:r>
          <w:rPr>
            <w:rFonts w:ascii="Cambria Math" w:hAnsi="Cambria Math" w:cs="Times New Roman"/>
            <w:sz w:val="24"/>
            <w:szCs w:val="24"/>
          </w:rPr>
          <m:t>≤</m:t>
        </m:r>
        <m:r>
          <w:rPr>
            <w:rFonts w:ascii="Cambria Math" w:hAnsi="Cambria Math" w:cs="Times New Roman" w:hint="eastAsia"/>
            <w:sz w:val="24"/>
            <w:szCs w:val="24"/>
          </w:rPr>
          <m:t>K</m:t>
        </m:r>
      </m:oMath>
      <w:r>
        <w:rPr>
          <w:rFonts w:ascii="Times New Roman" w:hAnsi="Times New Roman" w:cs="Times New Roman" w:hint="eastAsia"/>
          <w:sz w:val="24"/>
          <w:szCs w:val="24"/>
        </w:rPr>
        <w:t>。</w:t>
      </w:r>
      <w:r w:rsidR="00C21B42">
        <w:rPr>
          <w:rFonts w:ascii="Times New Roman" w:hAnsi="Times New Roman" w:cs="Times New Roman" w:hint="eastAsia"/>
          <w:sz w:val="24"/>
          <w:szCs w:val="24"/>
        </w:rPr>
        <w:t>在迭代过程中，粒子通过跟踪两个极值来更新自己，一个是每个粒子都有的局部最优解</w:t>
      </w:r>
      <m:oMath>
        <m:sSub>
          <m:sSubPr>
            <m:ctrlPr>
              <w:rPr>
                <w:rFonts w:ascii="Cambria Math" w:hAnsi="Cambria Math"/>
                <w:i/>
                <w:sz w:val="24"/>
                <w:szCs w:val="24"/>
              </w:rPr>
            </m:ctrlPr>
          </m:sSubPr>
          <m:e>
            <m:r>
              <w:rPr>
                <w:rFonts w:ascii="Cambria Math" w:hAnsi="Cambria Math" w:cs="MS Mincho" w:hint="eastAsia"/>
                <w:sz w:val="24"/>
                <w:szCs w:val="24"/>
              </w:rPr>
              <m:t>P</m:t>
            </m:r>
          </m:e>
          <m:sub>
            <m:r>
              <w:rPr>
                <w:rFonts w:ascii="Cambria Math" w:hAnsi="Cambria Math"/>
                <w:sz w:val="24"/>
                <w:szCs w:val="24"/>
              </w:rPr>
              <m:t>i-best</m:t>
            </m:r>
          </m:sub>
        </m:sSub>
      </m:oMath>
      <w:r w:rsidR="00C21B42">
        <w:rPr>
          <w:rFonts w:ascii="Times New Roman" w:hAnsi="Times New Roman" w:cs="Times New Roman" w:hint="eastAsia"/>
          <w:sz w:val="24"/>
          <w:szCs w:val="24"/>
        </w:rPr>
        <w:t>，另一个是全局最优解</w:t>
      </w:r>
      <m:oMath>
        <m:sSub>
          <m:sSubPr>
            <m:ctrlPr>
              <w:rPr>
                <w:rFonts w:ascii="Cambria Math" w:hAnsi="Cambria Math"/>
                <w:i/>
                <w:sz w:val="24"/>
                <w:szCs w:val="24"/>
              </w:rPr>
            </m:ctrlPr>
          </m:sSubPr>
          <m:e>
            <m:r>
              <w:rPr>
                <w:rFonts w:ascii="Cambria Math" w:hAnsi="Cambria Math" w:cs="MS Mincho" w:hint="eastAsia"/>
                <w:sz w:val="24"/>
                <w:szCs w:val="24"/>
              </w:rPr>
              <m:t>G</m:t>
            </m:r>
          </m:e>
          <m:sub>
            <m:r>
              <w:rPr>
                <w:rFonts w:ascii="Cambria Math" w:hAnsi="Cambria Math"/>
                <w:sz w:val="24"/>
                <w:szCs w:val="24"/>
              </w:rPr>
              <m:t>best</m:t>
            </m:r>
          </m:sub>
        </m:sSub>
      </m:oMath>
      <w:r w:rsidR="00C21B42">
        <w:rPr>
          <w:rFonts w:ascii="Times New Roman" w:hAnsi="Times New Roman" w:cs="Times New Roman" w:hint="eastAsia"/>
          <w:sz w:val="24"/>
          <w:szCs w:val="24"/>
        </w:rPr>
        <w:t>。</w:t>
      </w:r>
      <w:r w:rsidR="00E9725E">
        <w:rPr>
          <w:rFonts w:ascii="Times New Roman" w:hAnsi="Times New Roman" w:cs="Times New Roman" w:hint="eastAsia"/>
          <w:sz w:val="24"/>
          <w:szCs w:val="24"/>
        </w:rPr>
        <w:t>粒子</w:t>
      </w:r>
      <m:oMath>
        <m:sSub>
          <m:sSubPr>
            <m:ctrlPr>
              <w:rPr>
                <w:rFonts w:ascii="Cambria Math" w:hAnsi="Cambria Math"/>
                <w:i/>
                <w:sz w:val="24"/>
                <w:szCs w:val="24"/>
              </w:rPr>
            </m:ctrlPr>
          </m:sSubPr>
          <m:e>
            <m:r>
              <w:rPr>
                <w:rFonts w:ascii="Cambria Math" w:hAnsi="Cambria Math" w:cs="MS Mincho" w:hint="eastAsia"/>
                <w:sz w:val="24"/>
                <w:szCs w:val="24"/>
              </w:rPr>
              <m:t>P</m:t>
            </m:r>
          </m:e>
          <m:sub>
            <m:r>
              <w:rPr>
                <w:rFonts w:ascii="Cambria Math" w:hAnsi="Cambria Math"/>
                <w:sz w:val="24"/>
                <w:szCs w:val="24"/>
              </w:rPr>
              <m:t>i</m:t>
            </m:r>
          </m:sub>
        </m:sSub>
      </m:oMath>
      <w:r w:rsidR="00051188">
        <w:rPr>
          <w:rFonts w:ascii="Times New Roman" w:hAnsi="Times New Roman" w:cs="Times New Roman" w:hint="eastAsia"/>
          <w:sz w:val="24"/>
          <w:szCs w:val="24"/>
        </w:rPr>
        <w:t>的</w:t>
      </w:r>
      <w:r>
        <w:rPr>
          <w:rFonts w:ascii="Times New Roman" w:hAnsi="Times New Roman" w:cs="Times New Roman" w:hint="eastAsia"/>
          <w:sz w:val="24"/>
          <w:szCs w:val="24"/>
        </w:rPr>
        <w:t>位置和速度更新公式如下：</w:t>
      </w:r>
    </w:p>
    <w:p w14:paraId="596682C5" w14:textId="6D546E79" w:rsidR="00AB1BBA" w:rsidRDefault="008728F1" w:rsidP="00AB1BBA">
      <w:pPr>
        <w:ind w:firstLineChars="200" w:firstLine="480"/>
        <w:jc w:val="right"/>
        <w:rPr>
          <w:rFonts w:ascii="Times New Roman" w:hAnsi="Times New Roman" w:cs="Times New Roman"/>
          <w:sz w:val="24"/>
          <w:szCs w:val="24"/>
        </w:rPr>
      </w:pPr>
      <m:oMath>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k+1</m:t>
            </m:r>
          </m:sup>
        </m:sSubSup>
        <m:r>
          <w:rPr>
            <w:rFonts w:ascii="Cambria Math" w:hAnsi="Cambria Math" w:hint="eastAsia"/>
            <w:sz w:val="24"/>
            <w:szCs w:val="24"/>
          </w:rPr>
          <m:t>=</m:t>
        </m:r>
        <m:r>
          <w:rPr>
            <w:rFonts w:ascii="Cambria Math" w:hAnsi="Cambria Math"/>
            <w:sz w:val="24"/>
            <w:szCs w:val="24"/>
          </w:rPr>
          <m:t>ω</m:t>
        </m:r>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sup>
        </m:sSubSup>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cs="MS Mincho" w:hint="eastAsia"/>
                    <w:sz w:val="24"/>
                    <w:szCs w:val="24"/>
                  </w:rPr>
                  <m:t>P</m:t>
                </m:r>
              </m:e>
              <m:sub>
                <m:r>
                  <w:rPr>
                    <w:rFonts w:ascii="Cambria Math" w:hAnsi="Cambria Math"/>
                    <w:sz w:val="24"/>
                    <w:szCs w:val="24"/>
                  </w:rPr>
                  <m:t>i-best</m:t>
                </m:r>
              </m:sub>
            </m:sSub>
            <m:r>
              <w:rPr>
                <w:rFonts w:ascii="微软雅黑" w:eastAsia="微软雅黑" w:hAnsi="微软雅黑" w:cs="微软雅黑" w:hint="eastAsia"/>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i/>
                    <w:sz w:val="24"/>
                    <w:szCs w:val="24"/>
                  </w:rPr>
                </m:ctrlPr>
              </m:sSubPr>
              <m:e>
                <m:r>
                  <w:rPr>
                    <w:rFonts w:ascii="Cambria Math" w:hAnsi="Cambria Math" w:cs="MS Mincho"/>
                    <w:sz w:val="24"/>
                    <w:szCs w:val="24"/>
                  </w:rPr>
                  <m:t>G</m:t>
                </m:r>
              </m:e>
              <m:sub>
                <m:r>
                  <w:rPr>
                    <w:rFonts w:ascii="Cambria Math" w:hAnsi="Cambria Math"/>
                    <w:sz w:val="24"/>
                    <w:szCs w:val="24"/>
                  </w:rPr>
                  <m:t>best</m:t>
                </m:r>
              </m:sub>
            </m:sSub>
            <m:r>
              <w:rPr>
                <w:rFonts w:ascii="Cambria Math" w:hAnsi="Cambria Math"/>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e>
        </m:d>
      </m:oMath>
      <w:r w:rsidR="00AB1BBA">
        <w:rPr>
          <w:rFonts w:ascii="Times New Roman" w:hAnsi="Times New Roman" w:cs="Times New Roman" w:hint="eastAsia"/>
          <w:sz w:val="24"/>
          <w:szCs w:val="24"/>
        </w:rPr>
        <w:t xml:space="preserve"> </w:t>
      </w:r>
      <w:r w:rsidR="00AB1BBA">
        <w:rPr>
          <w:rFonts w:ascii="Times New Roman" w:hAnsi="Times New Roman" w:cs="Times New Roman"/>
          <w:sz w:val="24"/>
          <w:szCs w:val="24"/>
        </w:rPr>
        <w:t xml:space="preserve"> </w:t>
      </w:r>
      <w:r w:rsidR="00AB1BBA">
        <w:rPr>
          <w:rFonts w:ascii="Times New Roman" w:hAnsi="Times New Roman" w:cs="Times New Roman" w:hint="eastAsia"/>
          <w:sz w:val="24"/>
          <w:szCs w:val="24"/>
        </w:rPr>
        <w:t>(</w:t>
      </w:r>
      <w:r w:rsidR="00AB1BBA">
        <w:rPr>
          <w:rFonts w:ascii="Times New Roman" w:hAnsi="Times New Roman" w:cs="Times New Roman"/>
          <w:sz w:val="24"/>
          <w:szCs w:val="24"/>
        </w:rPr>
        <w:t>4-1</w:t>
      </w:r>
      <w:r w:rsidR="00FB0ADC">
        <w:rPr>
          <w:rFonts w:ascii="Times New Roman" w:hAnsi="Times New Roman" w:cs="Times New Roman"/>
          <w:sz w:val="24"/>
          <w:szCs w:val="24"/>
        </w:rPr>
        <w:t>4</w:t>
      </w:r>
      <w:r w:rsidR="00AB1BBA">
        <w:rPr>
          <w:rFonts w:ascii="Times New Roman" w:hAnsi="Times New Roman" w:cs="Times New Roman"/>
          <w:sz w:val="24"/>
          <w:szCs w:val="24"/>
        </w:rPr>
        <w:t>)</w:t>
      </w:r>
    </w:p>
    <w:p w14:paraId="7D57748F" w14:textId="5108E492" w:rsidR="00051188" w:rsidRDefault="008728F1" w:rsidP="00051188">
      <w:pPr>
        <w:ind w:firstLineChars="200" w:firstLine="480"/>
        <w:jc w:val="right"/>
        <w:rPr>
          <w:rFonts w:ascii="Times New Roman" w:hAnsi="Times New Roman" w:cs="Times New Roman"/>
          <w:sz w:val="24"/>
          <w:szCs w:val="24"/>
        </w:rPr>
      </w:pP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k+1</m:t>
            </m:r>
          </m:sup>
        </m:sSubSup>
        <m:r>
          <w:rPr>
            <w:rFonts w:ascii="Cambria Math" w:hAnsi="Cambria Math" w:cs="MS Mincho" w:hint="eastAsia"/>
            <w:sz w:val="24"/>
            <w:szCs w:val="24"/>
          </w:rPr>
          <m:t>=</m:t>
        </m:r>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r>
          <w:rPr>
            <w:rFonts w:ascii="Cambria Math" w:hAnsi="Cambria Math" w:cs="MS Mincho" w:hint="eastAsia"/>
            <w:sz w:val="24"/>
            <w:szCs w:val="24"/>
          </w:rPr>
          <m:t>+</m:t>
        </m:r>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k+1</m:t>
            </m:r>
          </m:sup>
        </m:sSubSup>
      </m:oMath>
      <w:r w:rsidR="00051188">
        <w:rPr>
          <w:rFonts w:ascii="Times New Roman" w:hAnsi="Times New Roman" w:cs="Times New Roman" w:hint="eastAsia"/>
          <w:sz w:val="24"/>
          <w:szCs w:val="24"/>
        </w:rPr>
        <w:t xml:space="preserve"> </w:t>
      </w:r>
      <w:r w:rsidR="00051188">
        <w:rPr>
          <w:rFonts w:ascii="Times New Roman" w:hAnsi="Times New Roman" w:cs="Times New Roman"/>
          <w:sz w:val="24"/>
          <w:szCs w:val="24"/>
        </w:rPr>
        <w:t xml:space="preserve">                   </w:t>
      </w:r>
      <w:r w:rsidR="00051188">
        <w:rPr>
          <w:rFonts w:ascii="Times New Roman" w:hAnsi="Times New Roman" w:cs="Times New Roman" w:hint="eastAsia"/>
          <w:sz w:val="24"/>
          <w:szCs w:val="24"/>
        </w:rPr>
        <w:t>(</w:t>
      </w:r>
      <w:r w:rsidR="00051188">
        <w:rPr>
          <w:rFonts w:ascii="Times New Roman" w:hAnsi="Times New Roman" w:cs="Times New Roman"/>
          <w:sz w:val="24"/>
          <w:szCs w:val="24"/>
        </w:rPr>
        <w:t>4-1</w:t>
      </w:r>
      <w:r w:rsidR="00FB0ADC">
        <w:rPr>
          <w:rFonts w:ascii="Times New Roman" w:hAnsi="Times New Roman" w:cs="Times New Roman"/>
          <w:sz w:val="24"/>
          <w:szCs w:val="24"/>
        </w:rPr>
        <w:t>5</w:t>
      </w:r>
      <w:r w:rsidR="00051188">
        <w:rPr>
          <w:rFonts w:ascii="Times New Roman" w:hAnsi="Times New Roman" w:cs="Times New Roman"/>
          <w:sz w:val="24"/>
          <w:szCs w:val="24"/>
        </w:rPr>
        <w:t>)</w:t>
      </w:r>
    </w:p>
    <w:p w14:paraId="41163FC5" w14:textId="393A1BF7" w:rsidR="00AB1BBA" w:rsidRDefault="00394213"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051188">
        <w:rPr>
          <w:rFonts w:ascii="Times New Roman" w:hAnsi="Times New Roman" w:cs="Times New Roman" w:hint="eastAsia"/>
          <w:sz w:val="24"/>
          <w:szCs w:val="24"/>
        </w:rPr>
        <w:t>公式</w:t>
      </w:r>
      <w:r w:rsidR="00051188">
        <w:rPr>
          <w:rFonts w:ascii="Times New Roman" w:hAnsi="Times New Roman" w:cs="Times New Roman" w:hint="eastAsia"/>
          <w:sz w:val="24"/>
          <w:szCs w:val="24"/>
        </w:rPr>
        <w:t>4-</w:t>
      </w:r>
      <w:r w:rsidR="00051188">
        <w:rPr>
          <w:rFonts w:ascii="Times New Roman" w:hAnsi="Times New Roman" w:cs="Times New Roman"/>
          <w:sz w:val="24"/>
          <w:szCs w:val="24"/>
        </w:rPr>
        <w:t>1</w:t>
      </w:r>
      <w:r w:rsidR="00FB0ADC">
        <w:rPr>
          <w:rFonts w:ascii="Times New Roman" w:hAnsi="Times New Roman" w:cs="Times New Roman"/>
          <w:sz w:val="24"/>
          <w:szCs w:val="24"/>
        </w:rPr>
        <w:t>4</w:t>
      </w:r>
      <w:r w:rsidR="00051188">
        <w:rPr>
          <w:rFonts w:ascii="Times New Roman" w:hAnsi="Times New Roman" w:cs="Times New Roman" w:hint="eastAsia"/>
          <w:sz w:val="24"/>
          <w:szCs w:val="24"/>
        </w:rPr>
        <w:t>中，</w:t>
      </w:r>
      <w:r w:rsidR="006F21F3">
        <w:rPr>
          <w:rFonts w:ascii="Times New Roman" w:hAnsi="Times New Roman" w:cs="Times New Roman" w:hint="eastAsia"/>
          <w:sz w:val="24"/>
          <w:szCs w:val="24"/>
        </w:rPr>
        <w:t>等式右侧第一项</w:t>
      </w:r>
      <m:oMath>
        <m:r>
          <w:rPr>
            <w:rFonts w:ascii="Cambria Math" w:hAnsi="Cambria Math"/>
            <w:sz w:val="24"/>
            <w:szCs w:val="24"/>
          </w:rPr>
          <m:t>ω</m:t>
        </m:r>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sup>
        </m:sSubSup>
      </m:oMath>
      <w:r w:rsidR="006F21F3">
        <w:rPr>
          <w:rFonts w:ascii="Times New Roman" w:hAnsi="Times New Roman" w:cs="Times New Roman" w:hint="eastAsia"/>
          <w:sz w:val="24"/>
          <w:szCs w:val="24"/>
        </w:rPr>
        <w:t>是惯性部分，代表的是上一次结果对下一次的影响，通过惯性权重</w:t>
      </w:r>
      <m:oMath>
        <m:r>
          <w:rPr>
            <w:rFonts w:ascii="Cambria Math" w:hAnsi="Cambria Math"/>
            <w:sz w:val="24"/>
            <w:szCs w:val="24"/>
          </w:rPr>
          <m:t>ω</m:t>
        </m:r>
      </m:oMath>
      <w:r w:rsidR="006F21F3">
        <w:rPr>
          <w:rFonts w:ascii="Times New Roman" w:hAnsi="Times New Roman" w:cs="Times New Roman" w:hint="eastAsia"/>
          <w:sz w:val="24"/>
          <w:szCs w:val="24"/>
        </w:rPr>
        <w:t>调节；第二项是粒子的自我认知部分，代表的是粒子向自身学习的过程；</w:t>
      </w:r>
      <w:r w:rsidR="00E7627D">
        <w:rPr>
          <w:rFonts w:ascii="Times New Roman" w:hAnsi="Times New Roman" w:cs="Times New Roman" w:hint="eastAsia"/>
          <w:sz w:val="24"/>
          <w:szCs w:val="24"/>
        </w:rPr>
        <w:t>第三项是粒子的群体认知部分，代表的是群体对个体的影响。</w:t>
      </w:r>
      <m:oMath>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1</m:t>
            </m:r>
          </m:sub>
        </m:sSub>
      </m:oMath>
      <w:r w:rsidR="00051188">
        <w:rPr>
          <w:rFonts w:ascii="Times New Roman" w:hAnsi="Times New Roman" w:cs="Times New Roman" w:hint="eastAsia"/>
          <w:sz w:val="24"/>
          <w:szCs w:val="24"/>
        </w:rPr>
        <w:t>和</w:t>
      </w:r>
      <m:oMath>
        <m:sSub>
          <m:sSubPr>
            <m:ctrlPr>
              <w:rPr>
                <w:rFonts w:ascii="Cambria Math" w:hAnsi="Cambria Math" w:cs="Times New Roman"/>
                <w:i/>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2</m:t>
            </m:r>
          </m:sub>
        </m:sSub>
      </m:oMath>
      <w:r w:rsidR="00051188">
        <w:rPr>
          <w:rFonts w:ascii="Times New Roman" w:hAnsi="Times New Roman" w:cs="Times New Roman" w:hint="eastAsia"/>
          <w:sz w:val="24"/>
          <w:szCs w:val="24"/>
        </w:rPr>
        <w:t>是学习因子，</w:t>
      </w:r>
      <w:r w:rsidR="009D5B6B">
        <w:rPr>
          <w:rFonts w:ascii="Times New Roman" w:hAnsi="Times New Roman" w:cs="Times New Roman" w:hint="eastAsia"/>
          <w:sz w:val="24"/>
          <w:szCs w:val="24"/>
        </w:rPr>
        <w:t>平衡粒子的自我学习能力和群体学习能力，</w:t>
      </w:r>
      <w:r w:rsidR="00D33B13">
        <w:rPr>
          <w:rFonts w:ascii="Times New Roman" w:hAnsi="Times New Roman" w:cs="Times New Roman" w:hint="eastAsia"/>
          <w:sz w:val="24"/>
          <w:szCs w:val="24"/>
        </w:rPr>
        <w:t>保证</w:t>
      </w:r>
      <w:r w:rsidR="009D5B6B">
        <w:rPr>
          <w:rFonts w:ascii="Times New Roman" w:hAnsi="Times New Roman" w:cs="Times New Roman" w:hint="eastAsia"/>
          <w:sz w:val="24"/>
          <w:szCs w:val="24"/>
        </w:rPr>
        <w:t>既能</w:t>
      </w:r>
      <w:r w:rsidR="00D33B13">
        <w:rPr>
          <w:rFonts w:ascii="Times New Roman" w:hAnsi="Times New Roman" w:cs="Times New Roman" w:hint="eastAsia"/>
          <w:sz w:val="24"/>
          <w:szCs w:val="24"/>
        </w:rPr>
        <w:t>覆盖全局，又能快速收敛。</w:t>
      </w:r>
      <m:oMath>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1</m:t>
            </m:r>
          </m:sub>
        </m:sSub>
      </m:oMath>
      <w:r w:rsidR="00D33B13">
        <w:rPr>
          <w:rFonts w:ascii="Times New Roman" w:hAnsi="Times New Roman" w:cs="Times New Roman" w:hint="eastAsia"/>
          <w:sz w:val="24"/>
          <w:szCs w:val="24"/>
        </w:rPr>
        <w:t>和</w:t>
      </w:r>
      <m:oMath>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sz w:val="24"/>
                <w:szCs w:val="24"/>
              </w:rPr>
              <m:t>2</m:t>
            </m:r>
          </m:sub>
        </m:sSub>
      </m:oMath>
      <w:r w:rsidR="00D33B13">
        <w:rPr>
          <w:rFonts w:ascii="Times New Roman" w:hAnsi="Times New Roman" w:cs="Times New Roman" w:hint="eastAsia"/>
          <w:sz w:val="24"/>
          <w:szCs w:val="24"/>
        </w:rPr>
        <w:t>用来保证粒子的多样性，都是在</w:t>
      </w:r>
      <m:oMath>
        <m:d>
          <m:dPr>
            <m:endChr m:val=""/>
            <m:ctrlPr>
              <w:rPr>
                <w:rFonts w:ascii="Cambria Math" w:hAnsi="Cambria Math" w:cs="Times New Roman"/>
                <w:sz w:val="24"/>
                <w:szCs w:val="24"/>
              </w:rPr>
            </m:ctrlPr>
          </m:dPr>
          <m:e>
            <m:r>
              <w:rPr>
                <w:rFonts w:ascii="Cambria Math" w:hAnsi="Cambria Math" w:cs="Times New Roman"/>
                <w:sz w:val="24"/>
                <w:szCs w:val="24"/>
              </w:rPr>
              <m:t>0,</m:t>
            </m:r>
          </m:e>
        </m:d>
        <m:d>
          <m:dPr>
            <m:begChr m:val=""/>
            <m:endChr m:val="]"/>
            <m:ctrlPr>
              <w:rPr>
                <w:rFonts w:ascii="Cambria Math" w:hAnsi="Cambria Math" w:cs="Times New Roman"/>
                <w:sz w:val="24"/>
                <w:szCs w:val="24"/>
              </w:rPr>
            </m:ctrlPr>
          </m:dPr>
          <m:e>
            <m:r>
              <w:rPr>
                <w:rFonts w:ascii="Cambria Math" w:hAnsi="Cambria Math" w:cs="Times New Roman"/>
                <w:sz w:val="24"/>
                <w:szCs w:val="24"/>
              </w:rPr>
              <m:t>1</m:t>
            </m:r>
          </m:e>
        </m:d>
      </m:oMath>
      <w:r w:rsidR="00D33B13">
        <w:rPr>
          <w:rFonts w:ascii="Times New Roman" w:hAnsi="Times New Roman" w:cs="Times New Roman" w:hint="eastAsia"/>
          <w:sz w:val="24"/>
          <w:szCs w:val="24"/>
        </w:rPr>
        <w:t>范围内的随机数。</w:t>
      </w:r>
    </w:p>
    <w:p w14:paraId="04054300" w14:textId="0C37E5AB" w:rsidR="00A82D2D" w:rsidRPr="00AB1BBA" w:rsidRDefault="00A82D2D"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粒子群算法中还有非常重要的一部分：适应度函数。它用来衡量和评价粒子的好坏，即解的优劣。适应度函数随着粒子群算法应用场景的变化而变化，在不同的场景下的需求不同，对“最优解”的定义也不同。在本文中，由于路由机制分为簇间和簇内两种情况，所以适应度函数也作区分考虑，</w:t>
      </w:r>
      <w:r w:rsidR="00D36346">
        <w:rPr>
          <w:rFonts w:ascii="Times New Roman" w:hAnsi="Times New Roman" w:cs="Times New Roman" w:hint="eastAsia"/>
          <w:sz w:val="24"/>
          <w:szCs w:val="24"/>
        </w:rPr>
        <w:t>在后续章节中详细说明。</w:t>
      </w:r>
    </w:p>
    <w:p w14:paraId="3BFA982B" w14:textId="3DE59D33" w:rsidR="00420874" w:rsidRPr="00D33B13" w:rsidRDefault="005A7764"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综上所述，在调用粒子群算法时，首先初始化粒子信息，包括位置、速度、维度等等；然后开始迭代过程，并不断更新粒子信息和全局信息；</w:t>
      </w:r>
      <w:r w:rsidR="00D005B0">
        <w:rPr>
          <w:rFonts w:ascii="Times New Roman" w:hAnsi="Times New Roman" w:cs="Times New Roman" w:hint="eastAsia"/>
          <w:sz w:val="24"/>
          <w:szCs w:val="24"/>
        </w:rPr>
        <w:t>最终</w:t>
      </w:r>
      <w:r>
        <w:rPr>
          <w:rFonts w:ascii="Times New Roman" w:hAnsi="Times New Roman" w:cs="Times New Roman" w:hint="eastAsia"/>
          <w:sz w:val="24"/>
          <w:szCs w:val="24"/>
        </w:rPr>
        <w:t>，得到问题在当前需求下的最优解。</w:t>
      </w:r>
    </w:p>
    <w:p w14:paraId="536345FA" w14:textId="75799D5B" w:rsidR="005A7764" w:rsidRPr="00E26031" w:rsidRDefault="005A7764" w:rsidP="005A7764">
      <w:pPr>
        <w:pStyle w:val="3"/>
        <w:rPr>
          <w:rFonts w:ascii="Times New Roman" w:eastAsia="黑体" w:hAnsi="Times New Roman" w:cs="Times New Roman"/>
          <w:b w:val="0"/>
          <w:sz w:val="24"/>
          <w:szCs w:val="24"/>
        </w:rPr>
      </w:pPr>
      <w:bookmarkStart w:id="84" w:name="_Toc881688"/>
      <w:r w:rsidRPr="00E26031">
        <w:rPr>
          <w:rFonts w:ascii="Times New Roman" w:eastAsia="黑体" w:hAnsi="Times New Roman" w:cs="Times New Roman"/>
          <w:b w:val="0"/>
          <w:sz w:val="24"/>
          <w:szCs w:val="24"/>
        </w:rPr>
        <w:t>4.2.</w:t>
      </w:r>
      <w:r>
        <w:rPr>
          <w:rFonts w:ascii="Times New Roman" w:eastAsia="黑体" w:hAnsi="Times New Roman" w:cs="Times New Roman"/>
          <w:b w:val="0"/>
          <w:sz w:val="24"/>
          <w:szCs w:val="24"/>
        </w:rPr>
        <w:t>4</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簇间路由机制</w:t>
      </w:r>
      <w:bookmarkEnd w:id="84"/>
    </w:p>
    <w:p w14:paraId="50D7508E" w14:textId="4EBB23E4" w:rsidR="00420874" w:rsidRDefault="005A7764"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本小节中，我们主要讨论网络中簇头节点之间的路由问题。在</w:t>
      </w:r>
      <w:r>
        <w:rPr>
          <w:rFonts w:ascii="Times New Roman" w:hAnsi="Times New Roman" w:cs="Times New Roman" w:hint="eastAsia"/>
          <w:sz w:val="24"/>
          <w:szCs w:val="24"/>
        </w:rPr>
        <w:t>4</w:t>
      </w:r>
      <w:r>
        <w:rPr>
          <w:rFonts w:ascii="Times New Roman" w:hAnsi="Times New Roman" w:cs="Times New Roman"/>
          <w:sz w:val="24"/>
          <w:szCs w:val="24"/>
        </w:rPr>
        <w:t>.2.2</w:t>
      </w:r>
      <w:r>
        <w:rPr>
          <w:rFonts w:ascii="Times New Roman" w:hAnsi="Times New Roman" w:cs="Times New Roman" w:hint="eastAsia"/>
          <w:sz w:val="24"/>
          <w:szCs w:val="24"/>
        </w:rPr>
        <w:t>小节中，</w:t>
      </w:r>
      <w:r>
        <w:rPr>
          <w:rFonts w:ascii="Times New Roman" w:hAnsi="Times New Roman" w:cs="Times New Roman" w:hint="eastAsia"/>
          <w:sz w:val="24"/>
          <w:szCs w:val="24"/>
        </w:rPr>
        <w:lastRenderedPageBreak/>
        <w:t>定义了网络的生命周期与簇头节点的生命周期的关系；在</w:t>
      </w:r>
      <w:r>
        <w:rPr>
          <w:rFonts w:ascii="Times New Roman" w:hAnsi="Times New Roman" w:cs="Times New Roman" w:hint="eastAsia"/>
          <w:sz w:val="24"/>
          <w:szCs w:val="24"/>
        </w:rPr>
        <w:t>4</w:t>
      </w:r>
      <w:r>
        <w:rPr>
          <w:rFonts w:ascii="Times New Roman" w:hAnsi="Times New Roman" w:cs="Times New Roman"/>
          <w:sz w:val="24"/>
          <w:szCs w:val="24"/>
        </w:rPr>
        <w:t>.2.3</w:t>
      </w:r>
      <w:r>
        <w:rPr>
          <w:rFonts w:ascii="Times New Roman" w:hAnsi="Times New Roman" w:cs="Times New Roman" w:hint="eastAsia"/>
          <w:sz w:val="24"/>
          <w:szCs w:val="24"/>
        </w:rPr>
        <w:t>小节中，定义了粒子群算法中的变量和参数。下面我们结合簇间通信的特点，具体阐述路由构造机制。</w:t>
      </w:r>
    </w:p>
    <w:p w14:paraId="1BE7ACF6" w14:textId="616C5B33" w:rsidR="00D54189" w:rsidRDefault="005A7764" w:rsidP="002463E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首先，我们</w:t>
      </w:r>
      <w:r w:rsidR="00795BA9">
        <w:rPr>
          <w:rFonts w:ascii="Times New Roman" w:hAnsi="Times New Roman" w:cs="Times New Roman" w:hint="eastAsia"/>
          <w:sz w:val="24"/>
          <w:szCs w:val="24"/>
        </w:rPr>
        <w:t>结合簇间结构，初始化粒子群。由</w:t>
      </w:r>
      <w:r w:rsidR="00D54189">
        <w:rPr>
          <w:rFonts w:ascii="Times New Roman" w:hAnsi="Times New Roman" w:cs="Times New Roman" w:hint="eastAsia"/>
          <w:sz w:val="24"/>
          <w:szCs w:val="24"/>
        </w:rPr>
        <w:t>上一小节中</w:t>
      </w:r>
      <w:r w:rsidR="00795BA9">
        <w:rPr>
          <w:rFonts w:ascii="Times New Roman" w:hAnsi="Times New Roman" w:cs="Times New Roman" w:hint="eastAsia"/>
          <w:sz w:val="24"/>
          <w:szCs w:val="24"/>
        </w:rPr>
        <w:t>粒子群的</w:t>
      </w:r>
      <w:r w:rsidR="00D54189">
        <w:rPr>
          <w:rFonts w:ascii="Times New Roman" w:hAnsi="Times New Roman" w:cs="Times New Roman" w:hint="eastAsia"/>
          <w:sz w:val="24"/>
          <w:szCs w:val="24"/>
        </w:rPr>
        <w:t>基本</w:t>
      </w:r>
      <w:r w:rsidR="00795BA9">
        <w:rPr>
          <w:rFonts w:ascii="Times New Roman" w:hAnsi="Times New Roman" w:cs="Times New Roman" w:hint="eastAsia"/>
          <w:sz w:val="24"/>
          <w:szCs w:val="24"/>
        </w:rPr>
        <w:t>定义可得，搜索空间的维数是簇头节点的数量，即</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m</m:t>
        </m:r>
      </m:oMath>
      <w:r w:rsidR="00795BA9">
        <w:rPr>
          <w:rFonts w:ascii="Times New Roman" w:hAnsi="Times New Roman" w:cs="Times New Roman" w:hint="eastAsia"/>
          <w:sz w:val="24"/>
          <w:szCs w:val="24"/>
        </w:rPr>
        <w:t>。对于</w:t>
      </w:r>
      <w:r w:rsidR="00383C5E">
        <w:rPr>
          <w:rFonts w:ascii="Times New Roman" w:hAnsi="Times New Roman" w:cs="Times New Roman" w:hint="eastAsia"/>
          <w:sz w:val="24"/>
          <w:szCs w:val="24"/>
        </w:rPr>
        <w:t>每一个</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sub>
        </m:sSub>
      </m:oMath>
      <w:r w:rsidR="00383C5E">
        <w:rPr>
          <w:rFonts w:ascii="Times New Roman" w:hAnsi="Times New Roman" w:cs="Times New Roman" w:hint="eastAsia"/>
          <w:sz w:val="24"/>
          <w:szCs w:val="24"/>
        </w:rPr>
        <w:t>，</w:t>
      </w:r>
      <m:oMath>
        <m:r>
          <m:rPr>
            <m:sty m:val="p"/>
          </m:rPr>
          <w:rPr>
            <w:rFonts w:ascii="Cambria Math" w:hAnsi="Cambria Math" w:cs="Times New Roman"/>
            <w:sz w:val="24"/>
            <w:szCs w:val="24"/>
          </w:rPr>
          <m:t>1≤</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N</m:t>
        </m:r>
      </m:oMath>
      <w:r w:rsidR="00383C5E">
        <w:rPr>
          <w:rFonts w:ascii="Times New Roman" w:hAnsi="Times New Roman" w:cs="Times New Roman" w:hint="eastAsia"/>
          <w:sz w:val="24"/>
          <w:szCs w:val="24"/>
        </w:rPr>
        <w:t>，</w:t>
      </w:r>
      <m:oMath>
        <m:r>
          <m:rPr>
            <m:sty m:val="p"/>
          </m:rPr>
          <w:rPr>
            <w:rFonts w:ascii="Cambria Math" w:hAnsi="Cambria Math" w:cs="Times New Roman"/>
            <w:sz w:val="24"/>
            <w:szCs w:val="24"/>
          </w:rPr>
          <m:t>1≤</m:t>
        </m:r>
        <m:r>
          <w:rPr>
            <w:rFonts w:ascii="Cambria Math" w:hAnsi="Cambria Math" w:cs="Times New Roman" w:hint="eastAsia"/>
            <w:sz w:val="24"/>
            <w:szCs w:val="24"/>
          </w:rPr>
          <m:t>d</m:t>
        </m:r>
        <m:r>
          <m:rPr>
            <m:sty m:val="p"/>
          </m:rPr>
          <w:rPr>
            <w:rFonts w:ascii="Cambria Math" w:hAnsi="Cambria Math" w:cs="Times New Roman"/>
            <w:sz w:val="24"/>
            <w:szCs w:val="24"/>
          </w:rPr>
          <m:t>≤</m:t>
        </m:r>
        <m:r>
          <w:rPr>
            <w:rFonts w:ascii="Cambria Math" w:hAnsi="Cambria Math" w:cs="Times New Roman" w:hint="eastAsia"/>
            <w:sz w:val="24"/>
            <w:szCs w:val="24"/>
          </w:rPr>
          <m:t>m</m:t>
        </m:r>
      </m:oMath>
      <w:r w:rsidR="00383C5E">
        <w:rPr>
          <w:rFonts w:ascii="Times New Roman" w:hAnsi="Times New Roman" w:cs="Times New Roman" w:hint="eastAsia"/>
          <w:sz w:val="24"/>
          <w:szCs w:val="24"/>
        </w:rPr>
        <w:t>，</w:t>
      </w:r>
      <m:oMath>
        <m:r>
          <w:rPr>
            <w:rFonts w:ascii="Cambria Math" w:hAnsi="Cambria Math" w:cs="Times New Roman" w:hint="eastAsia"/>
            <w:sz w:val="24"/>
            <w:szCs w:val="24"/>
          </w:rPr>
          <m:t>Sink</m:t>
        </m:r>
      </m:oMath>
      <w:r w:rsidR="00383C5E">
        <w:rPr>
          <w:rFonts w:ascii="Times New Roman" w:hAnsi="Times New Roman" w:cs="Times New Roman" w:hint="eastAsia"/>
          <w:sz w:val="24"/>
          <w:szCs w:val="24"/>
        </w:rPr>
        <w:t>赋值它一个路由值（</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sidR="00383C5E">
        <w:rPr>
          <w:rFonts w:ascii="Times New Roman" w:hAnsi="Times New Roman" w:cs="Times New Roman" w:hint="eastAsia"/>
          <w:sz w:val="24"/>
          <w:szCs w:val="24"/>
        </w:rPr>
        <w:t>），</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sidR="00383C5E">
        <w:rPr>
          <w:rFonts w:ascii="Times New Roman" w:hAnsi="Times New Roman" w:cs="Times New Roman" w:hint="eastAsia"/>
          <w:sz w:val="24"/>
          <w:szCs w:val="24"/>
        </w:rPr>
        <w:t>是一个在</w:t>
      </w:r>
      <m:oMath>
        <m:d>
          <m:dPr>
            <m:endChr m:val=""/>
            <m:ctrlPr>
              <w:rPr>
                <w:rFonts w:ascii="Cambria Math" w:hAnsi="Cambria Math" w:cs="Times New Roman"/>
                <w:sz w:val="24"/>
                <w:szCs w:val="24"/>
              </w:rPr>
            </m:ctrlPr>
          </m:dPr>
          <m:e>
            <m:r>
              <m:rPr>
                <m:sty m:val="p"/>
              </m:rPr>
              <w:rPr>
                <w:rFonts w:ascii="Cambria Math" w:hAnsi="Cambria Math" w:cs="Times New Roman"/>
                <w:sz w:val="24"/>
                <w:szCs w:val="24"/>
              </w:rPr>
              <m:t>0,</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oMath>
      <w:r w:rsidR="00383C5E">
        <w:rPr>
          <w:rFonts w:ascii="Times New Roman" w:hAnsi="Times New Roman" w:cs="Times New Roman" w:hint="eastAsia"/>
          <w:sz w:val="24"/>
          <w:szCs w:val="24"/>
        </w:rPr>
        <w:t>范围内的随机数。</w:t>
      </w:r>
      <w:r w:rsidR="00D54189">
        <w:rPr>
          <w:rFonts w:ascii="Times New Roman" w:hAnsi="Times New Roman" w:cs="Times New Roman" w:hint="eastAsia"/>
          <w:sz w:val="24"/>
          <w:szCs w:val="24"/>
        </w:rPr>
        <w:t>此外，我们定义簇间路由的适应度函数</w:t>
      </w: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oMath>
      <w:r w:rsidR="00D54189">
        <w:rPr>
          <w:rFonts w:ascii="Times New Roman" w:hAnsi="Times New Roman" w:cs="Times New Roman" w:hint="eastAsia"/>
          <w:sz w:val="24"/>
          <w:szCs w:val="24"/>
        </w:rPr>
        <w:t>。</w:t>
      </w:r>
    </w:p>
    <w:p w14:paraId="4FECBFA7" w14:textId="6D9F9DEA" w:rsidR="00D54189" w:rsidRDefault="008728F1" w:rsidP="00D54189">
      <w:pPr>
        <w:spacing w:line="400" w:lineRule="exact"/>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m:rPr>
            <m:sty m:val="p"/>
          </m:rPr>
          <w:rPr>
            <w:rFonts w:ascii="Cambria Math" w:hAnsi="Cambria Math" w:cs="Times New Roman" w:hint="eastAsia"/>
            <w:sz w:val="24"/>
            <w:szCs w:val="24"/>
          </w:rPr>
          <m:t>=</m:t>
        </m:r>
        <m:r>
          <w:rPr>
            <w:rFonts w:ascii="Cambria Math" w:hAnsi="Cambria Math" w:cs="Times New Roman" w:hint="eastAsia"/>
            <w:sz w:val="24"/>
            <w:szCs w:val="24"/>
          </w:rPr>
          <m:t>Net</m:t>
        </m:r>
        <m:r>
          <w:rPr>
            <w:rFonts w:ascii="Cambria Math" w:hAnsi="Cambria Math" w:cs="Times New Roman"/>
            <w:sz w:val="24"/>
            <w:szCs w:val="24"/>
          </w:rPr>
          <m:t xml:space="preserve">_LifeTime </m:t>
        </m:r>
      </m:oMath>
      <w:r w:rsidR="00D54189">
        <w:rPr>
          <w:rFonts w:ascii="Times New Roman" w:hAnsi="Times New Roman" w:cs="Times New Roman" w:hint="eastAsia"/>
          <w:sz w:val="24"/>
          <w:szCs w:val="24"/>
        </w:rPr>
        <w:t xml:space="preserve"> </w:t>
      </w:r>
      <w:r w:rsidR="00D54189">
        <w:rPr>
          <w:rFonts w:ascii="Times New Roman" w:hAnsi="Times New Roman" w:cs="Times New Roman"/>
          <w:sz w:val="24"/>
          <w:szCs w:val="24"/>
        </w:rPr>
        <w:t xml:space="preserve">               </w:t>
      </w:r>
      <w:r w:rsidR="003C07E7">
        <w:rPr>
          <w:rFonts w:ascii="Times New Roman" w:hAnsi="Times New Roman" w:cs="Times New Roman"/>
          <w:sz w:val="24"/>
          <w:szCs w:val="24"/>
        </w:rPr>
        <w:t xml:space="preserve"> </w:t>
      </w:r>
      <w:r w:rsidR="00D54189">
        <w:rPr>
          <w:rFonts w:ascii="Times New Roman" w:hAnsi="Times New Roman" w:cs="Times New Roman" w:hint="eastAsia"/>
          <w:sz w:val="24"/>
          <w:szCs w:val="24"/>
        </w:rPr>
        <w:t>(</w:t>
      </w:r>
      <w:r w:rsidR="00D54189">
        <w:rPr>
          <w:rFonts w:ascii="Times New Roman" w:hAnsi="Times New Roman" w:cs="Times New Roman"/>
          <w:sz w:val="24"/>
          <w:szCs w:val="24"/>
        </w:rPr>
        <w:t>4-1</w:t>
      </w:r>
      <w:r w:rsidR="00FB0ADC">
        <w:rPr>
          <w:rFonts w:ascii="Times New Roman" w:hAnsi="Times New Roman" w:cs="Times New Roman"/>
          <w:sz w:val="24"/>
          <w:szCs w:val="24"/>
        </w:rPr>
        <w:t>6</w:t>
      </w:r>
      <w:r w:rsidR="00D54189">
        <w:rPr>
          <w:rFonts w:ascii="Times New Roman" w:hAnsi="Times New Roman" w:cs="Times New Roman"/>
          <w:sz w:val="24"/>
          <w:szCs w:val="24"/>
        </w:rPr>
        <w:t>)</w:t>
      </w:r>
    </w:p>
    <w:p w14:paraId="1E342EDC" w14:textId="3FC2621C" w:rsidR="00D54189" w:rsidRDefault="00240998" w:rsidP="002463E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适应度函数设定主要考虑到具体的应用场景和问题需求。本文中，在簇间场景中，是否是最优解的评价标准为能否尽可能延长网络生命周期，因此基于前文中的定义，适应度函数如公式</w:t>
      </w:r>
      <w:r>
        <w:rPr>
          <w:rFonts w:ascii="Times New Roman" w:hAnsi="Times New Roman" w:cs="Times New Roman" w:hint="eastAsia"/>
          <w:sz w:val="24"/>
          <w:szCs w:val="24"/>
        </w:rPr>
        <w:t>4-</w:t>
      </w:r>
      <w:r>
        <w:rPr>
          <w:rFonts w:ascii="Times New Roman" w:hAnsi="Times New Roman" w:cs="Times New Roman"/>
          <w:sz w:val="24"/>
          <w:szCs w:val="24"/>
        </w:rPr>
        <w:t>1</w:t>
      </w:r>
      <w:r w:rsidR="00FB0ADC">
        <w:rPr>
          <w:rFonts w:ascii="Times New Roman" w:hAnsi="Times New Roman" w:cs="Times New Roman"/>
          <w:sz w:val="24"/>
          <w:szCs w:val="24"/>
        </w:rPr>
        <w:t>6</w:t>
      </w:r>
      <w:r>
        <w:rPr>
          <w:rFonts w:ascii="Times New Roman" w:hAnsi="Times New Roman" w:cs="Times New Roman" w:hint="eastAsia"/>
          <w:sz w:val="24"/>
          <w:szCs w:val="24"/>
        </w:rPr>
        <w:t>所示。粒子的</w:t>
      </w: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oMath>
      <w:r>
        <w:rPr>
          <w:rFonts w:ascii="Times New Roman" w:hAnsi="Times New Roman" w:cs="Times New Roman" w:hint="eastAsia"/>
          <w:sz w:val="24"/>
          <w:szCs w:val="24"/>
        </w:rPr>
        <w:t>越大，越贴近最优解。</w:t>
      </w:r>
    </w:p>
    <w:p w14:paraId="530FE4B8" w14:textId="21A650CB" w:rsidR="0066069A" w:rsidRDefault="00240998" w:rsidP="0066069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接下来，通过迭代过程寻求到最优解。</w:t>
      </w:r>
      <w:r w:rsidR="00D005B0">
        <w:rPr>
          <w:rFonts w:ascii="Times New Roman" w:hAnsi="Times New Roman" w:cs="Times New Roman" w:hint="eastAsia"/>
          <w:sz w:val="24"/>
          <w:szCs w:val="24"/>
        </w:rPr>
        <w:t>每一次</w:t>
      </w:r>
      <w:r>
        <w:rPr>
          <w:rFonts w:ascii="Times New Roman" w:hAnsi="Times New Roman" w:cs="Times New Roman" w:hint="eastAsia"/>
          <w:sz w:val="24"/>
          <w:szCs w:val="24"/>
        </w:rPr>
        <w:t>迭代，粒子</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i</m:t>
            </m:r>
          </m:sub>
        </m:sSub>
      </m:oMath>
      <w:r>
        <w:rPr>
          <w:rFonts w:ascii="Times New Roman" w:hAnsi="Times New Roman" w:cs="Times New Roman" w:hint="eastAsia"/>
          <w:sz w:val="24"/>
          <w:szCs w:val="24"/>
        </w:rPr>
        <w:t>的</w:t>
      </w:r>
      <w:r w:rsidR="00D005B0">
        <w:rPr>
          <w:rFonts w:ascii="Times New Roman" w:hAnsi="Times New Roman" w:cs="Times New Roman" w:hint="eastAsia"/>
          <w:sz w:val="24"/>
          <w:szCs w:val="24"/>
        </w:rPr>
        <w:t>位置</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oMath>
      <w:r w:rsidR="00EC5889">
        <w:rPr>
          <w:rFonts w:ascii="Times New Roman" w:hAnsi="Times New Roman" w:cs="Times New Roman" w:hint="eastAsia"/>
          <w:sz w:val="24"/>
          <w:szCs w:val="24"/>
        </w:rPr>
        <w:t>和</w:t>
      </w:r>
      <w:r w:rsidR="00D005B0">
        <w:rPr>
          <w:rFonts w:ascii="Times New Roman" w:hAnsi="Times New Roman" w:cs="Times New Roman" w:hint="eastAsia"/>
          <w:sz w:val="24"/>
          <w:szCs w:val="24"/>
        </w:rPr>
        <w:t>速度</w:t>
      </w:r>
      <m:oMath>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sup>
        </m:sSubSup>
      </m:oMath>
      <w:r w:rsidR="00D005B0">
        <w:rPr>
          <w:rFonts w:ascii="Times New Roman" w:hAnsi="Times New Roman" w:cs="Times New Roman" w:hint="eastAsia"/>
          <w:sz w:val="24"/>
          <w:szCs w:val="24"/>
        </w:rPr>
        <w:t>，及其个体最优解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sidR="00D005B0">
        <w:rPr>
          <w:rFonts w:ascii="Times New Roman" w:hAnsi="Times New Roman" w:cs="Times New Roman" w:hint="eastAsia"/>
          <w:sz w:val="24"/>
          <w:szCs w:val="24"/>
        </w:rPr>
        <w:t>都要更新。全局最优解</w:t>
      </w:r>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oMath>
      <w:r w:rsidR="00D005B0">
        <w:rPr>
          <w:rFonts w:ascii="Times New Roman" w:hAnsi="Times New Roman" w:cs="Times New Roman" w:hint="eastAsia"/>
          <w:sz w:val="24"/>
          <w:szCs w:val="24"/>
        </w:rPr>
        <w:t>也需要更新。第</w:t>
      </w:r>
      <m:oMath>
        <m:r>
          <w:rPr>
            <w:rFonts w:ascii="Cambria Math" w:hAnsi="Cambria Math" w:cs="Times New Roman" w:hint="eastAsia"/>
            <w:sz w:val="24"/>
            <w:szCs w:val="24"/>
          </w:rPr>
          <m:t>k</m:t>
        </m:r>
      </m:oMath>
      <w:r w:rsidR="00D005B0">
        <w:rPr>
          <w:rFonts w:ascii="Times New Roman" w:hAnsi="Times New Roman" w:cs="Times New Roman" w:hint="eastAsia"/>
          <w:sz w:val="24"/>
          <w:szCs w:val="24"/>
        </w:rPr>
        <w:t>次迭代后，</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oMath>
      <w:r w:rsidR="00D005B0">
        <w:rPr>
          <w:rFonts w:ascii="Times New Roman" w:hAnsi="Times New Roman" w:cs="Times New Roman" w:hint="eastAsia"/>
          <w:sz w:val="24"/>
          <w:szCs w:val="24"/>
        </w:rPr>
        <w:t>和</w:t>
      </w:r>
      <m:oMath>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sup>
        </m:sSubSup>
      </m:oMath>
      <w:r w:rsidR="00D005B0">
        <w:rPr>
          <w:rFonts w:ascii="Times New Roman" w:hAnsi="Times New Roman" w:cs="Times New Roman" w:hint="eastAsia"/>
          <w:sz w:val="24"/>
          <w:szCs w:val="24"/>
        </w:rPr>
        <w:t>根据公式</w:t>
      </w:r>
      <w:r w:rsidR="00D005B0">
        <w:rPr>
          <w:rFonts w:ascii="Times New Roman" w:hAnsi="Times New Roman" w:cs="Times New Roman" w:hint="eastAsia"/>
          <w:sz w:val="24"/>
          <w:szCs w:val="24"/>
        </w:rPr>
        <w:t>4-</w:t>
      </w:r>
      <w:r w:rsidR="00D005B0">
        <w:rPr>
          <w:rFonts w:ascii="Times New Roman" w:hAnsi="Times New Roman" w:cs="Times New Roman"/>
          <w:sz w:val="24"/>
          <w:szCs w:val="24"/>
        </w:rPr>
        <w:t>1</w:t>
      </w:r>
      <w:r w:rsidR="00FB0ADC">
        <w:rPr>
          <w:rFonts w:ascii="Times New Roman" w:hAnsi="Times New Roman" w:cs="Times New Roman"/>
          <w:sz w:val="24"/>
          <w:szCs w:val="24"/>
        </w:rPr>
        <w:t>4</w:t>
      </w:r>
      <w:r w:rsidR="00D005B0">
        <w:rPr>
          <w:rFonts w:ascii="Times New Roman" w:hAnsi="Times New Roman" w:cs="Times New Roman" w:hint="eastAsia"/>
          <w:sz w:val="24"/>
          <w:szCs w:val="24"/>
        </w:rPr>
        <w:t>和公式</w:t>
      </w:r>
      <w:r w:rsidR="00D005B0">
        <w:rPr>
          <w:rFonts w:ascii="Times New Roman" w:hAnsi="Times New Roman" w:cs="Times New Roman" w:hint="eastAsia"/>
          <w:sz w:val="24"/>
          <w:szCs w:val="24"/>
        </w:rPr>
        <w:t>4-</w:t>
      </w:r>
      <w:r w:rsidR="00D005B0">
        <w:rPr>
          <w:rFonts w:ascii="Times New Roman" w:hAnsi="Times New Roman" w:cs="Times New Roman"/>
          <w:sz w:val="24"/>
          <w:szCs w:val="24"/>
        </w:rPr>
        <w:t>1</w:t>
      </w:r>
      <w:r w:rsidR="00FB0ADC">
        <w:rPr>
          <w:rFonts w:ascii="Times New Roman" w:hAnsi="Times New Roman" w:cs="Times New Roman"/>
          <w:sz w:val="24"/>
          <w:szCs w:val="24"/>
        </w:rPr>
        <w:t>5</w:t>
      </w:r>
      <w:r w:rsidR="00D005B0">
        <w:rPr>
          <w:rFonts w:ascii="Times New Roman" w:hAnsi="Times New Roman" w:cs="Times New Roman" w:hint="eastAsia"/>
          <w:sz w:val="24"/>
          <w:szCs w:val="24"/>
        </w:rPr>
        <w:t>更新至</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00D005B0">
        <w:rPr>
          <w:rFonts w:ascii="Times New Roman" w:hAnsi="Times New Roman" w:cs="Times New Roman" w:hint="eastAsia"/>
          <w:sz w:val="24"/>
          <w:szCs w:val="24"/>
        </w:rPr>
        <w:t>和</w:t>
      </w:r>
      <m:oMath>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00D005B0">
        <w:rPr>
          <w:rFonts w:ascii="Times New Roman" w:hAnsi="Times New Roman" w:cs="Times New Roman" w:hint="eastAsia"/>
          <w:sz w:val="24"/>
          <w:szCs w:val="24"/>
        </w:rPr>
        <w:t>。需要特别注意的是，</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sup>
        </m:sSubSup>
      </m:oMath>
      <w:r w:rsidR="00D005B0">
        <w:rPr>
          <w:rFonts w:ascii="Times New Roman" w:hAnsi="Times New Roman" w:cs="Times New Roman" w:hint="eastAsia"/>
          <w:sz w:val="24"/>
          <w:szCs w:val="24"/>
        </w:rPr>
        <w:t>经过更新计算得到的</w:t>
      </w:r>
      <w:r w:rsidR="0066069A">
        <w:rPr>
          <w:rFonts w:ascii="Times New Roman" w:hAnsi="Times New Roman" w:cs="Times New Roman" w:hint="eastAsia"/>
          <w:sz w:val="24"/>
          <w:szCs w:val="24"/>
        </w:rPr>
        <w:t>新的位置</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00D005B0">
        <w:rPr>
          <w:rFonts w:ascii="Times New Roman" w:hAnsi="Times New Roman" w:cs="Times New Roman" w:hint="eastAsia"/>
          <w:sz w:val="24"/>
          <w:szCs w:val="24"/>
        </w:rPr>
        <w:t>，</w:t>
      </w:r>
      <w:r w:rsidR="0066069A">
        <w:rPr>
          <w:rFonts w:ascii="Times New Roman" w:hAnsi="Times New Roman" w:cs="Times New Roman" w:hint="eastAsia"/>
          <w:sz w:val="24"/>
          <w:szCs w:val="24"/>
        </w:rPr>
        <w:t>它的</w:t>
      </w:r>
      <w:r w:rsidR="00D005B0">
        <w:rPr>
          <w:rFonts w:ascii="Times New Roman" w:hAnsi="Times New Roman" w:cs="Times New Roman" w:hint="eastAsia"/>
          <w:sz w:val="24"/>
          <w:szCs w:val="24"/>
        </w:rPr>
        <w:t>数值可能小于</w:t>
      </w:r>
      <w:r w:rsidR="00D005B0">
        <w:rPr>
          <w:rFonts w:ascii="Times New Roman" w:hAnsi="Times New Roman" w:cs="Times New Roman" w:hint="eastAsia"/>
          <w:sz w:val="24"/>
          <w:szCs w:val="24"/>
        </w:rPr>
        <w:t>0</w:t>
      </w:r>
      <w:r w:rsidR="00D005B0">
        <w:rPr>
          <w:rFonts w:ascii="Times New Roman" w:hAnsi="Times New Roman" w:cs="Times New Roman" w:hint="eastAsia"/>
          <w:sz w:val="24"/>
          <w:szCs w:val="24"/>
        </w:rPr>
        <w:t>，也可能大于</w:t>
      </w:r>
      <w:r w:rsidR="00D005B0">
        <w:rPr>
          <w:rFonts w:ascii="Times New Roman" w:hAnsi="Times New Roman" w:cs="Times New Roman" w:hint="eastAsia"/>
          <w:sz w:val="24"/>
          <w:szCs w:val="24"/>
        </w:rPr>
        <w:t>1</w:t>
      </w:r>
      <w:r w:rsidR="0066069A">
        <w:rPr>
          <w:rFonts w:ascii="Times New Roman" w:hAnsi="Times New Roman" w:cs="Times New Roman" w:hint="eastAsia"/>
          <w:sz w:val="24"/>
          <w:szCs w:val="24"/>
        </w:rPr>
        <w:t>。但根据</w:t>
      </w:r>
      <w:r w:rsidR="0066069A">
        <w:rPr>
          <w:rFonts w:ascii="Times New Roman" w:hAnsi="Times New Roman" w:cs="Times New Roman" w:hint="eastAsia"/>
          <w:sz w:val="24"/>
          <w:szCs w:val="24"/>
        </w:rPr>
        <w:t>PSO</w:t>
      </w:r>
      <w:r w:rsidR="0066069A">
        <w:rPr>
          <w:rFonts w:ascii="Times New Roman" w:hAnsi="Times New Roman" w:cs="Times New Roman" w:hint="eastAsia"/>
          <w:sz w:val="24"/>
          <w:szCs w:val="24"/>
        </w:rPr>
        <w:t>算法的定义，</w:t>
      </w:r>
      <m:oMath>
        <m:r>
          <m:rPr>
            <m:sty m:val="p"/>
          </m:rPr>
          <w:rPr>
            <w:rFonts w:ascii="Cambria Math" w:hAnsi="Cambria Math" w:cs="Times New Roman"/>
            <w:sz w:val="24"/>
            <w:szCs w:val="24"/>
          </w:rPr>
          <m:t>0&lt;</m:t>
        </m:r>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r>
          <w:rPr>
            <w:rFonts w:ascii="Cambria Math" w:hAnsi="Cambria Math"/>
            <w:sz w:val="24"/>
            <w:szCs w:val="24"/>
          </w:rPr>
          <m:t>≤1</m:t>
        </m:r>
      </m:oMath>
      <w:r w:rsidR="0066069A">
        <w:rPr>
          <w:rFonts w:ascii="Times New Roman" w:hAnsi="Times New Roman" w:cs="Times New Roman" w:hint="eastAsia"/>
          <w:sz w:val="24"/>
          <w:szCs w:val="24"/>
        </w:rPr>
        <w:t>，所以需要对</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0066069A">
        <w:rPr>
          <w:rFonts w:ascii="Times New Roman" w:hAnsi="Times New Roman" w:cs="Times New Roman" w:hint="eastAsia"/>
          <w:sz w:val="24"/>
          <w:szCs w:val="24"/>
        </w:rPr>
        <w:t>补充一步调整处理。</w:t>
      </w:r>
    </w:p>
    <w:p w14:paraId="00CF3FE1" w14:textId="0209BF15" w:rsidR="0066069A" w:rsidRPr="0066069A" w:rsidRDefault="0066069A" w:rsidP="00C0329F">
      <w:pPr>
        <w:pStyle w:val="aa"/>
        <w:numPr>
          <w:ilvl w:val="0"/>
          <w:numId w:val="20"/>
        </w:numPr>
        <w:spacing w:line="400" w:lineRule="exact"/>
        <w:ind w:firstLineChars="0"/>
        <w:rPr>
          <w:rFonts w:ascii="Times New Roman" w:hAnsi="Times New Roman"/>
          <w:sz w:val="24"/>
          <w:szCs w:val="24"/>
        </w:rPr>
      </w:pPr>
      <w:r w:rsidRPr="0066069A">
        <w:rPr>
          <w:rFonts w:ascii="Times New Roman" w:hAnsi="Times New Roman" w:hint="eastAsia"/>
          <w:sz w:val="24"/>
          <w:szCs w:val="24"/>
        </w:rPr>
        <w:t>若</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r>
          <w:rPr>
            <w:rFonts w:ascii="Cambria Math" w:hAnsi="Cambria Math" w:cs="MS Mincho"/>
            <w:sz w:val="24"/>
            <w:szCs w:val="24"/>
          </w:rPr>
          <m:t>≤0</m:t>
        </m:r>
      </m:oMath>
      <w:r w:rsidRPr="0066069A">
        <w:rPr>
          <w:rFonts w:ascii="Times New Roman" w:hAnsi="Times New Roman" w:hint="eastAsia"/>
          <w:sz w:val="24"/>
          <w:szCs w:val="24"/>
        </w:rPr>
        <w:t>，则</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Pr="0066069A">
        <w:rPr>
          <w:rFonts w:ascii="Times New Roman" w:hAnsi="Times New Roman" w:hint="eastAsia"/>
          <w:sz w:val="24"/>
          <w:szCs w:val="24"/>
        </w:rPr>
        <w:t>被</w:t>
      </w:r>
      <w:r w:rsidR="006C3FC4">
        <w:rPr>
          <w:rFonts w:ascii="Times New Roman" w:hAnsi="Times New Roman" w:hint="eastAsia"/>
          <w:sz w:val="24"/>
          <w:szCs w:val="24"/>
        </w:rPr>
        <w:t>重新</w:t>
      </w:r>
      <w:r w:rsidRPr="0066069A">
        <w:rPr>
          <w:rFonts w:ascii="Times New Roman" w:hAnsi="Times New Roman" w:hint="eastAsia"/>
          <w:sz w:val="24"/>
          <w:szCs w:val="24"/>
        </w:rPr>
        <w:t>赋值一个</w:t>
      </w:r>
      <m:oMath>
        <m:d>
          <m:dPr>
            <m:ctrlPr>
              <w:rPr>
                <w:rFonts w:ascii="Cambria Math" w:hAnsi="Cambria Math"/>
                <w:sz w:val="24"/>
                <w:szCs w:val="24"/>
              </w:rPr>
            </m:ctrlPr>
          </m:dPr>
          <m:e>
            <m:r>
              <w:rPr>
                <w:rFonts w:ascii="Cambria Math" w:hAnsi="Cambria Math"/>
                <w:sz w:val="24"/>
                <w:szCs w:val="24"/>
              </w:rPr>
              <m:t>0,0.01</m:t>
            </m:r>
          </m:e>
        </m:d>
      </m:oMath>
      <w:r w:rsidRPr="0066069A">
        <w:rPr>
          <w:rFonts w:ascii="Times New Roman" w:hAnsi="Times New Roman" w:hint="eastAsia"/>
          <w:sz w:val="24"/>
          <w:szCs w:val="24"/>
        </w:rPr>
        <w:t>之间的随机数</w:t>
      </w:r>
      <w:r>
        <w:rPr>
          <w:rFonts w:ascii="Times New Roman" w:hAnsi="Times New Roman" w:hint="eastAsia"/>
          <w:sz w:val="24"/>
          <w:szCs w:val="24"/>
        </w:rPr>
        <w:t>；</w:t>
      </w:r>
    </w:p>
    <w:p w14:paraId="1AB19F55" w14:textId="2ECFC7CB" w:rsidR="0066069A" w:rsidRPr="0066069A" w:rsidRDefault="006C3FC4" w:rsidP="00C0329F">
      <w:pPr>
        <w:pStyle w:val="aa"/>
        <w:numPr>
          <w:ilvl w:val="0"/>
          <w:numId w:val="20"/>
        </w:numPr>
        <w:spacing w:line="400" w:lineRule="exact"/>
        <w:ind w:firstLineChars="0"/>
        <w:rPr>
          <w:rFonts w:ascii="Times New Roman" w:hAnsi="Times New Roman"/>
          <w:sz w:val="24"/>
          <w:szCs w:val="24"/>
        </w:rPr>
      </w:pPr>
      <w:r w:rsidRPr="0066069A">
        <w:rPr>
          <w:rFonts w:ascii="Times New Roman" w:hAnsi="Times New Roman" w:hint="eastAsia"/>
          <w:sz w:val="24"/>
          <w:szCs w:val="24"/>
        </w:rPr>
        <w:t>若</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r>
          <w:rPr>
            <w:rFonts w:ascii="Cambria Math" w:hAnsi="Cambria Math" w:cs="MS Mincho"/>
            <w:sz w:val="24"/>
            <w:szCs w:val="24"/>
          </w:rPr>
          <m:t>&gt;1</m:t>
        </m:r>
      </m:oMath>
      <w:r w:rsidRPr="0066069A">
        <w:rPr>
          <w:rFonts w:ascii="Times New Roman" w:hAnsi="Times New Roman" w:hint="eastAsia"/>
          <w:sz w:val="24"/>
          <w:szCs w:val="24"/>
        </w:rPr>
        <w:t>，则</w:t>
      </w:r>
      <m:oMath>
        <m:sSubSup>
          <m:sSubSupPr>
            <m:ctrlPr>
              <w:rPr>
                <w:rFonts w:ascii="Cambria Math" w:hAnsi="Cambria Math" w:cs="MS Mincho"/>
                <w:i/>
                <w:sz w:val="24"/>
                <w:szCs w:val="24"/>
              </w:rPr>
            </m:ctrlPr>
          </m:sSubSupPr>
          <m:e>
            <m:r>
              <w:rPr>
                <w:rFonts w:ascii="Cambria Math" w:hAnsi="Cambria Math" w:cs="MS Mincho" w:hint="eastAsia"/>
                <w:sz w:val="24"/>
                <w:szCs w:val="24"/>
              </w:rPr>
              <m:t>X</m:t>
            </m:r>
          </m:e>
          <m:sub>
            <m:r>
              <w:rPr>
                <w:rFonts w:ascii="Cambria Math" w:hAnsi="Cambria Math" w:cs="MS Mincho"/>
                <w:sz w:val="24"/>
                <w:szCs w:val="24"/>
              </w:rPr>
              <m:t>i</m:t>
            </m:r>
          </m:sub>
          <m:sup>
            <m:r>
              <w:rPr>
                <w:rFonts w:ascii="Cambria Math" w:hAnsi="Cambria Math" w:cs="MS Mincho"/>
                <w:sz w:val="24"/>
                <w:szCs w:val="24"/>
              </w:rPr>
              <m:t>k</m:t>
            </m:r>
            <m:r>
              <w:rPr>
                <w:rFonts w:ascii="Cambria Math" w:hAnsi="Cambria Math" w:cs="MS Mincho" w:hint="eastAsia"/>
                <w:sz w:val="24"/>
                <w:szCs w:val="24"/>
              </w:rPr>
              <m:t>+</m:t>
            </m:r>
            <m:r>
              <w:rPr>
                <w:rFonts w:ascii="Cambria Math" w:hAnsi="Cambria Math" w:cs="MS Mincho"/>
                <w:sz w:val="24"/>
                <w:szCs w:val="24"/>
              </w:rPr>
              <m:t>1</m:t>
            </m:r>
          </m:sup>
        </m:sSubSup>
      </m:oMath>
      <w:r w:rsidRPr="0066069A">
        <w:rPr>
          <w:rFonts w:ascii="Times New Roman" w:hAnsi="Times New Roman" w:hint="eastAsia"/>
          <w:sz w:val="24"/>
          <w:szCs w:val="24"/>
        </w:rPr>
        <w:t>被</w:t>
      </w:r>
      <w:r>
        <w:rPr>
          <w:rFonts w:ascii="Times New Roman" w:hAnsi="Times New Roman" w:hint="eastAsia"/>
          <w:sz w:val="24"/>
          <w:szCs w:val="24"/>
        </w:rPr>
        <w:t>重置为</w:t>
      </w:r>
      <w:r>
        <w:rPr>
          <w:rFonts w:ascii="Times New Roman" w:hAnsi="Times New Roman" w:hint="eastAsia"/>
          <w:sz w:val="24"/>
          <w:szCs w:val="24"/>
        </w:rPr>
        <w:t>1</w:t>
      </w:r>
      <w:r>
        <w:rPr>
          <w:rFonts w:ascii="Times New Roman" w:hAnsi="Times New Roman" w:hint="eastAsia"/>
          <w:sz w:val="24"/>
          <w:szCs w:val="24"/>
        </w:rPr>
        <w:t>。</w:t>
      </w:r>
    </w:p>
    <w:p w14:paraId="0E3DB3BE" w14:textId="4B9DEE40" w:rsidR="00D54189" w:rsidRDefault="006C3FC4" w:rsidP="002463E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粒子</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i</m:t>
            </m:r>
          </m:sub>
        </m:sSub>
      </m:oMath>
      <w:r>
        <w:rPr>
          <w:rFonts w:ascii="Times New Roman" w:hAnsi="Times New Roman" w:cs="Times New Roman" w:hint="eastAsia"/>
          <w:sz w:val="24"/>
          <w:szCs w:val="24"/>
        </w:rPr>
        <w:t>的个体最优解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Pr>
          <w:rFonts w:ascii="Times New Roman" w:hAnsi="Times New Roman" w:cs="Times New Roman" w:hint="eastAsia"/>
          <w:sz w:val="24"/>
          <w:szCs w:val="24"/>
        </w:rPr>
        <w:t>更新计算公式如下：</w:t>
      </w:r>
    </w:p>
    <w:p w14:paraId="009A3923" w14:textId="2580F283" w:rsidR="006C3FC4" w:rsidRPr="009A5B4B" w:rsidRDefault="008728F1" w:rsidP="006C3FC4">
      <w:pPr>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r>
                  <w:rPr>
                    <w:rFonts w:ascii="Cambria Math" w:hAnsi="Cambria Math"/>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r>
                  <w:rPr>
                    <w:rFonts w:ascii="Cambria Math" w:hAnsi="Cambria Math"/>
                    <w:sz w:val="24"/>
                    <w:szCs w:val="24"/>
                  </w:rPr>
                  <m:t>)</m:t>
                </m:r>
              </m:e>
            </m:eqArr>
          </m:e>
        </m:d>
      </m:oMath>
      <w:r w:rsidR="006C3FC4">
        <w:rPr>
          <w:rFonts w:ascii="Times New Roman" w:hAnsi="Times New Roman" w:hint="eastAsia"/>
          <w:sz w:val="24"/>
          <w:szCs w:val="24"/>
        </w:rPr>
        <w:t xml:space="preserve"> </w:t>
      </w:r>
      <w:r w:rsidR="006C3FC4">
        <w:rPr>
          <w:rFonts w:ascii="Times New Roman" w:hAnsi="Times New Roman"/>
          <w:sz w:val="24"/>
          <w:szCs w:val="24"/>
        </w:rPr>
        <w:t xml:space="preserve">       </w:t>
      </w:r>
      <w:r w:rsidR="006C3FC4">
        <w:rPr>
          <w:rFonts w:ascii="Times New Roman" w:hAnsi="Times New Roman" w:hint="eastAsia"/>
          <w:sz w:val="24"/>
          <w:szCs w:val="24"/>
        </w:rPr>
        <w:t>(</w:t>
      </w:r>
      <w:r w:rsidR="006C3FC4">
        <w:rPr>
          <w:rFonts w:ascii="Times New Roman" w:hAnsi="Times New Roman"/>
          <w:sz w:val="24"/>
          <w:szCs w:val="24"/>
        </w:rPr>
        <w:t>4-1</w:t>
      </w:r>
      <w:r w:rsidR="00FB0ADC">
        <w:rPr>
          <w:rFonts w:ascii="Times New Roman" w:hAnsi="Times New Roman"/>
          <w:sz w:val="24"/>
          <w:szCs w:val="24"/>
        </w:rPr>
        <w:t>7</w:t>
      </w:r>
      <w:r w:rsidR="006C3FC4">
        <w:rPr>
          <w:rFonts w:ascii="Times New Roman" w:hAnsi="Times New Roman"/>
          <w:sz w:val="24"/>
          <w:szCs w:val="24"/>
        </w:rPr>
        <w:t>)</w:t>
      </w:r>
    </w:p>
    <w:p w14:paraId="488A7AD2" w14:textId="77777777" w:rsidR="006737FB" w:rsidRDefault="006737FB" w:rsidP="006737F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全局最优解</w:t>
      </w:r>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oMath>
      <w:r>
        <w:rPr>
          <w:rFonts w:ascii="Times New Roman" w:hAnsi="Times New Roman" w:cs="Times New Roman" w:hint="eastAsia"/>
          <w:sz w:val="24"/>
          <w:szCs w:val="24"/>
        </w:rPr>
        <w:t>更新计算公式如下：</w:t>
      </w:r>
    </w:p>
    <w:p w14:paraId="076C9B5A" w14:textId="7A422812" w:rsidR="006737FB" w:rsidRPr="009A5B4B" w:rsidRDefault="008728F1" w:rsidP="006737FB">
      <w:pPr>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r>
          <m:rPr>
            <m:sty m:val="p"/>
          </m:rPr>
          <w:rPr>
            <w:rFonts w:ascii="Cambria Math" w:hAnsi="Cambria Math"/>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r>
                  <w:rPr>
                    <w:rFonts w:ascii="Cambria Math" w:hAnsi="Cambria Math"/>
                    <w:sz w:val="24"/>
                    <w:szCs w:val="24"/>
                  </w:rPr>
                  <m:t>)</m:t>
                </m:r>
              </m:e>
              <m:e>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sz w:val="24"/>
                        <w:szCs w:val="24"/>
                      </w:rPr>
                      <m:t>x</m:t>
                    </m:r>
                  </m:sub>
                </m:sSub>
                <m:r>
                  <w:rPr>
                    <w:rFonts w:ascii="Cambria Math" w:hAnsi="Cambria Math"/>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r>
                  <w:rPr>
                    <w:rFonts w:ascii="Cambria Math" w:hAnsi="Cambria Math"/>
                    <w:sz w:val="24"/>
                    <w:szCs w:val="24"/>
                  </w:rPr>
                  <m:t>)</m:t>
                </m:r>
              </m:e>
            </m:eqArr>
          </m:e>
        </m:d>
      </m:oMath>
      <w:r w:rsidR="006737FB">
        <w:rPr>
          <w:rFonts w:ascii="Times New Roman" w:hAnsi="Times New Roman" w:hint="eastAsia"/>
          <w:sz w:val="24"/>
          <w:szCs w:val="24"/>
        </w:rPr>
        <w:t xml:space="preserve"> </w:t>
      </w:r>
      <w:r w:rsidR="006737FB">
        <w:rPr>
          <w:rFonts w:ascii="Times New Roman" w:hAnsi="Times New Roman"/>
          <w:sz w:val="24"/>
          <w:szCs w:val="24"/>
        </w:rPr>
        <w:t xml:space="preserve">         </w:t>
      </w:r>
      <w:r w:rsidR="006737FB">
        <w:rPr>
          <w:rFonts w:ascii="Times New Roman" w:hAnsi="Times New Roman" w:hint="eastAsia"/>
          <w:sz w:val="24"/>
          <w:szCs w:val="24"/>
        </w:rPr>
        <w:t>(</w:t>
      </w:r>
      <w:r w:rsidR="006737FB">
        <w:rPr>
          <w:rFonts w:ascii="Times New Roman" w:hAnsi="Times New Roman"/>
          <w:sz w:val="24"/>
          <w:szCs w:val="24"/>
        </w:rPr>
        <w:t>4-1</w:t>
      </w:r>
      <w:r w:rsidR="00FB0ADC">
        <w:rPr>
          <w:rFonts w:ascii="Times New Roman" w:hAnsi="Times New Roman"/>
          <w:sz w:val="24"/>
          <w:szCs w:val="24"/>
        </w:rPr>
        <w:t>8</w:t>
      </w:r>
      <w:r w:rsidR="006737FB">
        <w:rPr>
          <w:rFonts w:ascii="Times New Roman" w:hAnsi="Times New Roman"/>
          <w:sz w:val="24"/>
          <w:szCs w:val="24"/>
        </w:rPr>
        <w:t>)</w:t>
      </w:r>
    </w:p>
    <w:p w14:paraId="486FF1AE" w14:textId="79802B35" w:rsidR="00612185" w:rsidRPr="00B7592D" w:rsidRDefault="006737FB" w:rsidP="0061218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迭代</w:t>
      </w:r>
      <w:r w:rsidR="00612185">
        <w:rPr>
          <w:rFonts w:ascii="Times New Roman" w:hAnsi="Times New Roman" w:cs="Times New Roman" w:hint="eastAsia"/>
          <w:sz w:val="24"/>
          <w:szCs w:val="24"/>
        </w:rPr>
        <w:t>结束</w:t>
      </w:r>
      <w:r>
        <w:rPr>
          <w:rFonts w:ascii="Times New Roman" w:hAnsi="Times New Roman" w:cs="Times New Roman" w:hint="eastAsia"/>
          <w:sz w:val="24"/>
          <w:szCs w:val="24"/>
        </w:rPr>
        <w:t>后，</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sidR="00B7592D">
        <w:rPr>
          <w:rFonts w:ascii="Times New Roman" w:hAnsi="Times New Roman" w:cs="Times New Roman" w:hint="eastAsia"/>
          <w:sz w:val="24"/>
          <w:szCs w:val="24"/>
        </w:rPr>
        <w:t>即所求的</w:t>
      </w:r>
      <w:r>
        <w:rPr>
          <w:rFonts w:ascii="Times New Roman" w:hAnsi="Times New Roman" w:cs="Times New Roman" w:hint="eastAsia"/>
          <w:sz w:val="24"/>
          <w:szCs w:val="24"/>
        </w:rPr>
        <w:t>最优解</w:t>
      </w:r>
      <w:r w:rsidR="00B7592D">
        <w:rPr>
          <w:rFonts w:ascii="Times New Roman" w:hAnsi="Times New Roman" w:cs="Times New Roman" w:hint="eastAsia"/>
          <w:sz w:val="24"/>
          <w:szCs w:val="24"/>
        </w:rPr>
        <w:t>。簇间路由构建的前两步主要结合簇间结构应用改进的</w:t>
      </w:r>
      <w:r w:rsidR="00B7592D">
        <w:rPr>
          <w:rFonts w:ascii="Times New Roman" w:hAnsi="Times New Roman" w:cs="Times New Roman" w:hint="eastAsia"/>
          <w:sz w:val="24"/>
          <w:szCs w:val="24"/>
        </w:rPr>
        <w:t>PSO</w:t>
      </w:r>
      <w:r w:rsidR="00B7592D">
        <w:rPr>
          <w:rFonts w:ascii="Times New Roman" w:hAnsi="Times New Roman" w:cs="Times New Roman" w:hint="eastAsia"/>
          <w:sz w:val="24"/>
          <w:szCs w:val="24"/>
        </w:rPr>
        <w:t>算法</w:t>
      </w:r>
      <w:r w:rsidR="00612185">
        <w:rPr>
          <w:rFonts w:ascii="Times New Roman" w:hAnsi="Times New Roman" w:cs="Times New Roman" w:hint="eastAsia"/>
          <w:sz w:val="24"/>
          <w:szCs w:val="24"/>
        </w:rPr>
        <w:t>，但得到的解的形式较为抽象，并不直接对应节点的</w:t>
      </w:r>
      <w:r w:rsidR="00612185">
        <w:rPr>
          <w:rFonts w:ascii="Times New Roman" w:hAnsi="Times New Roman" w:cs="Times New Roman" w:hint="eastAsia"/>
          <w:sz w:val="24"/>
          <w:szCs w:val="24"/>
        </w:rPr>
        <w:t>ID</w:t>
      </w:r>
      <w:r w:rsidR="00612185">
        <w:rPr>
          <w:rFonts w:ascii="Times New Roman" w:hAnsi="Times New Roman" w:cs="Times New Roman" w:hint="eastAsia"/>
          <w:sz w:val="24"/>
          <w:szCs w:val="24"/>
        </w:rPr>
        <w:t>，需要进一步对最优解进行处理。</w:t>
      </w:r>
    </w:p>
    <w:p w14:paraId="13DAC598" w14:textId="6B6A0EAF" w:rsidR="00612185" w:rsidRPr="00405EF3" w:rsidRDefault="00612185" w:rsidP="0061218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最后，计算出每一个簇头节点的下一跳节点。上一步中</w:t>
      </w:r>
      <w:r w:rsidR="006013EC">
        <w:rPr>
          <w:rFonts w:ascii="Times New Roman" w:hAnsi="Times New Roman" w:cs="Times New Roman" w:hint="eastAsia"/>
          <w:sz w:val="24"/>
          <w:szCs w:val="24"/>
        </w:rPr>
        <w:t>最后</w:t>
      </w:r>
      <w:r>
        <w:rPr>
          <w:rFonts w:ascii="Times New Roman" w:hAnsi="Times New Roman" w:cs="Times New Roman" w:hint="eastAsia"/>
          <w:sz w:val="24"/>
          <w:szCs w:val="24"/>
        </w:rPr>
        <w:t>得到的最优解</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Pr>
          <w:rFonts w:ascii="Times New Roman" w:hAnsi="Times New Roman" w:cs="Times New Roman" w:hint="eastAsia"/>
          <w:sz w:val="24"/>
          <w:szCs w:val="24"/>
        </w:rPr>
        <w:t>，</w:t>
      </w:r>
      <w:r w:rsidR="00E659A1">
        <w:rPr>
          <w:rFonts w:ascii="Times New Roman" w:hAnsi="Times New Roman" w:cs="Times New Roman" w:hint="eastAsia"/>
          <w:sz w:val="24"/>
          <w:szCs w:val="24"/>
        </w:rPr>
        <w:t>将</w:t>
      </w:r>
      <w:r>
        <w:rPr>
          <w:rFonts w:ascii="Times New Roman" w:hAnsi="Times New Roman" w:cs="Times New Roman" w:hint="eastAsia"/>
          <w:sz w:val="24"/>
          <w:szCs w:val="24"/>
        </w:rPr>
        <w:t>它的属性之</w:t>
      </w:r>
      <w:r w:rsidR="006013EC">
        <w:rPr>
          <w:rFonts w:ascii="Times New Roman" w:hAnsi="Times New Roman" w:cs="Times New Roman" w:hint="eastAsia"/>
          <w:sz w:val="24"/>
          <w:szCs w:val="24"/>
        </w:rPr>
        <w:t>一</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sub>
        </m:sSub>
      </m:oMath>
      <w:r w:rsidR="00E659A1">
        <w:rPr>
          <w:rFonts w:ascii="Times New Roman" w:hAnsi="Times New Roman" w:cs="Times New Roman" w:hint="eastAsia"/>
          <w:sz w:val="24"/>
          <w:szCs w:val="24"/>
        </w:rPr>
        <w:t>对应到每一个节点的</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sidR="00E659A1">
        <w:rPr>
          <w:rFonts w:ascii="Times New Roman" w:hAnsi="Times New Roman" w:cs="Times New Roman" w:hint="eastAsia"/>
          <w:sz w:val="24"/>
          <w:szCs w:val="24"/>
        </w:rPr>
        <w:t>，再用</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Pr>
          <w:rFonts w:ascii="Times New Roman" w:hAnsi="Times New Roman" w:cs="Times New Roman" w:hint="eastAsia"/>
          <w:sz w:val="24"/>
          <w:szCs w:val="24"/>
        </w:rPr>
        <w:t>指示节点的下一跳为</w:t>
      </w:r>
      <m:oMath>
        <m:sSub>
          <m:sSubPr>
            <m:ctrlPr>
              <w:rPr>
                <w:rFonts w:ascii="Cambria Math" w:hAnsi="Cambria Math" w:cs="Times New Roman"/>
                <w:sz w:val="24"/>
                <w:szCs w:val="24"/>
              </w:rPr>
            </m:ctrlPr>
          </m:sSubPr>
          <m:e>
            <m:r>
              <w:rPr>
                <w:rFonts w:ascii="Cambria Math" w:hAnsi="Cambria Math" w:cs="Times New Roman"/>
                <w:sz w:val="24"/>
                <w:szCs w:val="24"/>
              </w:rPr>
              <m:t>ch</m:t>
            </m:r>
          </m:e>
          <m:sub>
            <m:r>
              <w:rPr>
                <w:rFonts w:ascii="Cambria Math" w:hAnsi="Cambria Math" w:cs="Times New Roman"/>
                <w:sz w:val="24"/>
                <w:szCs w:val="24"/>
              </w:rPr>
              <m:t>d</m:t>
            </m:r>
          </m:sub>
        </m:sSub>
      </m:oMath>
      <w:r>
        <w:rPr>
          <w:rFonts w:ascii="Times New Roman" w:hAnsi="Times New Roman" w:cs="Times New Roman" w:hint="eastAsia"/>
          <w:sz w:val="24"/>
          <w:szCs w:val="24"/>
        </w:rPr>
        <w:t>。对于每一个</w:t>
      </w:r>
      <m:oMath>
        <m:sSub>
          <m:sSubPr>
            <m:ctrlPr>
              <w:rPr>
                <w:rFonts w:ascii="Cambria Math" w:hAnsi="Cambria Math" w:cs="Times New Roman"/>
                <w:sz w:val="24"/>
                <w:szCs w:val="24"/>
              </w:rPr>
            </m:ctrlPr>
          </m:sSubPr>
          <m:e>
            <m:r>
              <w:rPr>
                <w:rFonts w:ascii="Cambria Math" w:hAnsi="Cambria Math" w:cs="Times New Roman"/>
                <w:sz w:val="24"/>
                <w:szCs w:val="24"/>
              </w:rPr>
              <m:t>ch</m:t>
            </m:r>
          </m:e>
          <m:sub>
            <m:r>
              <w:rPr>
                <w:rFonts w:ascii="Cambria Math" w:hAnsi="Cambria Math" w:cs="Times New Roman" w:hint="eastAsia"/>
                <w:sz w:val="24"/>
                <w:szCs w:val="24"/>
              </w:rPr>
              <m:t>i</m:t>
            </m:r>
          </m:sub>
        </m:sSub>
      </m:oMath>
      <w:r>
        <w:rPr>
          <w:rFonts w:ascii="Times New Roman" w:hAnsi="Times New Roman" w:cs="Times New Roman" w:hint="eastAsia"/>
          <w:sz w:val="24"/>
          <w:szCs w:val="24"/>
        </w:rPr>
        <w:t>，它的下一跳可达节点集合为</w:t>
      </w:r>
      <m:oMath>
        <m:r>
          <w:rPr>
            <w:rFonts w:ascii="Cambria Math" w:hAnsi="Cambria Math" w:cs="Times New Roman" w:hint="eastAsia"/>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ascii="Cambria Math" w:hAnsi="Cambria Math" w:cs="Times New Roman" w:hint="eastAsia"/>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ascii="Times New Roman" w:hAnsi="Times New Roman" w:cs="Times New Roman" w:hint="eastAsia"/>
          <w:sz w:val="24"/>
          <w:szCs w:val="24"/>
        </w:rPr>
        <w:t>，</w:t>
      </w:r>
      <m:oMath>
        <m:r>
          <w:rPr>
            <w:rFonts w:ascii="Cambria Math" w:hAnsi="Cambria Math" w:cs="Times New Roman" w:hint="eastAsia"/>
            <w:sz w:val="24"/>
            <w:szCs w:val="24"/>
          </w:rPr>
          <m:t>N</m:t>
        </m:r>
        <m:r>
          <w:rPr>
            <w:rFonts w:ascii="Cambria Math" w:hAnsi="Cambria Math" w:cs="Times New Roman"/>
            <w:sz w:val="24"/>
            <w:szCs w:val="24"/>
          </w:rPr>
          <m:t>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e>
        </m:d>
      </m:oMath>
      <w:r>
        <w:rPr>
          <w:rFonts w:ascii="Times New Roman" w:hAnsi="Times New Roman" w:cs="Times New Roman" w:hint="eastAsia"/>
          <w:sz w:val="24"/>
          <w:szCs w:val="24"/>
        </w:rPr>
        <w:t>是从中选出的一个节点。我们假设</w:t>
      </w:r>
      <m:oMath>
        <m:r>
          <w:rPr>
            <w:rFonts w:ascii="Cambria Math" w:hAnsi="Cambria Math" w:cs="Times New Roman" w:hint="eastAsia"/>
            <w:sz w:val="24"/>
            <w:szCs w:val="24"/>
          </w:rPr>
          <m:t>N</m:t>
        </m:r>
        <m:r>
          <w:rPr>
            <w:rFonts w:ascii="Cambria Math" w:hAnsi="Cambria Math" w:cs="Times New Roman"/>
            <w:sz w:val="24"/>
            <w:szCs w:val="24"/>
          </w:rPr>
          <m:t>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e>
        </m:d>
      </m:oMath>
      <w:r>
        <w:rPr>
          <w:rFonts w:ascii="Times New Roman" w:hAnsi="Times New Roman" w:cs="Times New Roman" w:hint="eastAsia"/>
          <w:sz w:val="24"/>
          <w:szCs w:val="24"/>
        </w:rPr>
        <w:t>是集合</w:t>
      </w:r>
      <m:oMath>
        <m:r>
          <w:rPr>
            <w:rFonts w:ascii="Cambria Math" w:hAnsi="Cambria Math" w:cs="Times New Roman" w:hint="eastAsia"/>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ascii="Cambria Math" w:hAnsi="Cambria Math" w:cs="Times New Roman" w:hint="eastAsia"/>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ascii="Times New Roman" w:hAnsi="Times New Roman" w:cs="Times New Roman" w:hint="eastAsia"/>
          <w:sz w:val="24"/>
          <w:szCs w:val="24"/>
        </w:rPr>
        <w:t>中的第</w:t>
      </w:r>
      <m:oMath>
        <m:r>
          <w:rPr>
            <w:rFonts w:ascii="Cambria Math" w:hAnsi="Cambria Math" w:cs="Times New Roman" w:hint="eastAsia"/>
            <w:sz w:val="24"/>
            <w:szCs w:val="24"/>
          </w:rPr>
          <m:t>l</m:t>
        </m:r>
      </m:oMath>
      <w:r>
        <w:rPr>
          <w:rFonts w:ascii="Times New Roman" w:hAnsi="Times New Roman" w:cs="Times New Roman" w:hint="eastAsia"/>
          <w:sz w:val="24"/>
          <w:szCs w:val="24"/>
        </w:rPr>
        <w:t>个节点，编号为</w:t>
      </w:r>
      <m:oMath>
        <m:r>
          <w:rPr>
            <w:rFonts w:ascii="Cambria Math" w:hAnsi="Cambria Math" w:cs="Times New Roman" w:hint="eastAsia"/>
            <w:sz w:val="24"/>
            <w:szCs w:val="24"/>
          </w:rPr>
          <m:t>l</m:t>
        </m:r>
      </m:oMath>
      <w:r>
        <w:rPr>
          <w:rFonts w:ascii="Times New Roman" w:hAnsi="Times New Roman" w:cs="Times New Roman" w:hint="eastAsia"/>
          <w:sz w:val="24"/>
          <w:szCs w:val="24"/>
        </w:rPr>
        <w:t>。</w:t>
      </w:r>
      <m:oMath>
        <m:r>
          <w:rPr>
            <w:rFonts w:ascii="Cambria Math" w:hAnsi="Cambria Math" w:cs="Times New Roman" w:hint="eastAsia"/>
            <w:sz w:val="24"/>
            <w:szCs w:val="24"/>
          </w:rPr>
          <m:t>l</m:t>
        </m:r>
      </m:oMath>
      <w:r>
        <w:rPr>
          <w:rFonts w:ascii="Times New Roman" w:hAnsi="Times New Roman" w:cs="Times New Roman" w:hint="eastAsia"/>
          <w:sz w:val="24"/>
          <w:szCs w:val="24"/>
        </w:rPr>
        <w:t>的计算公式如下。其中</w:t>
      </w:r>
      <m:oMath>
        <m:r>
          <w:rPr>
            <w:rFonts w:ascii="Cambria Math" w:hAnsi="Cambria Math" w:hint="eastAsia"/>
            <w:sz w:val="24"/>
            <w:szCs w:val="24"/>
          </w:rPr>
          <m:t>ceil</m:t>
        </m:r>
        <m:r>
          <w:rPr>
            <w:rFonts w:ascii="Cambria Math" w:hAnsi="Cambria Math"/>
            <w:sz w:val="24"/>
            <w:szCs w:val="24"/>
          </w:rPr>
          <m:t>()</m:t>
        </m:r>
      </m:oMath>
      <w:r>
        <w:rPr>
          <w:rFonts w:ascii="Times New Roman" w:hAnsi="Times New Roman" w:cs="Times New Roman" w:hint="eastAsia"/>
          <w:sz w:val="24"/>
          <w:szCs w:val="24"/>
        </w:rPr>
        <w:t>是一个函数，用于返回指定表达式的最小整数。此函数保证计算得到的节点序号不超过可达节点的总数。</w:t>
      </w:r>
    </w:p>
    <w:p w14:paraId="4ADB0374" w14:textId="70C847F2" w:rsidR="00612185" w:rsidRPr="00E30594" w:rsidRDefault="00612185" w:rsidP="00612185">
      <w:pPr>
        <w:spacing w:line="400" w:lineRule="exact"/>
        <w:ind w:firstLineChars="200" w:firstLine="480"/>
        <w:jc w:val="right"/>
        <w:rPr>
          <w:rFonts w:ascii="Times New Roman" w:hAnsi="Times New Roman" w:cs="Times New Roman"/>
          <w:sz w:val="24"/>
          <w:szCs w:val="24"/>
        </w:rPr>
      </w:pPr>
      <m:oMath>
        <m:r>
          <w:rPr>
            <w:rFonts w:ascii="Cambria Math" w:hAnsi="Cambria Math" w:hint="eastAsia"/>
            <w:sz w:val="24"/>
            <w:szCs w:val="24"/>
          </w:rPr>
          <m:t>l=ceil</m:t>
        </m:r>
        <m: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hint="eastAsia"/>
                <w:sz w:val="24"/>
                <w:szCs w:val="24"/>
              </w:rPr>
              <m:t>X</m:t>
            </m:r>
          </m:e>
          <m:sub>
            <m:r>
              <w:rPr>
                <w:rFonts w:ascii="Cambria Math" w:hAnsi="Cambria Math"/>
                <w:sz w:val="24"/>
                <w:szCs w:val="24"/>
              </w:rPr>
              <m:t>i,d</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hint="eastAsia"/>
                <w:sz w:val="24"/>
                <w:szCs w:val="24"/>
              </w:rPr>
              <m:t>CH</m:t>
            </m:r>
            <m:r>
              <w:rPr>
                <w:rFonts w:ascii="Cambria Math" w:hAnsi="Cambria Math"/>
                <w:sz w:val="24"/>
                <w:szCs w:val="24"/>
              </w:rPr>
              <m:t>_N</m:t>
            </m:r>
            <m:r>
              <w:rPr>
                <w:rFonts w:ascii="Cambria Math" w:hAnsi="Cambria Math" w:hint="eastAsia"/>
                <w:sz w:val="24"/>
                <w:szCs w:val="24"/>
              </w:rPr>
              <m:t>ext</m:t>
            </m:r>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4-1</w:t>
      </w:r>
      <w:r w:rsidR="00FB0ADC">
        <w:rPr>
          <w:rFonts w:ascii="Times New Roman" w:hAnsi="Times New Roman" w:cs="Times New Roman"/>
          <w:sz w:val="24"/>
          <w:szCs w:val="24"/>
        </w:rPr>
        <w:t>9</w:t>
      </w:r>
      <w:r>
        <w:rPr>
          <w:rFonts w:ascii="Times New Roman" w:hAnsi="Times New Roman" w:cs="Times New Roman"/>
          <w:sz w:val="24"/>
          <w:szCs w:val="24"/>
        </w:rPr>
        <w:t>)</w:t>
      </w:r>
    </w:p>
    <w:p w14:paraId="77991BA9" w14:textId="6920A85A" w:rsidR="00612185" w:rsidRDefault="006013EC" w:rsidP="002463E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得到</w:t>
      </w:r>
      <m:oMath>
        <m:r>
          <w:rPr>
            <w:rFonts w:ascii="Cambria Math" w:hAnsi="Cambria Math" w:hint="eastAsia"/>
            <w:sz w:val="24"/>
            <w:szCs w:val="24"/>
          </w:rPr>
          <m:t>l</m:t>
        </m:r>
      </m:oMath>
      <w:r>
        <w:rPr>
          <w:rFonts w:ascii="Times New Roman" w:hAnsi="Times New Roman" w:cs="Times New Roman" w:hint="eastAsia"/>
          <w:sz w:val="24"/>
          <w:szCs w:val="24"/>
        </w:rPr>
        <w:t>后，在</w:t>
      </w:r>
      <m:oMath>
        <m:r>
          <w:rPr>
            <w:rFonts w:ascii="Cambria Math" w:hAnsi="Cambria Math" w:cs="Times New Roman" w:hint="eastAsia"/>
            <w:sz w:val="24"/>
            <w:szCs w:val="24"/>
          </w:rPr>
          <m:t>CH</m:t>
        </m:r>
        <m:r>
          <m:rPr>
            <m:sty m:val="p"/>
          </m:rPr>
          <w:rPr>
            <w:rFonts w:ascii="Cambria Math" w:hAnsi="Cambria Math" w:cs="Times New Roman"/>
            <w:sz w:val="24"/>
            <w:szCs w:val="24"/>
          </w:rPr>
          <m:t>_</m:t>
        </m:r>
        <m:r>
          <w:rPr>
            <w:rFonts w:ascii="Cambria Math" w:hAnsi="Cambria Math" w:cs="Times New Roman"/>
            <w:sz w:val="24"/>
            <w:szCs w:val="24"/>
          </w:rPr>
          <m:t>N</m:t>
        </m:r>
        <m:r>
          <w:rPr>
            <w:rFonts w:ascii="Cambria Math" w:hAnsi="Cambria Math" w:cs="Times New Roman" w:hint="eastAsia"/>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ascii="Times New Roman" w:hAnsi="Times New Roman" w:cs="Times New Roman" w:hint="eastAsia"/>
          <w:sz w:val="24"/>
          <w:szCs w:val="24"/>
        </w:rPr>
        <w:t>中找到的第</w:t>
      </w:r>
      <m:oMath>
        <m:r>
          <w:rPr>
            <w:rFonts w:ascii="Cambria Math" w:hAnsi="Cambria Math" w:cs="Times New Roman" w:hint="eastAsia"/>
            <w:sz w:val="24"/>
            <w:szCs w:val="24"/>
          </w:rPr>
          <m:t>l</m:t>
        </m:r>
      </m:oMath>
      <w:r>
        <w:rPr>
          <w:rFonts w:ascii="Times New Roman" w:hAnsi="Times New Roman" w:cs="Times New Roman" w:hint="eastAsia"/>
          <w:sz w:val="24"/>
          <w:szCs w:val="24"/>
        </w:rPr>
        <w:t>个节点，即为簇头节点</w:t>
      </w:r>
      <m:oMath>
        <m:sSub>
          <m:sSubPr>
            <m:ctrlPr>
              <w:rPr>
                <w:rFonts w:ascii="Cambria Math" w:hAnsi="Cambria Math" w:cs="Times New Roman"/>
                <w:sz w:val="24"/>
                <w:szCs w:val="24"/>
              </w:rPr>
            </m:ctrlPr>
          </m:sSubPr>
          <m:e>
            <m:r>
              <w:rPr>
                <w:rFonts w:ascii="Cambria Math" w:hAnsi="Cambria Math" w:cs="Times New Roman"/>
                <w:sz w:val="24"/>
                <w:szCs w:val="24"/>
              </w:rPr>
              <m:t>ch</m:t>
            </m:r>
          </m:e>
          <m:sub>
            <m:r>
              <w:rPr>
                <w:rFonts w:ascii="Cambria Math" w:hAnsi="Cambria Math" w:cs="Times New Roman" w:hint="eastAsia"/>
                <w:sz w:val="24"/>
                <w:szCs w:val="24"/>
              </w:rPr>
              <m:t>i</m:t>
            </m:r>
          </m:sub>
        </m:sSub>
      </m:oMath>
      <w:r>
        <w:rPr>
          <w:rFonts w:ascii="Times New Roman" w:hAnsi="Times New Roman" w:cs="Times New Roman" w:hint="eastAsia"/>
          <w:sz w:val="24"/>
          <w:szCs w:val="24"/>
        </w:rPr>
        <w:t>的下一跳节</w:t>
      </w:r>
      <w:r>
        <w:rPr>
          <w:rFonts w:ascii="Times New Roman" w:hAnsi="Times New Roman" w:cs="Times New Roman" w:hint="eastAsia"/>
          <w:sz w:val="24"/>
          <w:szCs w:val="24"/>
        </w:rPr>
        <w:lastRenderedPageBreak/>
        <w:t>点。</w:t>
      </w:r>
    </w:p>
    <w:p w14:paraId="600829DA" w14:textId="0B2DFD9F" w:rsidR="00612185" w:rsidRDefault="006013EC" w:rsidP="002463E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综上所述，簇间路由机制的构造流程如图下所示。</w:t>
      </w:r>
    </w:p>
    <w:p w14:paraId="5FDC1429" w14:textId="6501E20F" w:rsidR="00D54189" w:rsidRDefault="003F62C5" w:rsidP="00B7592D">
      <w:pPr>
        <w:ind w:firstLineChars="200" w:firstLine="420"/>
        <w:jc w:val="center"/>
        <w:rPr>
          <w:rFonts w:ascii="Times New Roman" w:hAnsi="Times New Roman" w:cs="Times New Roman"/>
          <w:sz w:val="24"/>
          <w:szCs w:val="24"/>
        </w:rPr>
      </w:pPr>
      <w:r>
        <w:rPr>
          <w:noProof/>
        </w:rPr>
        <w:drawing>
          <wp:inline distT="0" distB="0" distL="0" distR="0" wp14:anchorId="4404962B" wp14:editId="55F7DB2E">
            <wp:extent cx="2984238" cy="612000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4238" cy="6120000"/>
                    </a:xfrm>
                    <a:prstGeom prst="rect">
                      <a:avLst/>
                    </a:prstGeom>
                    <a:noFill/>
                    <a:ln>
                      <a:noFill/>
                    </a:ln>
                  </pic:spPr>
                </pic:pic>
              </a:graphicData>
            </a:graphic>
          </wp:inline>
        </w:drawing>
      </w:r>
    </w:p>
    <w:p w14:paraId="669F9644" w14:textId="7E6771BC" w:rsidR="00B7592D" w:rsidRPr="00B7592D" w:rsidRDefault="00B7592D" w:rsidP="00B7592D">
      <w:pPr>
        <w:ind w:firstLineChars="200"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4-</w:t>
      </w:r>
      <w:r>
        <w:rPr>
          <w:rFonts w:ascii="Times New Roman" w:eastAsia="楷体" w:hAnsi="Times New Roman" w:cs="Times New Roman"/>
          <w:szCs w:val="21"/>
        </w:rPr>
        <w:t>2</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簇间路由构造流程图</w:t>
      </w:r>
    </w:p>
    <w:p w14:paraId="4D21D871" w14:textId="72F76558" w:rsidR="0078369C" w:rsidRPr="0078369C" w:rsidRDefault="003354A3" w:rsidP="003354A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我们</w:t>
      </w:r>
      <w:r w:rsidRPr="003354A3">
        <w:rPr>
          <w:rFonts w:ascii="Times New Roman" w:hAnsi="Times New Roman" w:cs="Times New Roman"/>
          <w:sz w:val="24"/>
          <w:szCs w:val="24"/>
        </w:rPr>
        <w:t>以</w:t>
      </w:r>
      <w:r w:rsidRPr="003354A3">
        <w:rPr>
          <w:rFonts w:ascii="Times New Roman" w:hAnsi="Times New Roman" w:cs="Times New Roman"/>
          <w:sz w:val="24"/>
          <w:szCs w:val="24"/>
        </w:rPr>
        <w:t>1</w:t>
      </w:r>
      <w:r w:rsidRPr="003354A3">
        <w:rPr>
          <w:rFonts w:ascii="Times New Roman" w:hAnsi="Times New Roman" w:cs="Times New Roman"/>
          <w:sz w:val="24"/>
          <w:szCs w:val="24"/>
        </w:rPr>
        <w:t>个</w:t>
      </w:r>
      <m:oMath>
        <m:r>
          <w:rPr>
            <w:rFonts w:ascii="Cambria Math" w:hAnsi="Cambria Math" w:cs="Times New Roman"/>
            <w:sz w:val="24"/>
            <w:szCs w:val="24"/>
          </w:rPr>
          <m:t>Sink</m:t>
        </m:r>
      </m:oMath>
      <w:r w:rsidRPr="003354A3">
        <w:rPr>
          <w:rFonts w:ascii="Times New Roman" w:hAnsi="Times New Roman" w:cs="Times New Roman"/>
          <w:iCs/>
          <w:sz w:val="24"/>
          <w:szCs w:val="24"/>
        </w:rPr>
        <w:t>和</w:t>
      </w:r>
      <w:r w:rsidRPr="003354A3">
        <w:rPr>
          <w:rFonts w:ascii="Times New Roman" w:hAnsi="Times New Roman" w:cs="Times New Roman"/>
          <w:iCs/>
          <w:sz w:val="24"/>
          <w:szCs w:val="24"/>
        </w:rPr>
        <w:t>11</w:t>
      </w:r>
      <w:r w:rsidRPr="003354A3">
        <w:rPr>
          <w:rFonts w:ascii="Times New Roman" w:hAnsi="Times New Roman" w:cs="Times New Roman"/>
          <w:iCs/>
          <w:sz w:val="24"/>
          <w:szCs w:val="24"/>
        </w:rPr>
        <w:t>个</w:t>
      </w:r>
      <w:r>
        <w:rPr>
          <w:rFonts w:ascii="Times New Roman" w:hAnsi="Times New Roman" w:cs="Times New Roman" w:hint="eastAsia"/>
          <w:iCs/>
          <w:sz w:val="24"/>
          <w:szCs w:val="24"/>
        </w:rPr>
        <w:t>CH</w:t>
      </w:r>
      <w:r>
        <w:rPr>
          <w:rFonts w:ascii="Times New Roman" w:hAnsi="Times New Roman" w:cs="Times New Roman" w:hint="eastAsia"/>
          <w:iCs/>
          <w:sz w:val="24"/>
          <w:szCs w:val="24"/>
        </w:rPr>
        <w:t>为例，</w:t>
      </w:r>
      <w:r w:rsidR="006C6FFB">
        <w:rPr>
          <w:rFonts w:ascii="Times New Roman" w:hAnsi="Times New Roman" w:cs="Times New Roman" w:hint="eastAsia"/>
          <w:iCs/>
          <w:sz w:val="24"/>
          <w:szCs w:val="24"/>
        </w:rPr>
        <w:t>详细</w:t>
      </w:r>
      <w:r>
        <w:rPr>
          <w:rFonts w:ascii="Times New Roman" w:hAnsi="Times New Roman" w:cs="Times New Roman" w:hint="eastAsia"/>
          <w:iCs/>
          <w:sz w:val="24"/>
          <w:szCs w:val="24"/>
        </w:rPr>
        <w:t>说明</w:t>
      </w:r>
      <w:r w:rsidR="006C6FFB">
        <w:rPr>
          <w:rFonts w:ascii="Times New Roman" w:hAnsi="Times New Roman" w:cs="Times New Roman" w:hint="eastAsia"/>
          <w:iCs/>
          <w:sz w:val="24"/>
          <w:szCs w:val="24"/>
        </w:rPr>
        <w:t>簇间</w:t>
      </w:r>
      <w:r>
        <w:rPr>
          <w:rFonts w:ascii="Times New Roman" w:hAnsi="Times New Roman" w:cs="Times New Roman" w:hint="eastAsia"/>
          <w:iCs/>
          <w:sz w:val="24"/>
          <w:szCs w:val="24"/>
        </w:rPr>
        <w:t>路由构建过程。对于每一个</w:t>
      </w:r>
      <m:oMath>
        <m:sSub>
          <m:sSubPr>
            <m:ctrlPr>
              <w:rPr>
                <w:rFonts w:ascii="Cambria Math" w:hAnsi="Cambria Math" w:cs="Times New Roman"/>
                <w:i/>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oMath>
      <w:r>
        <w:rPr>
          <w:rFonts w:ascii="Times New Roman" w:hAnsi="Times New Roman" w:cs="Times New Roman" w:hint="eastAsia"/>
          <w:sz w:val="24"/>
          <w:szCs w:val="24"/>
        </w:rPr>
        <w:t>，</w:t>
      </w:r>
      <m:oMath>
        <m:r>
          <m:rPr>
            <m:sty m:val="p"/>
          </m:rPr>
          <w:rPr>
            <w:rFonts w:ascii="Cambria Math" w:hAnsi="Cambria Math" w:cs="Times New Roman"/>
            <w:sz w:val="24"/>
            <w:szCs w:val="24"/>
          </w:rPr>
          <m:t>1≤</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11</m:t>
        </m:r>
      </m:oMath>
      <w:r>
        <w:rPr>
          <w:rFonts w:ascii="Times New Roman" w:hAnsi="Times New Roman" w:cs="Times New Roman" w:hint="eastAsia"/>
          <w:iCs/>
          <w:sz w:val="24"/>
          <w:szCs w:val="24"/>
        </w:rPr>
        <w:t>，它</w:t>
      </w:r>
      <w:r w:rsidR="0078369C">
        <w:rPr>
          <w:rFonts w:ascii="Times New Roman" w:hAnsi="Times New Roman" w:cs="Times New Roman" w:hint="eastAsia"/>
          <w:iCs/>
          <w:sz w:val="24"/>
          <w:szCs w:val="24"/>
        </w:rPr>
        <w:t>都</w:t>
      </w:r>
      <w:r>
        <w:rPr>
          <w:rFonts w:ascii="Times New Roman" w:hAnsi="Times New Roman" w:cs="Times New Roman" w:hint="eastAsia"/>
          <w:iCs/>
          <w:sz w:val="24"/>
          <w:szCs w:val="24"/>
        </w:rPr>
        <w:t>有自己的下一跳可达节点集合</w:t>
      </w:r>
      <m:oMath>
        <m:r>
          <w:rPr>
            <w:rFonts w:ascii="Cambria Math" w:hAnsi="Cambria Math" w:cs="Times New Roman" w:hint="eastAsia"/>
            <w:sz w:val="24"/>
            <w:szCs w:val="24"/>
          </w:rPr>
          <m:t>C</m:t>
        </m:r>
        <m:sSub>
          <m:sSubPr>
            <m:ctrlPr>
              <w:rPr>
                <w:rFonts w:ascii="Cambria Math" w:hAnsi="Cambria Math" w:cs="Times New Roman"/>
                <w:sz w:val="24"/>
                <w:szCs w:val="24"/>
              </w:rPr>
            </m:ctrlPr>
          </m:sSubPr>
          <m:e>
            <m:r>
              <w:rPr>
                <w:rFonts w:ascii="Cambria Math" w:hAnsi="Cambria Math" w:cs="Times New Roman" w:hint="eastAsia"/>
                <w:sz w:val="24"/>
                <w:szCs w:val="24"/>
              </w:rPr>
              <m:t>H</m:t>
            </m:r>
            <m:ctrlPr>
              <w:rPr>
                <w:rFonts w:ascii="Cambria Math" w:hAnsi="Cambria Math" w:cs="Times New Roman" w:hint="eastAsia"/>
                <w:i/>
                <w:iCs/>
                <w:sz w:val="24"/>
                <w:szCs w:val="24"/>
              </w:rPr>
            </m:ctrlPr>
          </m:e>
          <m:sub>
            <m:r>
              <w:rPr>
                <w:rFonts w:ascii="Cambria Math" w:hAnsi="Cambria Math" w:cs="Times New Roman"/>
                <w:sz w:val="24"/>
                <w:szCs w:val="24"/>
              </w:rPr>
              <m:t>N</m:t>
            </m:r>
            <m:r>
              <w:rPr>
                <w:rFonts w:ascii="Cambria Math" w:hAnsi="Cambria Math" w:cs="Times New Roman" w:hint="eastAsia"/>
                <w:sz w:val="24"/>
                <w:szCs w:val="24"/>
              </w:rPr>
              <m:t>ext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c</m:t>
                    </m:r>
                    <m:r>
                      <w:rPr>
                        <w:rFonts w:ascii="Cambria Math" w:hAnsi="Cambria Math" w:cs="Times New Roman"/>
                        <w:sz w:val="24"/>
                        <w:szCs w:val="24"/>
                      </w:rPr>
                      <m:t>h</m:t>
                    </m:r>
                  </m:e>
                  <m:sub>
                    <m:r>
                      <w:rPr>
                        <w:rFonts w:ascii="Cambria Math" w:hAnsi="Cambria Math" w:cs="Times New Roman"/>
                        <w:sz w:val="24"/>
                        <w:szCs w:val="24"/>
                      </w:rPr>
                      <m:t>i</m:t>
                    </m:r>
                  </m:sub>
                </m:sSub>
              </m:e>
            </m:d>
          </m:sub>
        </m:sSub>
      </m:oMath>
      <w:r w:rsidR="006C6FFB">
        <w:rPr>
          <w:rFonts w:ascii="Times New Roman" w:hAnsi="Times New Roman" w:cs="Times New Roman" w:hint="eastAsia"/>
          <w:sz w:val="24"/>
          <w:szCs w:val="24"/>
        </w:rPr>
        <w:t>，并通过改进的</w:t>
      </w:r>
      <w:r w:rsidR="006C6FFB">
        <w:rPr>
          <w:rFonts w:ascii="Times New Roman" w:hAnsi="Times New Roman" w:cs="Times New Roman" w:hint="eastAsia"/>
          <w:sz w:val="24"/>
          <w:szCs w:val="24"/>
        </w:rPr>
        <w:t>PSO</w:t>
      </w:r>
      <w:r w:rsidR="0078369C">
        <w:rPr>
          <w:rFonts w:ascii="Times New Roman" w:hAnsi="Times New Roman" w:cs="Times New Roman" w:hint="eastAsia"/>
          <w:sz w:val="24"/>
          <w:szCs w:val="24"/>
        </w:rPr>
        <w:t>计算</w:t>
      </w:r>
      <w:r w:rsidR="006C6FFB" w:rsidRPr="006C6FFB">
        <w:rPr>
          <w:rFonts w:ascii="Times New Roman" w:hAnsi="Times New Roman" w:cs="Times New Roman" w:hint="eastAsia"/>
          <w:sz w:val="24"/>
          <w:szCs w:val="24"/>
        </w:rPr>
        <w:t>得到</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i,d</m:t>
            </m:r>
          </m:sub>
        </m:sSub>
      </m:oMath>
      <w:r w:rsidR="006C6FFB">
        <w:rPr>
          <w:rFonts w:ascii="Times New Roman" w:hAnsi="Times New Roman" w:cs="Times New Roman" w:hint="eastAsia"/>
          <w:sz w:val="24"/>
          <w:szCs w:val="24"/>
        </w:rPr>
        <w:t>。</w:t>
      </w:r>
      <w:r w:rsidR="0078369C">
        <w:rPr>
          <w:rFonts w:ascii="Times New Roman" w:hAnsi="Times New Roman" w:cs="Times New Roman" w:hint="eastAsia"/>
          <w:sz w:val="24"/>
          <w:szCs w:val="24"/>
        </w:rPr>
        <w:t>将以上信息记录在表</w:t>
      </w:r>
      <w:r w:rsidR="006C6FFB">
        <w:rPr>
          <w:rFonts w:ascii="Times New Roman" w:hAnsi="Times New Roman" w:cs="Times New Roman" w:hint="eastAsia"/>
          <w:sz w:val="24"/>
          <w:szCs w:val="24"/>
        </w:rPr>
        <w:t>4-</w:t>
      </w:r>
      <w:r w:rsidR="006C6FFB">
        <w:rPr>
          <w:rFonts w:ascii="Times New Roman" w:hAnsi="Times New Roman" w:cs="Times New Roman"/>
          <w:sz w:val="24"/>
          <w:szCs w:val="24"/>
        </w:rPr>
        <w:t>1</w:t>
      </w:r>
      <w:r w:rsidR="0078369C">
        <w:rPr>
          <w:rFonts w:ascii="Times New Roman" w:hAnsi="Times New Roman" w:cs="Times New Roman" w:hint="eastAsia"/>
          <w:sz w:val="24"/>
          <w:szCs w:val="24"/>
        </w:rPr>
        <w:t>中，</w:t>
      </w:r>
      <w:r w:rsidR="006C6FFB">
        <w:rPr>
          <w:rFonts w:ascii="Times New Roman" w:hAnsi="Times New Roman" w:cs="Times New Roman" w:hint="eastAsia"/>
          <w:sz w:val="24"/>
          <w:szCs w:val="24"/>
        </w:rPr>
        <w:t>第一列是簇头节点</w:t>
      </w:r>
      <w:r w:rsidR="0078369C">
        <w:rPr>
          <w:rFonts w:ascii="Times New Roman" w:hAnsi="Times New Roman" w:cs="Times New Roman" w:hint="eastAsia"/>
          <w:sz w:val="24"/>
          <w:szCs w:val="24"/>
        </w:rPr>
        <w:t>名字；</w:t>
      </w:r>
      <w:r w:rsidR="006C6FFB">
        <w:rPr>
          <w:rFonts w:ascii="Times New Roman" w:hAnsi="Times New Roman" w:cs="Times New Roman" w:hint="eastAsia"/>
          <w:sz w:val="24"/>
          <w:szCs w:val="24"/>
        </w:rPr>
        <w:t>第二列是下一跳可达节点的集合</w:t>
      </w:r>
      <w:r w:rsidR="0078369C">
        <w:rPr>
          <w:rFonts w:ascii="Times New Roman" w:hAnsi="Times New Roman" w:cs="Times New Roman" w:hint="eastAsia"/>
          <w:sz w:val="24"/>
          <w:szCs w:val="24"/>
        </w:rPr>
        <w:t>；</w:t>
      </w:r>
      <w:r w:rsidR="006C6FFB">
        <w:rPr>
          <w:rFonts w:ascii="Times New Roman" w:hAnsi="Times New Roman" w:cs="Times New Roman" w:hint="eastAsia"/>
          <w:sz w:val="24"/>
          <w:szCs w:val="24"/>
        </w:rPr>
        <w:t>第三列是</w:t>
      </w:r>
      <w:r w:rsidR="0078369C">
        <w:rPr>
          <w:rFonts w:ascii="Times New Roman" w:hAnsi="Times New Roman" w:cs="Times New Roman" w:hint="eastAsia"/>
          <w:sz w:val="24"/>
          <w:szCs w:val="24"/>
        </w:rPr>
        <w:t>计算得出的最优解的</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i,d</m:t>
            </m:r>
          </m:sub>
        </m:sSub>
      </m:oMath>
      <w:r w:rsidR="0078369C">
        <w:rPr>
          <w:rFonts w:ascii="Times New Roman" w:hAnsi="Times New Roman" w:cs="Times New Roman" w:hint="eastAsia"/>
          <w:sz w:val="24"/>
          <w:szCs w:val="24"/>
        </w:rPr>
        <w:t>；第四列是根据公式</w:t>
      </w:r>
      <w:r w:rsidR="0078369C">
        <w:rPr>
          <w:rFonts w:ascii="Times New Roman" w:hAnsi="Times New Roman" w:cs="Times New Roman" w:hint="eastAsia"/>
          <w:sz w:val="24"/>
          <w:szCs w:val="24"/>
        </w:rPr>
        <w:t>4-</w:t>
      </w:r>
      <w:r w:rsidR="0078369C">
        <w:rPr>
          <w:rFonts w:ascii="Times New Roman" w:hAnsi="Times New Roman" w:cs="Times New Roman"/>
          <w:sz w:val="24"/>
          <w:szCs w:val="24"/>
        </w:rPr>
        <w:t>18</w:t>
      </w:r>
      <w:r w:rsidR="0078369C">
        <w:rPr>
          <w:rFonts w:ascii="Times New Roman" w:hAnsi="Times New Roman" w:cs="Times New Roman" w:hint="eastAsia"/>
          <w:sz w:val="24"/>
          <w:szCs w:val="24"/>
        </w:rPr>
        <w:t>计算得出下一跳节点在集合中的序号；第五列是序号对应的节点名称，即下一跳节点。</w:t>
      </w:r>
    </w:p>
    <w:p w14:paraId="7F3D37AA" w14:textId="21F6DB97" w:rsidR="005421EB" w:rsidRPr="00E26031" w:rsidRDefault="005421EB" w:rsidP="005421EB">
      <w:pPr>
        <w:jc w:val="center"/>
        <w:rPr>
          <w:rFonts w:ascii="Times New Roman" w:eastAsia="楷体" w:hAnsi="Times New Roman" w:cs="Times New Roman"/>
          <w:szCs w:val="21"/>
        </w:rPr>
      </w:pPr>
      <w:r w:rsidRPr="00E26031">
        <w:rPr>
          <w:rFonts w:ascii="Times New Roman" w:eastAsia="楷体" w:hAnsi="Times New Roman" w:cs="Times New Roman"/>
          <w:szCs w:val="21"/>
        </w:rPr>
        <w:t>表</w:t>
      </w:r>
      <w:r w:rsidRPr="005421EB">
        <w:rPr>
          <w:rFonts w:ascii="Times New Roman" w:eastAsia="楷体" w:hAnsi="Times New Roman" w:cs="Times New Roman"/>
          <w:szCs w:val="21"/>
        </w:rPr>
        <w:t xml:space="preserve">4-1 </w:t>
      </w:r>
      <m:oMath>
        <m:r>
          <w:rPr>
            <w:rFonts w:ascii="Cambria Math" w:hAnsi="Cambria Math" w:hint="eastAsia"/>
            <w:szCs w:val="21"/>
          </w:rPr>
          <m:t>CH</m:t>
        </m:r>
      </m:oMath>
      <w:r>
        <w:rPr>
          <w:rFonts w:ascii="Times New Roman" w:eastAsia="楷体" w:hAnsi="Times New Roman" w:cs="Times New Roman" w:hint="eastAsia"/>
          <w:szCs w:val="21"/>
        </w:rPr>
        <w:t>的</w:t>
      </w:r>
      <w:r w:rsidR="00D41615">
        <w:rPr>
          <w:rFonts w:ascii="Times New Roman" w:eastAsia="楷体" w:hAnsi="Times New Roman" w:cs="Times New Roman" w:hint="eastAsia"/>
          <w:szCs w:val="21"/>
        </w:rPr>
        <w:t>下一跳节点选择</w:t>
      </w:r>
    </w:p>
    <w:tbl>
      <w:tblPr>
        <w:tblStyle w:val="af2"/>
        <w:tblW w:w="0" w:type="auto"/>
        <w:jc w:val="center"/>
        <w:tblLook w:val="04A0" w:firstRow="1" w:lastRow="0" w:firstColumn="1" w:lastColumn="0" w:noHBand="0" w:noVBand="1"/>
      </w:tblPr>
      <w:tblGrid>
        <w:gridCol w:w="1555"/>
        <w:gridCol w:w="2047"/>
        <w:gridCol w:w="1485"/>
        <w:gridCol w:w="1468"/>
        <w:gridCol w:w="1741"/>
      </w:tblGrid>
      <w:tr w:rsidR="00C014B3" w:rsidRPr="00D41615" w14:paraId="54A0E62E" w14:textId="77777777" w:rsidTr="00D41615">
        <w:trPr>
          <w:jc w:val="center"/>
        </w:trPr>
        <w:tc>
          <w:tcPr>
            <w:tcW w:w="1555" w:type="dxa"/>
          </w:tcPr>
          <w:p w14:paraId="6A8D6F30" w14:textId="77588B68" w:rsidR="00C014B3" w:rsidRPr="00D41615" w:rsidRDefault="00D41615" w:rsidP="0033727D">
            <w:pPr>
              <w:jc w:val="center"/>
              <w:rPr>
                <w:rFonts w:ascii="Times New Roman" w:hAnsi="Times New Roman" w:cs="Times New Roman"/>
                <w:szCs w:val="21"/>
              </w:rPr>
            </w:pPr>
            <m:oMathPara>
              <m:oMath>
                <m:r>
                  <w:rPr>
                    <w:rFonts w:ascii="Cambria Math" w:hAnsi="Cambria Math" w:hint="eastAsia"/>
                    <w:szCs w:val="21"/>
                  </w:rPr>
                  <m:t>CH</m:t>
                </m:r>
              </m:oMath>
            </m:oMathPara>
          </w:p>
        </w:tc>
        <w:tc>
          <w:tcPr>
            <w:tcW w:w="2047" w:type="dxa"/>
          </w:tcPr>
          <w:p w14:paraId="581416C5" w14:textId="6B93978E" w:rsidR="00C014B3" w:rsidRPr="00D41615" w:rsidRDefault="00C014B3" w:rsidP="0033727D">
            <w:pPr>
              <w:jc w:val="center"/>
              <w:rPr>
                <w:rFonts w:ascii="Times New Roman" w:hAnsi="Times New Roman" w:cs="Times New Roman"/>
                <w:szCs w:val="21"/>
              </w:rPr>
            </w:pPr>
            <m:oMathPara>
              <m:oMath>
                <m:r>
                  <w:rPr>
                    <w:rFonts w:ascii="Cambria Math" w:hAnsi="Cambria Math" w:cs="Times New Roman"/>
                    <w:szCs w:val="21"/>
                  </w:rPr>
                  <m:t>CH</m:t>
                </m:r>
                <m:r>
                  <m:rPr>
                    <m:sty m:val="p"/>
                  </m:rPr>
                  <w:rPr>
                    <w:rFonts w:ascii="Cambria Math" w:hAnsi="Cambria Math" w:cs="Times New Roman"/>
                    <w:szCs w:val="21"/>
                  </w:rPr>
                  <m:t>_</m:t>
                </m:r>
                <m:r>
                  <w:rPr>
                    <w:rFonts w:ascii="Cambria Math" w:hAnsi="Cambria Math" w:cs="Times New Roman"/>
                    <w:szCs w:val="21"/>
                  </w:rPr>
                  <m:t>Next</m:t>
                </m:r>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i</m:t>
                    </m:r>
                  </m:sub>
                </m:sSub>
                <m:r>
                  <m:rPr>
                    <m:sty m:val="p"/>
                  </m:rPr>
                  <w:rPr>
                    <w:rFonts w:ascii="Cambria Math" w:hAnsi="Cambria Math" w:cs="Times New Roman"/>
                    <w:szCs w:val="21"/>
                  </w:rPr>
                  <m:t>)</m:t>
                </m:r>
              </m:oMath>
            </m:oMathPara>
          </w:p>
        </w:tc>
        <w:tc>
          <w:tcPr>
            <w:tcW w:w="1485" w:type="dxa"/>
          </w:tcPr>
          <w:p w14:paraId="30C65FA3" w14:textId="46CA42C6" w:rsidR="00C014B3" w:rsidRPr="00E659A1" w:rsidRDefault="008728F1" w:rsidP="0033727D">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hint="eastAsia"/>
                        <w:szCs w:val="21"/>
                      </w:rPr>
                      <m:t>RV</m:t>
                    </m:r>
                  </m:e>
                  <m:sub>
                    <m:r>
                      <w:rPr>
                        <w:rFonts w:ascii="Cambria Math" w:hAnsi="Cambria Math" w:cs="Times New Roman"/>
                        <w:szCs w:val="21"/>
                      </w:rPr>
                      <m:t>i</m:t>
                    </m:r>
                  </m:sub>
                </m:sSub>
              </m:oMath>
            </m:oMathPara>
          </w:p>
        </w:tc>
        <w:tc>
          <w:tcPr>
            <w:tcW w:w="1468" w:type="dxa"/>
          </w:tcPr>
          <w:p w14:paraId="312CACF9" w14:textId="29894E88" w:rsidR="00C014B3" w:rsidRPr="00D41615" w:rsidRDefault="00C014B3" w:rsidP="0033727D">
            <w:pPr>
              <w:jc w:val="center"/>
              <w:rPr>
                <w:rFonts w:ascii="Times New Roman" w:hAnsi="Times New Roman" w:cs="Times New Roman"/>
                <w:szCs w:val="21"/>
              </w:rPr>
            </w:pPr>
            <m:oMathPara>
              <m:oMath>
                <m:r>
                  <w:rPr>
                    <w:rFonts w:ascii="Cambria Math" w:hAnsi="Cambria Math" w:cs="Times New Roman"/>
                    <w:szCs w:val="21"/>
                  </w:rPr>
                  <m:t>l</m:t>
                </m:r>
              </m:oMath>
            </m:oMathPara>
          </w:p>
        </w:tc>
        <w:tc>
          <w:tcPr>
            <w:tcW w:w="1741" w:type="dxa"/>
          </w:tcPr>
          <w:p w14:paraId="4EEF7D25" w14:textId="6B63009C" w:rsidR="00C014B3" w:rsidRPr="00D41615" w:rsidRDefault="00C014B3" w:rsidP="0033727D">
            <w:pPr>
              <w:jc w:val="center"/>
              <w:rPr>
                <w:rFonts w:ascii="Times New Roman" w:hAnsi="Times New Roman" w:cs="Times New Roman"/>
                <w:szCs w:val="21"/>
              </w:rPr>
            </w:pPr>
            <m:oMathPara>
              <m:oMath>
                <m:r>
                  <w:rPr>
                    <w:rFonts w:ascii="Cambria Math" w:hAnsi="Cambria Math" w:cs="Times New Roman"/>
                    <w:szCs w:val="21"/>
                  </w:rPr>
                  <m:t>NextHop</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i</m:t>
                        </m:r>
                      </m:sub>
                    </m:sSub>
                  </m:e>
                </m:d>
              </m:oMath>
            </m:oMathPara>
          </w:p>
        </w:tc>
      </w:tr>
      <w:tr w:rsidR="00D41615" w:rsidRPr="00D41615" w14:paraId="1FE973B1" w14:textId="77777777" w:rsidTr="00C32993">
        <w:trPr>
          <w:jc w:val="center"/>
        </w:trPr>
        <w:tc>
          <w:tcPr>
            <w:tcW w:w="1555" w:type="dxa"/>
          </w:tcPr>
          <w:p w14:paraId="3BAB6893" w14:textId="21144E44"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m:t>
                    </m:r>
                  </m:sub>
                </m:sSub>
              </m:oMath>
            </m:oMathPara>
          </w:p>
        </w:tc>
        <w:tc>
          <w:tcPr>
            <w:tcW w:w="2047" w:type="dxa"/>
          </w:tcPr>
          <w:p w14:paraId="2908B72E" w14:textId="7CBAD2EA"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4</m:t>
                        </m:r>
                      </m:sub>
                    </m:sSub>
                  </m:e>
                </m:d>
              </m:oMath>
            </m:oMathPara>
          </w:p>
        </w:tc>
        <w:tc>
          <w:tcPr>
            <w:tcW w:w="1485" w:type="dxa"/>
            <w:vAlign w:val="center"/>
          </w:tcPr>
          <w:p w14:paraId="1ED3E61C" w14:textId="0E183039"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0.82</w:t>
            </w:r>
          </w:p>
        </w:tc>
        <w:tc>
          <w:tcPr>
            <w:tcW w:w="1468" w:type="dxa"/>
          </w:tcPr>
          <w:p w14:paraId="569A25F1" w14:textId="781BC1B3"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39D79E87" w14:textId="35301E41"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4</m:t>
                    </m:r>
                  </m:sub>
                </m:sSub>
              </m:oMath>
            </m:oMathPara>
          </w:p>
        </w:tc>
      </w:tr>
      <w:tr w:rsidR="00D41615" w:rsidRPr="00D41615" w14:paraId="01651E8E" w14:textId="77777777" w:rsidTr="00C32993">
        <w:trPr>
          <w:jc w:val="center"/>
        </w:trPr>
        <w:tc>
          <w:tcPr>
            <w:tcW w:w="1555" w:type="dxa"/>
          </w:tcPr>
          <w:p w14:paraId="5A080E30" w14:textId="00CF47DF"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2</m:t>
                    </m:r>
                  </m:sub>
                </m:sSub>
              </m:oMath>
            </m:oMathPara>
          </w:p>
        </w:tc>
        <w:tc>
          <w:tcPr>
            <w:tcW w:w="2047" w:type="dxa"/>
          </w:tcPr>
          <w:p w14:paraId="0D020417" w14:textId="47F60156"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5</m:t>
                        </m:r>
                      </m:sub>
                    </m:sSub>
                  </m:e>
                </m:d>
              </m:oMath>
            </m:oMathPara>
          </w:p>
        </w:tc>
        <w:tc>
          <w:tcPr>
            <w:tcW w:w="1485" w:type="dxa"/>
            <w:vAlign w:val="center"/>
          </w:tcPr>
          <w:p w14:paraId="31B3B622" w14:textId="50FEBAC5"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0.69</w:t>
            </w:r>
          </w:p>
        </w:tc>
        <w:tc>
          <w:tcPr>
            <w:tcW w:w="1468" w:type="dxa"/>
          </w:tcPr>
          <w:p w14:paraId="269FE4BF" w14:textId="5BE2F433"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02152CD2" w14:textId="1AE46A49"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5</m:t>
                    </m:r>
                  </m:sub>
                </m:sSub>
              </m:oMath>
            </m:oMathPara>
          </w:p>
        </w:tc>
      </w:tr>
      <w:tr w:rsidR="00D41615" w:rsidRPr="00D41615" w14:paraId="488BD847" w14:textId="77777777" w:rsidTr="00C32993">
        <w:trPr>
          <w:jc w:val="center"/>
        </w:trPr>
        <w:tc>
          <w:tcPr>
            <w:tcW w:w="1555" w:type="dxa"/>
          </w:tcPr>
          <w:p w14:paraId="1F51CBC9" w14:textId="73F48F4F"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3</m:t>
                    </m:r>
                  </m:sub>
                </m:sSub>
              </m:oMath>
            </m:oMathPara>
          </w:p>
        </w:tc>
        <w:tc>
          <w:tcPr>
            <w:tcW w:w="2047" w:type="dxa"/>
          </w:tcPr>
          <w:p w14:paraId="07673728" w14:textId="163F2915"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4</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5</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6</m:t>
                        </m:r>
                      </m:sub>
                    </m:sSub>
                  </m:e>
                </m:d>
              </m:oMath>
            </m:oMathPara>
          </w:p>
        </w:tc>
        <w:tc>
          <w:tcPr>
            <w:tcW w:w="1485" w:type="dxa"/>
            <w:vAlign w:val="center"/>
          </w:tcPr>
          <w:p w14:paraId="15D5124E" w14:textId="574FFD05"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0.18</w:t>
            </w:r>
          </w:p>
        </w:tc>
        <w:tc>
          <w:tcPr>
            <w:tcW w:w="1468" w:type="dxa"/>
          </w:tcPr>
          <w:p w14:paraId="1793AE71" w14:textId="2CBF3241"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1</w:t>
            </w:r>
          </w:p>
        </w:tc>
        <w:tc>
          <w:tcPr>
            <w:tcW w:w="1741" w:type="dxa"/>
          </w:tcPr>
          <w:p w14:paraId="2003B036" w14:textId="12056C5F"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4</m:t>
                    </m:r>
                  </m:sub>
                </m:sSub>
              </m:oMath>
            </m:oMathPara>
          </w:p>
        </w:tc>
      </w:tr>
      <w:tr w:rsidR="00D41615" w:rsidRPr="00D41615" w14:paraId="04753A1D" w14:textId="77777777" w:rsidTr="00C32993">
        <w:trPr>
          <w:jc w:val="center"/>
        </w:trPr>
        <w:tc>
          <w:tcPr>
            <w:tcW w:w="1555" w:type="dxa"/>
          </w:tcPr>
          <w:p w14:paraId="37F4F705" w14:textId="6A10E17A"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4</m:t>
                    </m:r>
                  </m:sub>
                </m:sSub>
              </m:oMath>
            </m:oMathPara>
          </w:p>
        </w:tc>
        <w:tc>
          <w:tcPr>
            <w:tcW w:w="2047" w:type="dxa"/>
          </w:tcPr>
          <w:p w14:paraId="41DDCEF0" w14:textId="6CAB7B18"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6</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7</m:t>
                        </m:r>
                      </m:sub>
                    </m:sSub>
                  </m:e>
                </m:d>
              </m:oMath>
            </m:oMathPara>
          </w:p>
        </w:tc>
        <w:tc>
          <w:tcPr>
            <w:tcW w:w="1485" w:type="dxa"/>
            <w:vAlign w:val="center"/>
          </w:tcPr>
          <w:p w14:paraId="75D5ADA0" w14:textId="32AA8069"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0.73</w:t>
            </w:r>
          </w:p>
        </w:tc>
        <w:tc>
          <w:tcPr>
            <w:tcW w:w="1468" w:type="dxa"/>
          </w:tcPr>
          <w:p w14:paraId="37EA3E40" w14:textId="3DF7A667"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4BB54718" w14:textId="294E9C54"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7</m:t>
                    </m:r>
                  </m:sub>
                </m:sSub>
              </m:oMath>
            </m:oMathPara>
          </w:p>
        </w:tc>
      </w:tr>
      <w:tr w:rsidR="00D41615" w:rsidRPr="00D41615" w14:paraId="0B5CF5F5" w14:textId="77777777" w:rsidTr="00C32993">
        <w:trPr>
          <w:jc w:val="center"/>
        </w:trPr>
        <w:tc>
          <w:tcPr>
            <w:tcW w:w="1555" w:type="dxa"/>
          </w:tcPr>
          <w:p w14:paraId="01C011FF" w14:textId="56133363"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5</m:t>
                    </m:r>
                  </m:sub>
                </m:sSub>
              </m:oMath>
            </m:oMathPara>
          </w:p>
        </w:tc>
        <w:tc>
          <w:tcPr>
            <w:tcW w:w="2047" w:type="dxa"/>
          </w:tcPr>
          <w:p w14:paraId="407F2353" w14:textId="6EC5C50E"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6</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8</m:t>
                        </m:r>
                      </m:sub>
                    </m:sSub>
                  </m:e>
                </m:d>
              </m:oMath>
            </m:oMathPara>
          </w:p>
        </w:tc>
        <w:tc>
          <w:tcPr>
            <w:tcW w:w="1485" w:type="dxa"/>
            <w:vAlign w:val="center"/>
          </w:tcPr>
          <w:p w14:paraId="687B1021" w14:textId="520CFC95"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0.34</w:t>
            </w:r>
          </w:p>
        </w:tc>
        <w:tc>
          <w:tcPr>
            <w:tcW w:w="1468" w:type="dxa"/>
          </w:tcPr>
          <w:p w14:paraId="54269ED3" w14:textId="60B79F7F"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1</w:t>
            </w:r>
          </w:p>
        </w:tc>
        <w:tc>
          <w:tcPr>
            <w:tcW w:w="1741" w:type="dxa"/>
          </w:tcPr>
          <w:p w14:paraId="68A7E083" w14:textId="56C896B6"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6</m:t>
                    </m:r>
                  </m:sub>
                </m:sSub>
              </m:oMath>
            </m:oMathPara>
          </w:p>
        </w:tc>
      </w:tr>
      <w:tr w:rsidR="00D41615" w:rsidRPr="00D41615" w14:paraId="164C883B" w14:textId="77777777" w:rsidTr="00C32993">
        <w:trPr>
          <w:jc w:val="center"/>
        </w:trPr>
        <w:tc>
          <w:tcPr>
            <w:tcW w:w="1555" w:type="dxa"/>
          </w:tcPr>
          <w:p w14:paraId="739E0736" w14:textId="47AEA10F"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6</m:t>
                    </m:r>
                  </m:sub>
                </m:sSub>
              </m:oMath>
            </m:oMathPara>
          </w:p>
        </w:tc>
        <w:tc>
          <w:tcPr>
            <w:tcW w:w="2047" w:type="dxa"/>
          </w:tcPr>
          <w:p w14:paraId="1087A12D" w14:textId="7BBB4455"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7</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8</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9</m:t>
                        </m:r>
                      </m:sub>
                    </m:sSub>
                  </m:e>
                </m:d>
              </m:oMath>
            </m:oMathPara>
          </w:p>
        </w:tc>
        <w:tc>
          <w:tcPr>
            <w:tcW w:w="1485" w:type="dxa"/>
            <w:vAlign w:val="center"/>
          </w:tcPr>
          <w:p w14:paraId="3E3EE6E2" w14:textId="5742C20F"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0.53</w:t>
            </w:r>
          </w:p>
        </w:tc>
        <w:tc>
          <w:tcPr>
            <w:tcW w:w="1468" w:type="dxa"/>
          </w:tcPr>
          <w:p w14:paraId="0E2C3409" w14:textId="7F6EC26B"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50D4FF21" w14:textId="22F4333A"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8</m:t>
                    </m:r>
                  </m:sub>
                </m:sSub>
              </m:oMath>
            </m:oMathPara>
          </w:p>
        </w:tc>
      </w:tr>
      <w:tr w:rsidR="00D41615" w:rsidRPr="00D41615" w14:paraId="214F045B" w14:textId="77777777" w:rsidTr="00C32993">
        <w:trPr>
          <w:jc w:val="center"/>
        </w:trPr>
        <w:tc>
          <w:tcPr>
            <w:tcW w:w="1555" w:type="dxa"/>
          </w:tcPr>
          <w:p w14:paraId="38803234" w14:textId="0171647D"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7</m:t>
                    </m:r>
                  </m:sub>
                </m:sSub>
              </m:oMath>
            </m:oMathPara>
          </w:p>
        </w:tc>
        <w:tc>
          <w:tcPr>
            <w:tcW w:w="2047" w:type="dxa"/>
          </w:tcPr>
          <w:p w14:paraId="2912BF4C" w14:textId="433BECED"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9</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10</m:t>
                        </m:r>
                      </m:sub>
                    </m:sSub>
                  </m:e>
                </m:d>
              </m:oMath>
            </m:oMathPara>
          </w:p>
        </w:tc>
        <w:tc>
          <w:tcPr>
            <w:tcW w:w="1485" w:type="dxa"/>
            <w:vAlign w:val="center"/>
          </w:tcPr>
          <w:p w14:paraId="4F41883F" w14:textId="371BA2CD"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0.67</w:t>
            </w:r>
          </w:p>
        </w:tc>
        <w:tc>
          <w:tcPr>
            <w:tcW w:w="1468" w:type="dxa"/>
          </w:tcPr>
          <w:p w14:paraId="2014B739" w14:textId="572589AA"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55C5D37B" w14:textId="3931CDAB"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10</m:t>
                    </m:r>
                  </m:sub>
                </m:sSub>
              </m:oMath>
            </m:oMathPara>
          </w:p>
        </w:tc>
      </w:tr>
      <w:tr w:rsidR="00D41615" w:rsidRPr="00D41615" w14:paraId="13FAB149" w14:textId="77777777" w:rsidTr="00C32993">
        <w:trPr>
          <w:jc w:val="center"/>
        </w:trPr>
        <w:tc>
          <w:tcPr>
            <w:tcW w:w="1555" w:type="dxa"/>
          </w:tcPr>
          <w:p w14:paraId="7C07F075" w14:textId="1655FE4B"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8</m:t>
                    </m:r>
                  </m:sub>
                </m:sSub>
              </m:oMath>
            </m:oMathPara>
          </w:p>
        </w:tc>
        <w:tc>
          <w:tcPr>
            <w:tcW w:w="2047" w:type="dxa"/>
          </w:tcPr>
          <w:p w14:paraId="57A0A274" w14:textId="79FC783F"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9</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11</m:t>
                        </m:r>
                      </m:sub>
                    </m:sSub>
                  </m:e>
                </m:d>
              </m:oMath>
            </m:oMathPara>
          </w:p>
        </w:tc>
        <w:tc>
          <w:tcPr>
            <w:tcW w:w="1485" w:type="dxa"/>
            <w:vAlign w:val="center"/>
          </w:tcPr>
          <w:p w14:paraId="48850FFC" w14:textId="3A4154C9"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0.29</w:t>
            </w:r>
          </w:p>
        </w:tc>
        <w:tc>
          <w:tcPr>
            <w:tcW w:w="1468" w:type="dxa"/>
          </w:tcPr>
          <w:p w14:paraId="33C31A34" w14:textId="561F3644"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1</w:t>
            </w:r>
          </w:p>
        </w:tc>
        <w:tc>
          <w:tcPr>
            <w:tcW w:w="1741" w:type="dxa"/>
          </w:tcPr>
          <w:p w14:paraId="5ED106B2" w14:textId="6AD6DB73"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9</m:t>
                    </m:r>
                  </m:sub>
                </m:sSub>
              </m:oMath>
            </m:oMathPara>
          </w:p>
        </w:tc>
      </w:tr>
      <w:tr w:rsidR="00D41615" w:rsidRPr="00D41615" w14:paraId="1057E2F2" w14:textId="77777777" w:rsidTr="00C32993">
        <w:trPr>
          <w:jc w:val="center"/>
        </w:trPr>
        <w:tc>
          <w:tcPr>
            <w:tcW w:w="1555" w:type="dxa"/>
          </w:tcPr>
          <w:p w14:paraId="1B7FD6BF" w14:textId="0B314A1A"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9</m:t>
                    </m:r>
                  </m:sub>
                </m:sSub>
              </m:oMath>
            </m:oMathPara>
          </w:p>
        </w:tc>
        <w:tc>
          <w:tcPr>
            <w:tcW w:w="2047" w:type="dxa"/>
          </w:tcPr>
          <w:p w14:paraId="125E28FE" w14:textId="2207FA35"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10</m:t>
                        </m:r>
                      </m:sub>
                    </m:sSub>
                    <m: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11</m:t>
                        </m:r>
                      </m:sub>
                    </m:sSub>
                    <m:r>
                      <w:rPr>
                        <w:rFonts w:ascii="Cambria Math" w:hAnsi="Cambria Math" w:cs="Times New Roman"/>
                        <w:szCs w:val="21"/>
                      </w:rPr>
                      <m:t>,Sink</m:t>
                    </m:r>
                  </m:e>
                </m:d>
              </m:oMath>
            </m:oMathPara>
          </w:p>
        </w:tc>
        <w:tc>
          <w:tcPr>
            <w:tcW w:w="1485" w:type="dxa"/>
            <w:vAlign w:val="center"/>
          </w:tcPr>
          <w:p w14:paraId="41575650" w14:textId="775E7357"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0.47</w:t>
            </w:r>
          </w:p>
        </w:tc>
        <w:tc>
          <w:tcPr>
            <w:tcW w:w="1468" w:type="dxa"/>
          </w:tcPr>
          <w:p w14:paraId="4E972430" w14:textId="0671C40B"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2</w:t>
            </w:r>
          </w:p>
        </w:tc>
        <w:tc>
          <w:tcPr>
            <w:tcW w:w="1741" w:type="dxa"/>
          </w:tcPr>
          <w:p w14:paraId="17541936" w14:textId="4DF083FF" w:rsidR="00D41615" w:rsidRPr="00D41615" w:rsidRDefault="008728F1" w:rsidP="00D41615">
            <w:pPr>
              <w:jc w:val="center"/>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11</m:t>
                    </m:r>
                  </m:sub>
                </m:sSub>
              </m:oMath>
            </m:oMathPara>
          </w:p>
        </w:tc>
      </w:tr>
      <w:tr w:rsidR="00D41615" w:rsidRPr="00D41615" w14:paraId="372F33EC" w14:textId="77777777" w:rsidTr="00C32993">
        <w:trPr>
          <w:jc w:val="center"/>
        </w:trPr>
        <w:tc>
          <w:tcPr>
            <w:tcW w:w="1555" w:type="dxa"/>
          </w:tcPr>
          <w:p w14:paraId="3E809748" w14:textId="4E06A4B4"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10</m:t>
                    </m:r>
                  </m:sub>
                </m:sSub>
              </m:oMath>
            </m:oMathPara>
          </w:p>
        </w:tc>
        <w:tc>
          <w:tcPr>
            <w:tcW w:w="2047" w:type="dxa"/>
          </w:tcPr>
          <w:p w14:paraId="663876AD" w14:textId="541C5DEE"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r>
                      <w:rPr>
                        <w:rFonts w:ascii="Cambria Math" w:hAnsi="Cambria Math" w:cs="Times New Roman"/>
                        <w:szCs w:val="21"/>
                      </w:rPr>
                      <m:t>Sink</m:t>
                    </m:r>
                  </m:e>
                </m:d>
              </m:oMath>
            </m:oMathPara>
          </w:p>
        </w:tc>
        <w:tc>
          <w:tcPr>
            <w:tcW w:w="1485" w:type="dxa"/>
            <w:vAlign w:val="center"/>
          </w:tcPr>
          <w:p w14:paraId="1F2DBCAB" w14:textId="7D7BC604"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0.45</w:t>
            </w:r>
          </w:p>
        </w:tc>
        <w:tc>
          <w:tcPr>
            <w:tcW w:w="1468" w:type="dxa"/>
          </w:tcPr>
          <w:p w14:paraId="38AB9C3A" w14:textId="557A9EB4"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1</w:t>
            </w:r>
          </w:p>
        </w:tc>
        <w:tc>
          <w:tcPr>
            <w:tcW w:w="1741" w:type="dxa"/>
          </w:tcPr>
          <w:p w14:paraId="2A952813" w14:textId="33AB58A0" w:rsidR="00D41615" w:rsidRPr="00D41615" w:rsidRDefault="00D41615" w:rsidP="00D41615">
            <w:pPr>
              <w:jc w:val="center"/>
              <w:rPr>
                <w:rFonts w:ascii="Times New Roman" w:hAnsi="Times New Roman" w:cs="Times New Roman"/>
                <w:szCs w:val="21"/>
              </w:rPr>
            </w:pPr>
            <m:oMathPara>
              <m:oMath>
                <m:r>
                  <w:rPr>
                    <w:rFonts w:ascii="Cambria Math" w:hAnsi="Cambria Math" w:cs="Times New Roman"/>
                    <w:szCs w:val="21"/>
                  </w:rPr>
                  <m:t>Sink</m:t>
                </m:r>
              </m:oMath>
            </m:oMathPara>
          </w:p>
        </w:tc>
      </w:tr>
      <w:tr w:rsidR="00D41615" w:rsidRPr="00D41615" w14:paraId="0FD5314D" w14:textId="77777777" w:rsidTr="00C32993">
        <w:trPr>
          <w:jc w:val="center"/>
        </w:trPr>
        <w:tc>
          <w:tcPr>
            <w:tcW w:w="1555" w:type="dxa"/>
          </w:tcPr>
          <w:p w14:paraId="16CABF70" w14:textId="61EBEEC4" w:rsidR="00D41615" w:rsidRPr="00D41615" w:rsidRDefault="008728F1" w:rsidP="00D41615">
            <w:pPr>
              <w:jc w:val="center"/>
              <w:rPr>
                <w:rFonts w:ascii="Times New Roman" w:eastAsia="宋体"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ch</m:t>
                    </m:r>
                  </m:e>
                  <m:sub>
                    <m:r>
                      <w:rPr>
                        <w:rFonts w:ascii="Cambria Math" w:hAnsi="Cambria Math" w:cs="Times New Roman"/>
                        <w:szCs w:val="21"/>
                      </w:rPr>
                      <m:t>11</m:t>
                    </m:r>
                  </m:sub>
                </m:sSub>
              </m:oMath>
            </m:oMathPara>
          </w:p>
        </w:tc>
        <w:tc>
          <w:tcPr>
            <w:tcW w:w="2047" w:type="dxa"/>
          </w:tcPr>
          <w:p w14:paraId="7B1ED891" w14:textId="5F4C45BB" w:rsidR="00D41615" w:rsidRPr="00D41615" w:rsidRDefault="008728F1" w:rsidP="00D41615">
            <w:pPr>
              <w:jc w:val="center"/>
              <w:rPr>
                <w:rFonts w:ascii="Times New Roman" w:hAnsi="Times New Roman" w:cs="Times New Roman"/>
                <w:szCs w:val="21"/>
              </w:rPr>
            </w:pPr>
            <m:oMathPara>
              <m:oMath>
                <m:d>
                  <m:dPr>
                    <m:begChr m:val="{"/>
                    <m:endChr m:val="}"/>
                    <m:ctrlPr>
                      <w:rPr>
                        <w:rFonts w:ascii="Cambria Math" w:hAnsi="Cambria Math" w:cs="Times New Roman"/>
                        <w:szCs w:val="21"/>
                      </w:rPr>
                    </m:ctrlPr>
                  </m:dPr>
                  <m:e>
                    <m:r>
                      <w:rPr>
                        <w:rFonts w:ascii="Cambria Math" w:hAnsi="Cambria Math" w:cs="Times New Roman"/>
                        <w:szCs w:val="21"/>
                      </w:rPr>
                      <m:t>Sink</m:t>
                    </m:r>
                  </m:e>
                </m:d>
              </m:oMath>
            </m:oMathPara>
          </w:p>
        </w:tc>
        <w:tc>
          <w:tcPr>
            <w:tcW w:w="1485" w:type="dxa"/>
            <w:vAlign w:val="center"/>
          </w:tcPr>
          <w:p w14:paraId="69672B4F" w14:textId="10687992" w:rsidR="00D41615" w:rsidRPr="00D41615" w:rsidRDefault="00D41615" w:rsidP="00D41615">
            <w:pPr>
              <w:jc w:val="center"/>
              <w:rPr>
                <w:rFonts w:ascii="Times New Roman" w:hAnsi="Times New Roman" w:cs="Times New Roman"/>
                <w:iCs/>
                <w:szCs w:val="21"/>
              </w:rPr>
            </w:pPr>
            <w:r w:rsidRPr="00D41615">
              <w:rPr>
                <w:rFonts w:ascii="Times New Roman" w:hAnsi="Times New Roman" w:cs="Times New Roman"/>
                <w:iCs/>
                <w:szCs w:val="21"/>
              </w:rPr>
              <w:t>0.36</w:t>
            </w:r>
          </w:p>
        </w:tc>
        <w:tc>
          <w:tcPr>
            <w:tcW w:w="1468" w:type="dxa"/>
          </w:tcPr>
          <w:p w14:paraId="35F5609F" w14:textId="5C274EE2" w:rsidR="00D41615" w:rsidRPr="00D41615" w:rsidRDefault="00D41615" w:rsidP="00D41615">
            <w:pPr>
              <w:jc w:val="center"/>
              <w:rPr>
                <w:rFonts w:ascii="Times New Roman" w:hAnsi="Times New Roman" w:cs="Times New Roman"/>
                <w:szCs w:val="21"/>
              </w:rPr>
            </w:pPr>
            <w:r>
              <w:rPr>
                <w:rFonts w:ascii="Times New Roman" w:hAnsi="Times New Roman" w:cs="Times New Roman" w:hint="eastAsia"/>
                <w:szCs w:val="21"/>
              </w:rPr>
              <w:t>1</w:t>
            </w:r>
          </w:p>
        </w:tc>
        <w:tc>
          <w:tcPr>
            <w:tcW w:w="1741" w:type="dxa"/>
          </w:tcPr>
          <w:p w14:paraId="21889552" w14:textId="0E2D5A2F" w:rsidR="00D41615" w:rsidRPr="00D41615" w:rsidRDefault="00D41615" w:rsidP="00D41615">
            <w:pPr>
              <w:jc w:val="center"/>
              <w:rPr>
                <w:rFonts w:ascii="Times New Roman" w:hAnsi="Times New Roman" w:cs="Times New Roman"/>
                <w:szCs w:val="21"/>
              </w:rPr>
            </w:pPr>
            <m:oMathPara>
              <m:oMath>
                <m:r>
                  <w:rPr>
                    <w:rFonts w:ascii="Cambria Math" w:hAnsi="Cambria Math" w:cs="Times New Roman"/>
                    <w:szCs w:val="21"/>
                  </w:rPr>
                  <m:t>Sink</m:t>
                </m:r>
              </m:oMath>
            </m:oMathPara>
          </w:p>
        </w:tc>
      </w:tr>
    </w:tbl>
    <w:p w14:paraId="1AA8BC33" w14:textId="7070282C" w:rsidR="00420874" w:rsidRDefault="0078369C"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基于计算结果，</w:t>
      </w:r>
      <w:r w:rsidR="00F7704A">
        <w:rPr>
          <w:rFonts w:ascii="Times New Roman" w:hAnsi="Times New Roman" w:cs="Times New Roman" w:hint="eastAsia"/>
          <w:sz w:val="24"/>
          <w:szCs w:val="24"/>
        </w:rPr>
        <w:t>路由规划后的</w:t>
      </w:r>
      <w:r>
        <w:rPr>
          <w:rFonts w:ascii="Times New Roman" w:hAnsi="Times New Roman" w:cs="Times New Roman" w:hint="eastAsia"/>
          <w:sz w:val="24"/>
          <w:szCs w:val="24"/>
        </w:rPr>
        <w:t>簇间结构如下图所示</w:t>
      </w:r>
      <w:r w:rsidR="00F7704A">
        <w:rPr>
          <w:rFonts w:ascii="Times New Roman" w:hAnsi="Times New Roman" w:cs="Times New Roman" w:hint="eastAsia"/>
          <w:sz w:val="24"/>
          <w:szCs w:val="24"/>
        </w:rPr>
        <w:t>。</w:t>
      </w:r>
    </w:p>
    <w:p w14:paraId="6679AB98" w14:textId="2C75D7EE" w:rsidR="00F7704A" w:rsidRDefault="00F7704A" w:rsidP="00F7704A">
      <w:pPr>
        <w:ind w:firstLineChars="200" w:firstLine="420"/>
        <w:jc w:val="center"/>
        <w:rPr>
          <w:rFonts w:ascii="Times New Roman" w:hAnsi="Times New Roman" w:cs="Times New Roman"/>
          <w:sz w:val="24"/>
          <w:szCs w:val="24"/>
        </w:rPr>
      </w:pPr>
      <w:r>
        <w:rPr>
          <w:noProof/>
        </w:rPr>
        <w:drawing>
          <wp:inline distT="0" distB="0" distL="0" distR="0" wp14:anchorId="671E60D8" wp14:editId="4FCA5C35">
            <wp:extent cx="3129675" cy="1260000"/>
            <wp:effectExtent l="0" t="0" r="0" b="0"/>
            <wp:docPr id="7" name="图片 7" descr="簇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簇间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9675" cy="1260000"/>
                    </a:xfrm>
                    <a:prstGeom prst="rect">
                      <a:avLst/>
                    </a:prstGeom>
                    <a:noFill/>
                    <a:ln>
                      <a:noFill/>
                    </a:ln>
                  </pic:spPr>
                </pic:pic>
              </a:graphicData>
            </a:graphic>
          </wp:inline>
        </w:drawing>
      </w:r>
    </w:p>
    <w:p w14:paraId="3FE98154" w14:textId="4D8F8957" w:rsidR="00F7704A" w:rsidRPr="0082098F" w:rsidRDefault="0082098F" w:rsidP="0082098F">
      <w:pPr>
        <w:ind w:firstLineChars="200" w:firstLine="420"/>
        <w:jc w:val="center"/>
        <w:rPr>
          <w:rFonts w:ascii="Times New Roman" w:eastAsia="楷体" w:hAnsi="Times New Roman" w:cs="Times New Roman"/>
          <w:szCs w:val="21"/>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4-</w:t>
      </w:r>
      <w:r w:rsidR="00D15C65">
        <w:rPr>
          <w:rFonts w:ascii="Times New Roman" w:eastAsia="楷体" w:hAnsi="Times New Roman" w:cs="Times New Roman"/>
          <w:szCs w:val="21"/>
        </w:rPr>
        <w:t>3</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簇间路由结构</w:t>
      </w:r>
      <w:r w:rsidR="00D15C65">
        <w:rPr>
          <w:rFonts w:ascii="Times New Roman" w:eastAsia="楷体" w:hAnsi="Times New Roman" w:cs="Times New Roman" w:hint="eastAsia"/>
          <w:szCs w:val="21"/>
        </w:rPr>
        <w:t>示意图</w:t>
      </w:r>
    </w:p>
    <w:p w14:paraId="3E2FB05C" w14:textId="6156A057" w:rsidR="00420874" w:rsidRDefault="0082098F"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4-</w:t>
      </w:r>
      <w:r w:rsidR="00D15C65">
        <w:rPr>
          <w:rFonts w:ascii="Times New Roman" w:hAnsi="Times New Roman" w:cs="Times New Roman"/>
          <w:sz w:val="24"/>
          <w:szCs w:val="24"/>
        </w:rPr>
        <w:t>3</w:t>
      </w:r>
      <w:r>
        <w:rPr>
          <w:rFonts w:ascii="Times New Roman" w:hAnsi="Times New Roman" w:cs="Times New Roman" w:hint="eastAsia"/>
          <w:sz w:val="24"/>
          <w:szCs w:val="24"/>
        </w:rPr>
        <w:t>中，每个簇头节点用蓝色图标表示，</w:t>
      </w:r>
      <w:r w:rsidR="00E353F7">
        <w:rPr>
          <w:rFonts w:ascii="Times New Roman" w:hAnsi="Times New Roman" w:cs="Times New Roman" w:hint="eastAsia"/>
          <w:sz w:val="24"/>
          <w:szCs w:val="24"/>
        </w:rPr>
        <w:t>并</w:t>
      </w:r>
      <w:r>
        <w:rPr>
          <w:rFonts w:ascii="Times New Roman" w:hAnsi="Times New Roman" w:cs="Times New Roman" w:hint="eastAsia"/>
          <w:sz w:val="24"/>
          <w:szCs w:val="24"/>
        </w:rPr>
        <w:t>标注</w:t>
      </w:r>
      <w:r w:rsidR="00E353F7">
        <w:rPr>
          <w:rFonts w:ascii="Times New Roman" w:hAnsi="Times New Roman" w:cs="Times New Roman" w:hint="eastAsia"/>
          <w:sz w:val="24"/>
          <w:szCs w:val="24"/>
        </w:rPr>
        <w:t>有</w:t>
      </w:r>
      <w:r>
        <w:rPr>
          <w:rFonts w:ascii="Times New Roman" w:hAnsi="Times New Roman" w:cs="Times New Roman" w:hint="eastAsia"/>
          <w:sz w:val="24"/>
          <w:szCs w:val="24"/>
        </w:rPr>
        <w:t>编号</w:t>
      </w:r>
      <w:r w:rsidR="00E353F7">
        <w:rPr>
          <w:rFonts w:ascii="Times New Roman" w:hAnsi="Times New Roman" w:cs="Times New Roman" w:hint="eastAsia"/>
          <w:sz w:val="24"/>
          <w:szCs w:val="24"/>
        </w:rPr>
        <w:t>，箭头的方向是数据流的方向。下一跳的选择</w:t>
      </w:r>
      <w:r w:rsidR="00C55FEB">
        <w:rPr>
          <w:rFonts w:ascii="Times New Roman" w:hAnsi="Times New Roman" w:cs="Times New Roman" w:hint="eastAsia"/>
          <w:sz w:val="24"/>
          <w:szCs w:val="24"/>
        </w:rPr>
        <w:t>为</w:t>
      </w:r>
      <w:r w:rsidR="00E353F7">
        <w:rPr>
          <w:rFonts w:ascii="Times New Roman" w:hAnsi="Times New Roman" w:cs="Times New Roman" w:hint="eastAsia"/>
          <w:sz w:val="24"/>
          <w:szCs w:val="24"/>
        </w:rPr>
        <w:t>表</w:t>
      </w:r>
      <w:r w:rsidR="00E353F7">
        <w:rPr>
          <w:rFonts w:ascii="Times New Roman" w:hAnsi="Times New Roman" w:cs="Times New Roman" w:hint="eastAsia"/>
          <w:sz w:val="24"/>
          <w:szCs w:val="24"/>
        </w:rPr>
        <w:t>4</w:t>
      </w:r>
      <w:r w:rsidR="00E353F7">
        <w:rPr>
          <w:rFonts w:ascii="Times New Roman" w:hAnsi="Times New Roman" w:cs="Times New Roman"/>
          <w:sz w:val="24"/>
          <w:szCs w:val="24"/>
        </w:rPr>
        <w:t>-1</w:t>
      </w:r>
      <w:r w:rsidR="00E353F7">
        <w:rPr>
          <w:rFonts w:ascii="Times New Roman" w:hAnsi="Times New Roman" w:cs="Times New Roman" w:hint="eastAsia"/>
          <w:sz w:val="24"/>
          <w:szCs w:val="24"/>
        </w:rPr>
        <w:t>中最后一列</w:t>
      </w:r>
      <w:r w:rsidR="00C55FEB">
        <w:rPr>
          <w:rFonts w:ascii="Times New Roman" w:hAnsi="Times New Roman" w:cs="Times New Roman" w:hint="eastAsia"/>
          <w:sz w:val="24"/>
          <w:szCs w:val="24"/>
        </w:rPr>
        <w:t>的结果</w:t>
      </w:r>
      <w:r w:rsidR="00E353F7">
        <w:rPr>
          <w:rFonts w:ascii="Times New Roman" w:hAnsi="Times New Roman" w:cs="Times New Roman" w:hint="eastAsia"/>
          <w:sz w:val="24"/>
          <w:szCs w:val="24"/>
        </w:rPr>
        <w:t>。</w:t>
      </w:r>
      <w:r w:rsidR="00C55FEB">
        <w:rPr>
          <w:rFonts w:ascii="Times New Roman" w:hAnsi="Times New Roman" w:cs="Times New Roman" w:hint="eastAsia"/>
          <w:sz w:val="24"/>
          <w:szCs w:val="24"/>
        </w:rPr>
        <w:t>最终，数据汇聚到</w:t>
      </w:r>
      <m:oMath>
        <m:r>
          <w:rPr>
            <w:rFonts w:ascii="Cambria Math" w:hAnsi="Cambria Math" w:cs="Times New Roman"/>
            <w:sz w:val="24"/>
            <w:szCs w:val="24"/>
          </w:rPr>
          <m:t>Sink</m:t>
        </m:r>
      </m:oMath>
      <w:r w:rsidR="00C55FEB">
        <w:rPr>
          <w:rFonts w:ascii="Times New Roman" w:hAnsi="Times New Roman" w:cs="Times New Roman" w:hint="eastAsia"/>
          <w:iCs/>
          <w:sz w:val="24"/>
          <w:szCs w:val="24"/>
        </w:rPr>
        <w:t>节点。</w:t>
      </w:r>
    </w:p>
    <w:p w14:paraId="28D6322F" w14:textId="0B443313" w:rsidR="003E0F5F" w:rsidRPr="00E26031" w:rsidRDefault="003E0F5F" w:rsidP="003E0F5F">
      <w:pPr>
        <w:pStyle w:val="3"/>
        <w:rPr>
          <w:rFonts w:ascii="Times New Roman" w:eastAsia="黑体" w:hAnsi="Times New Roman" w:cs="Times New Roman"/>
          <w:b w:val="0"/>
          <w:sz w:val="24"/>
          <w:szCs w:val="24"/>
        </w:rPr>
      </w:pPr>
      <w:bookmarkStart w:id="85" w:name="_Toc881689"/>
      <w:r w:rsidRPr="00E26031">
        <w:rPr>
          <w:rFonts w:ascii="Times New Roman" w:eastAsia="黑体" w:hAnsi="Times New Roman" w:cs="Times New Roman"/>
          <w:b w:val="0"/>
          <w:sz w:val="24"/>
          <w:szCs w:val="24"/>
        </w:rPr>
        <w:t>4.2.</w:t>
      </w:r>
      <w:r>
        <w:rPr>
          <w:rFonts w:ascii="Times New Roman" w:eastAsia="黑体" w:hAnsi="Times New Roman" w:cs="Times New Roman"/>
          <w:b w:val="0"/>
          <w:sz w:val="24"/>
          <w:szCs w:val="24"/>
        </w:rPr>
        <w:t>5</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簇内路由机制</w:t>
      </w:r>
      <w:bookmarkEnd w:id="85"/>
    </w:p>
    <w:p w14:paraId="6DD73313" w14:textId="300BE0A5" w:rsidR="00E659A1" w:rsidRDefault="003E0F5F" w:rsidP="001E580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本小节中，我们主要解决一个簇内、从</w:t>
      </w:r>
      <w:r>
        <w:rPr>
          <w:rFonts w:ascii="Times New Roman" w:hAnsi="Times New Roman" w:cs="Times New Roman" w:hint="eastAsia"/>
          <w:sz w:val="24"/>
          <w:szCs w:val="24"/>
        </w:rPr>
        <w:t>SN</w:t>
      </w:r>
      <w:r>
        <w:rPr>
          <w:rFonts w:ascii="Times New Roman" w:hAnsi="Times New Roman" w:cs="Times New Roman" w:hint="eastAsia"/>
          <w:sz w:val="24"/>
          <w:szCs w:val="24"/>
        </w:rPr>
        <w:t>到</w:t>
      </w:r>
      <w:r>
        <w:rPr>
          <w:rFonts w:ascii="Times New Roman" w:hAnsi="Times New Roman" w:cs="Times New Roman" w:hint="eastAsia"/>
          <w:sz w:val="24"/>
          <w:szCs w:val="24"/>
        </w:rPr>
        <w:t>CH</w:t>
      </w:r>
      <w:r>
        <w:rPr>
          <w:rFonts w:ascii="Times New Roman" w:hAnsi="Times New Roman" w:cs="Times New Roman" w:hint="eastAsia"/>
          <w:sz w:val="24"/>
          <w:szCs w:val="24"/>
        </w:rPr>
        <w:t>的路由问题。</w:t>
      </w:r>
      <w:r w:rsidR="00DD546A">
        <w:rPr>
          <w:rFonts w:ascii="Times New Roman" w:hAnsi="Times New Roman" w:cs="Times New Roman" w:hint="eastAsia"/>
          <w:sz w:val="24"/>
          <w:szCs w:val="24"/>
        </w:rPr>
        <w:t>一个簇由一个</w:t>
      </w:r>
      <w:r w:rsidR="00DD546A">
        <w:rPr>
          <w:rFonts w:ascii="Times New Roman" w:hAnsi="Times New Roman" w:cs="Times New Roman" w:hint="eastAsia"/>
          <w:sz w:val="24"/>
          <w:szCs w:val="24"/>
        </w:rPr>
        <w:t>CH</w:t>
      </w:r>
      <w:r w:rsidR="00DD546A">
        <w:rPr>
          <w:rFonts w:ascii="Times New Roman" w:hAnsi="Times New Roman" w:cs="Times New Roman" w:hint="eastAsia"/>
          <w:sz w:val="24"/>
          <w:szCs w:val="24"/>
        </w:rPr>
        <w:t>和若干个</w:t>
      </w:r>
      <w:r w:rsidR="00DD546A">
        <w:rPr>
          <w:rFonts w:ascii="Times New Roman" w:hAnsi="Times New Roman" w:cs="Times New Roman" w:hint="eastAsia"/>
          <w:sz w:val="24"/>
          <w:szCs w:val="24"/>
        </w:rPr>
        <w:t>SN</w:t>
      </w:r>
      <w:r w:rsidR="00DD546A">
        <w:rPr>
          <w:rFonts w:ascii="Times New Roman" w:hAnsi="Times New Roman" w:cs="Times New Roman" w:hint="eastAsia"/>
          <w:sz w:val="24"/>
          <w:szCs w:val="24"/>
        </w:rPr>
        <w:t>组成</w:t>
      </w:r>
      <w:r w:rsidR="008C48B2">
        <w:rPr>
          <w:rFonts w:ascii="Times New Roman" w:hAnsi="Times New Roman" w:cs="Times New Roman" w:hint="eastAsia"/>
          <w:sz w:val="24"/>
          <w:szCs w:val="24"/>
        </w:rPr>
        <w:t>，数据流方向是</w:t>
      </w:r>
      <w:r w:rsidR="005F4F29">
        <w:rPr>
          <w:rFonts w:ascii="Times New Roman" w:hAnsi="Times New Roman" w:cs="Times New Roman" w:hint="eastAsia"/>
          <w:sz w:val="24"/>
          <w:szCs w:val="24"/>
        </w:rPr>
        <w:t>从</w:t>
      </w:r>
      <w:r w:rsidR="008C48B2">
        <w:rPr>
          <w:rFonts w:ascii="Times New Roman" w:hAnsi="Times New Roman" w:cs="Times New Roman" w:hint="eastAsia"/>
          <w:sz w:val="24"/>
          <w:szCs w:val="24"/>
        </w:rPr>
        <w:t>SN</w:t>
      </w:r>
      <w:r w:rsidR="008C48B2">
        <w:rPr>
          <w:rFonts w:ascii="Times New Roman" w:hAnsi="Times New Roman" w:cs="Times New Roman" w:hint="eastAsia"/>
          <w:sz w:val="24"/>
          <w:szCs w:val="24"/>
        </w:rPr>
        <w:t>到</w:t>
      </w:r>
      <w:r w:rsidR="008C48B2">
        <w:rPr>
          <w:rFonts w:ascii="Times New Roman" w:hAnsi="Times New Roman" w:cs="Times New Roman" w:hint="eastAsia"/>
          <w:sz w:val="24"/>
          <w:szCs w:val="24"/>
        </w:rPr>
        <w:t>CH</w:t>
      </w:r>
      <w:r w:rsidR="005F4F29">
        <w:rPr>
          <w:rFonts w:ascii="Times New Roman" w:hAnsi="Times New Roman" w:cs="Times New Roman" w:hint="eastAsia"/>
          <w:sz w:val="24"/>
          <w:szCs w:val="24"/>
        </w:rPr>
        <w:t>。</w:t>
      </w:r>
      <w:r w:rsidR="00E659A1">
        <w:rPr>
          <w:rFonts w:ascii="Times New Roman" w:hAnsi="Times New Roman" w:cs="Times New Roman" w:hint="eastAsia"/>
          <w:sz w:val="24"/>
          <w:szCs w:val="24"/>
        </w:rPr>
        <w:t>下面我们结合簇内通信的特点，具体阐述路由构造机制。</w:t>
      </w:r>
    </w:p>
    <w:p w14:paraId="3CB22CA0" w14:textId="12B2AF08" w:rsidR="006509BF" w:rsidRPr="00E26031" w:rsidRDefault="006509BF" w:rsidP="006509BF">
      <w:pPr>
        <w:pStyle w:val="4"/>
        <w:rPr>
          <w:rFonts w:ascii="Times New Roman" w:eastAsiaTheme="minorEastAsia" w:hAnsi="Times New Roman" w:cs="Times New Roman"/>
          <w:b w:val="0"/>
          <w:sz w:val="24"/>
          <w:szCs w:val="24"/>
        </w:rPr>
      </w:pPr>
      <w:r>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 xml:space="preserve">.1 </w:t>
      </w:r>
      <w:r>
        <w:rPr>
          <w:rFonts w:ascii="Times New Roman" w:eastAsiaTheme="minorEastAsia" w:hAnsi="Times New Roman" w:cs="Times New Roman" w:hint="eastAsia"/>
          <w:b w:val="0"/>
          <w:sz w:val="24"/>
          <w:szCs w:val="24"/>
        </w:rPr>
        <w:t>动态聚簇方法</w:t>
      </w:r>
    </w:p>
    <w:p w14:paraId="1EA5BA45" w14:textId="5574FAA5" w:rsidR="001E5808" w:rsidRPr="00E353F7" w:rsidRDefault="00E659A1" w:rsidP="001E580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w:t>
      </w:r>
      <w:r w:rsidR="006509BF">
        <w:rPr>
          <w:rFonts w:ascii="Times New Roman" w:hAnsi="Times New Roman" w:cs="Times New Roman" w:hint="eastAsia"/>
          <w:sz w:val="24"/>
          <w:szCs w:val="24"/>
        </w:rPr>
        <w:t>设计动态聚簇的方法。在</w:t>
      </w:r>
      <w:r w:rsidR="006547CC">
        <w:rPr>
          <w:rFonts w:ascii="Times New Roman" w:hAnsi="Times New Roman" w:cs="Times New Roman" w:hint="eastAsia"/>
          <w:sz w:val="24"/>
          <w:szCs w:val="24"/>
        </w:rPr>
        <w:t>网络</w:t>
      </w:r>
      <w:r w:rsidR="006509BF">
        <w:rPr>
          <w:rFonts w:ascii="Times New Roman" w:hAnsi="Times New Roman" w:cs="Times New Roman" w:hint="eastAsia"/>
          <w:sz w:val="24"/>
          <w:szCs w:val="24"/>
        </w:rPr>
        <w:t>中，</w:t>
      </w:r>
      <w:r w:rsidR="005F4F29">
        <w:rPr>
          <w:rFonts w:ascii="Times New Roman" w:hAnsi="Times New Roman" w:cs="Times New Roman" w:hint="eastAsia"/>
          <w:sz w:val="24"/>
          <w:szCs w:val="24"/>
        </w:rPr>
        <w:t>CH</w:t>
      </w:r>
      <w:r w:rsidR="005F4F29">
        <w:rPr>
          <w:rFonts w:ascii="Times New Roman" w:hAnsi="Times New Roman" w:cs="Times New Roman" w:hint="eastAsia"/>
          <w:sz w:val="24"/>
          <w:szCs w:val="24"/>
        </w:rPr>
        <w:t>的通信范围较大，可以覆盖一定区域内的</w:t>
      </w:r>
      <w:r w:rsidR="005F4F29">
        <w:rPr>
          <w:rFonts w:ascii="Times New Roman" w:hAnsi="Times New Roman" w:cs="Times New Roman" w:hint="eastAsia"/>
          <w:sz w:val="24"/>
          <w:szCs w:val="24"/>
        </w:rPr>
        <w:t>SN</w:t>
      </w:r>
      <w:r w:rsidR="005F4F29">
        <w:rPr>
          <w:rFonts w:ascii="Times New Roman" w:hAnsi="Times New Roman" w:cs="Times New Roman" w:hint="eastAsia"/>
          <w:sz w:val="24"/>
          <w:szCs w:val="24"/>
        </w:rPr>
        <w:t>。</w:t>
      </w:r>
      <w:r w:rsidR="008C48B2">
        <w:rPr>
          <w:rFonts w:ascii="Times New Roman" w:hAnsi="Times New Roman" w:cs="Times New Roman" w:hint="eastAsia"/>
          <w:sz w:val="24"/>
          <w:szCs w:val="24"/>
        </w:rPr>
        <w:t>从地理分布角度来看，一个</w:t>
      </w:r>
      <w:r w:rsidR="008C48B2">
        <w:rPr>
          <w:rFonts w:ascii="Times New Roman" w:hAnsi="Times New Roman" w:cs="Times New Roman" w:hint="eastAsia"/>
          <w:sz w:val="24"/>
          <w:szCs w:val="24"/>
        </w:rPr>
        <w:t>SN</w:t>
      </w:r>
      <w:r w:rsidR="008C48B2">
        <w:rPr>
          <w:rFonts w:ascii="Times New Roman" w:hAnsi="Times New Roman" w:cs="Times New Roman" w:hint="eastAsia"/>
          <w:sz w:val="24"/>
          <w:szCs w:val="24"/>
        </w:rPr>
        <w:t>可能</w:t>
      </w:r>
      <w:r w:rsidR="005F4F29">
        <w:rPr>
          <w:rFonts w:ascii="Times New Roman" w:hAnsi="Times New Roman" w:cs="Times New Roman" w:hint="eastAsia"/>
          <w:sz w:val="24"/>
          <w:szCs w:val="24"/>
        </w:rPr>
        <w:t>在几个</w:t>
      </w:r>
      <w:r w:rsidR="005F4F29">
        <w:rPr>
          <w:rFonts w:ascii="Times New Roman" w:hAnsi="Times New Roman" w:cs="Times New Roman" w:hint="eastAsia"/>
          <w:sz w:val="24"/>
          <w:szCs w:val="24"/>
        </w:rPr>
        <w:t>CH</w:t>
      </w:r>
      <w:r w:rsidR="005F4F29">
        <w:rPr>
          <w:rFonts w:ascii="Times New Roman" w:hAnsi="Times New Roman" w:cs="Times New Roman" w:hint="eastAsia"/>
          <w:sz w:val="24"/>
          <w:szCs w:val="24"/>
        </w:rPr>
        <w:t>的最大通信范围内，可以从中选择任意一个簇加入。</w:t>
      </w:r>
      <w:r w:rsidR="00314D60">
        <w:rPr>
          <w:rFonts w:ascii="Times New Roman" w:hAnsi="Times New Roman" w:cs="Times New Roman" w:hint="eastAsia"/>
          <w:sz w:val="24"/>
          <w:szCs w:val="24"/>
        </w:rPr>
        <w:t>为了防止</w:t>
      </w:r>
      <w:r w:rsidR="00314D60">
        <w:rPr>
          <w:rFonts w:ascii="Times New Roman" w:hAnsi="Times New Roman" w:cs="Times New Roman" w:hint="eastAsia"/>
          <w:sz w:val="24"/>
          <w:szCs w:val="24"/>
        </w:rPr>
        <w:t>CH</w:t>
      </w:r>
      <w:r w:rsidR="001E5808">
        <w:rPr>
          <w:rFonts w:ascii="Times New Roman" w:hAnsi="Times New Roman" w:cs="Times New Roman" w:hint="eastAsia"/>
          <w:sz w:val="24"/>
          <w:szCs w:val="24"/>
        </w:rPr>
        <w:t>负载过重、出现热点情况，我们设计一种动态的聚簇机制。</w:t>
      </w:r>
      <w:r w:rsidR="001E5808">
        <w:rPr>
          <w:rFonts w:ascii="Times New Roman" w:hAnsi="Times New Roman" w:cs="Times New Roman" w:hint="eastAsia"/>
          <w:sz w:val="24"/>
          <w:szCs w:val="24"/>
        </w:rPr>
        <w:t>CH</w:t>
      </w:r>
      <w:r w:rsidR="001E5808">
        <w:rPr>
          <w:rFonts w:ascii="Times New Roman" w:hAnsi="Times New Roman" w:cs="Times New Roman" w:hint="eastAsia"/>
          <w:sz w:val="24"/>
          <w:szCs w:val="24"/>
        </w:rPr>
        <w:t>可以根据节点自身状态和网络整体状态自适应地调整实际通信半径。</w:t>
      </w:r>
    </w:p>
    <w:p w14:paraId="563673E8" w14:textId="6CA393A3" w:rsidR="00420874" w:rsidRDefault="00EC560B"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4</w:t>
      </w:r>
      <w:r>
        <w:rPr>
          <w:rFonts w:ascii="Times New Roman" w:hAnsi="Times New Roman" w:cs="Times New Roman"/>
          <w:sz w:val="24"/>
          <w:szCs w:val="24"/>
        </w:rPr>
        <w:t>.2.2</w:t>
      </w:r>
      <w:r>
        <w:rPr>
          <w:rFonts w:ascii="Times New Roman" w:hAnsi="Times New Roman" w:cs="Times New Roman" w:hint="eastAsia"/>
          <w:sz w:val="24"/>
          <w:szCs w:val="24"/>
        </w:rPr>
        <w:t>小节的公式</w:t>
      </w:r>
      <w:r>
        <w:rPr>
          <w:rFonts w:ascii="Times New Roman" w:hAnsi="Times New Roman" w:cs="Times New Roman" w:hint="eastAsia"/>
          <w:sz w:val="24"/>
          <w:szCs w:val="24"/>
        </w:rPr>
        <w:t>4-</w:t>
      </w:r>
      <w:r w:rsidR="00FB0ADC">
        <w:rPr>
          <w:rFonts w:ascii="Times New Roman" w:hAnsi="Times New Roman" w:cs="Times New Roman"/>
          <w:sz w:val="24"/>
          <w:szCs w:val="24"/>
        </w:rPr>
        <w:t>10</w:t>
      </w:r>
      <w:r>
        <w:rPr>
          <w:rFonts w:ascii="Times New Roman" w:hAnsi="Times New Roman" w:cs="Times New Roman" w:hint="eastAsia"/>
          <w:sz w:val="24"/>
          <w:szCs w:val="24"/>
        </w:rPr>
        <w:t>中，我们定义节点生命周期</w:t>
      </w:r>
      <m:oMath>
        <m:r>
          <w:rPr>
            <w:rFonts w:ascii="Cambria Math" w:hAnsi="Cambria Math" w:cs="Times New Roman"/>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cs="Times New Roman"/>
            <w:sz w:val="24"/>
            <w:szCs w:val="24"/>
          </w:rPr>
          <m:t>)</m:t>
        </m:r>
      </m:oMath>
      <w:r>
        <w:rPr>
          <w:rFonts w:ascii="Times New Roman" w:hAnsi="Times New Roman" w:cs="Times New Roman" w:hint="eastAsia"/>
          <w:sz w:val="24"/>
          <w:szCs w:val="24"/>
        </w:rPr>
        <w:t>的计算方法，用于评估节点的健康状态，</w:t>
      </w:r>
      <m:oMath>
        <m:r>
          <w:rPr>
            <w:rFonts w:ascii="Cambria Math" w:hAnsi="Cambria Math" w:cs="Times New Roman"/>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cs="Times New Roman"/>
            <w:sz w:val="24"/>
            <w:szCs w:val="24"/>
          </w:rPr>
          <m:t>)</m:t>
        </m:r>
      </m:oMath>
      <w:r>
        <w:rPr>
          <w:rFonts w:ascii="Times New Roman" w:hAnsi="Times New Roman" w:cs="Times New Roman" w:hint="eastAsia"/>
          <w:sz w:val="24"/>
          <w:szCs w:val="24"/>
        </w:rPr>
        <w:t>的数值越小，节点状</w:t>
      </w:r>
      <w:r>
        <w:rPr>
          <w:rFonts w:ascii="Times New Roman" w:hAnsi="Times New Roman" w:cs="Times New Roman" w:hint="eastAsia"/>
          <w:sz w:val="24"/>
          <w:szCs w:val="24"/>
        </w:rPr>
        <w:lastRenderedPageBreak/>
        <w:t>态越差、失效概率越大。</w:t>
      </w:r>
      <w:r w:rsidR="009D4D67">
        <w:rPr>
          <w:rFonts w:ascii="Times New Roman" w:hAnsi="Times New Roman" w:cs="Times New Roman" w:hint="eastAsia"/>
          <w:sz w:val="24"/>
          <w:szCs w:val="24"/>
        </w:rPr>
        <w:t>为了更好地衡量</w:t>
      </w:r>
      <w:r w:rsidR="003D2482">
        <w:rPr>
          <w:rFonts w:ascii="Times New Roman" w:hAnsi="Times New Roman" w:cs="Times New Roman" w:hint="eastAsia"/>
          <w:sz w:val="24"/>
          <w:szCs w:val="24"/>
        </w:rPr>
        <w:t>网络整体的健康状态，我们在此基础上定义</w:t>
      </w:r>
      <w:r w:rsidR="00464B31">
        <w:rPr>
          <w:rFonts w:ascii="Times New Roman" w:hAnsi="Times New Roman" w:cs="Times New Roman" w:hint="eastAsia"/>
          <w:sz w:val="24"/>
          <w:szCs w:val="24"/>
        </w:rPr>
        <w:t>其他</w:t>
      </w:r>
      <w:r w:rsidR="00A41F9F">
        <w:rPr>
          <w:rFonts w:ascii="Times New Roman" w:hAnsi="Times New Roman" w:cs="Times New Roman" w:hint="eastAsia"/>
          <w:sz w:val="24"/>
          <w:szCs w:val="24"/>
        </w:rPr>
        <w:t>变量</w:t>
      </w:r>
      <w:r w:rsidR="003D2482">
        <w:rPr>
          <w:rFonts w:ascii="Times New Roman" w:hAnsi="Times New Roman" w:cs="Times New Roman" w:hint="eastAsia"/>
          <w:sz w:val="24"/>
          <w:szCs w:val="24"/>
        </w:rPr>
        <w:t>。</w:t>
      </w:r>
    </w:p>
    <w:p w14:paraId="47E0FDF4" w14:textId="680DF5D2" w:rsidR="00464B31" w:rsidRDefault="00464B31" w:rsidP="00464B31">
      <w:pPr>
        <w:spacing w:line="400" w:lineRule="exact"/>
        <w:ind w:firstLineChars="200" w:firstLine="480"/>
        <w:jc w:val="right"/>
        <w:rPr>
          <w:rFonts w:ascii="Times New Roman" w:hAnsi="Times New Roman" w:cs="Times New Roman"/>
          <w:sz w:val="24"/>
          <w:szCs w:val="24"/>
        </w:rPr>
      </w:pPr>
      <m:oMath>
        <m:r>
          <w:rPr>
            <w:rFonts w:ascii="Cambria Math" w:hAnsi="Cambria Math" w:hint="eastAsia"/>
            <w:sz w:val="24"/>
            <w:szCs w:val="24"/>
          </w:rPr>
          <m:t>m</m:t>
        </m:r>
        <m:r>
          <w:rPr>
            <w:rFonts w:ascii="Cambria Math" w:hAnsi="Cambria Math"/>
            <w:sz w:val="24"/>
            <w:szCs w:val="24"/>
          </w:rPr>
          <m:t>ax_LifeTime</m:t>
        </m:r>
        <m:r>
          <w:rPr>
            <w:rFonts w:ascii="Cambria Math" w:hAnsi="Cambria Math" w:hint="eastAsia"/>
            <w:sz w:val="24"/>
            <w:szCs w:val="24"/>
          </w:rPr>
          <m:t>=</m:t>
        </m:r>
        <m:r>
          <w:rPr>
            <w:rFonts w:ascii="Cambria Math" w:hAnsi="Cambria Math"/>
            <w:sz w:val="24"/>
            <w:szCs w:val="24"/>
          </w:rPr>
          <m:t>max</m:t>
        </m:r>
        <m:d>
          <m:dPr>
            <m:ctrlPr>
              <w:rPr>
                <w:rFonts w:ascii="Cambria Math" w:hAnsi="Cambria Math"/>
                <w:i/>
                <w:sz w:val="24"/>
                <w:szCs w:val="24"/>
              </w:rPr>
            </m:ctrlPr>
          </m:dPr>
          <m:e>
            <m:r>
              <w:rPr>
                <w:rFonts w:ascii="Cambria Math" w:hAnsi="Cambria Math"/>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∈CH</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w:t>
      </w:r>
      <w:r w:rsidR="00FB0ADC">
        <w:rPr>
          <w:rFonts w:ascii="Times New Roman" w:hAnsi="Times New Roman" w:cs="Times New Roman"/>
          <w:sz w:val="24"/>
          <w:szCs w:val="24"/>
        </w:rPr>
        <w:t>20</w:t>
      </w:r>
      <w:r>
        <w:rPr>
          <w:rFonts w:ascii="Times New Roman" w:hAnsi="Times New Roman" w:cs="Times New Roman"/>
          <w:sz w:val="24"/>
          <w:szCs w:val="24"/>
        </w:rPr>
        <w:t>)</w:t>
      </w:r>
    </w:p>
    <w:p w14:paraId="14DD2BD5" w14:textId="5FAB8B6B" w:rsidR="00233E58" w:rsidRDefault="00233E58" w:rsidP="00233E58">
      <w:pPr>
        <w:spacing w:line="400" w:lineRule="exact"/>
        <w:ind w:firstLineChars="200" w:firstLine="480"/>
        <w:jc w:val="right"/>
        <w:rPr>
          <w:rFonts w:ascii="Times New Roman" w:hAnsi="Times New Roman" w:cs="Times New Roman"/>
          <w:sz w:val="24"/>
          <w:szCs w:val="24"/>
        </w:rPr>
      </w:pPr>
      <m:oMath>
        <m:r>
          <w:rPr>
            <w:rFonts w:ascii="Cambria Math" w:hAnsi="Cambria Math" w:hint="eastAsia"/>
            <w:sz w:val="24"/>
            <w:szCs w:val="24"/>
          </w:rPr>
          <m:t>min</m:t>
        </m:r>
        <m:r>
          <w:rPr>
            <w:rFonts w:ascii="Cambria Math" w:hAnsi="Cambria Math"/>
            <w:sz w:val="24"/>
            <w:szCs w:val="24"/>
          </w:rPr>
          <m:t>_LifeTime</m:t>
        </m:r>
        <m:r>
          <w:rPr>
            <w:rFonts w:ascii="Cambria Math" w:hAnsi="Cambria Math" w:hint="eastAsia"/>
            <w:sz w:val="24"/>
            <w:szCs w:val="24"/>
          </w:rPr>
          <m:t>=</m:t>
        </m:r>
        <m:r>
          <w:rPr>
            <w:rFonts w:ascii="Cambria Math" w:hAnsi="Cambria Math"/>
            <w:sz w:val="24"/>
            <w:szCs w:val="24"/>
          </w:rPr>
          <m:t>min</m:t>
        </m:r>
        <m:d>
          <m:dPr>
            <m:ctrlPr>
              <w:rPr>
                <w:rFonts w:ascii="Cambria Math" w:hAnsi="Cambria Math"/>
                <w:i/>
                <w:sz w:val="24"/>
                <w:szCs w:val="24"/>
              </w:rPr>
            </m:ctrlPr>
          </m:dPr>
          <m:e>
            <m:r>
              <w:rPr>
                <w:rFonts w:ascii="Cambria Math" w:hAnsi="Cambria Math"/>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∈CH</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4-2</w:t>
      </w:r>
      <w:r w:rsidR="00FB0ADC">
        <w:rPr>
          <w:rFonts w:ascii="Times New Roman" w:hAnsi="Times New Roman" w:cs="Times New Roman"/>
          <w:sz w:val="24"/>
          <w:szCs w:val="24"/>
        </w:rPr>
        <w:t>1</w:t>
      </w:r>
      <w:r>
        <w:rPr>
          <w:rFonts w:ascii="Times New Roman" w:hAnsi="Times New Roman" w:cs="Times New Roman"/>
          <w:sz w:val="24"/>
          <w:szCs w:val="24"/>
        </w:rPr>
        <w:t>)</w:t>
      </w:r>
    </w:p>
    <w:p w14:paraId="411C7E08" w14:textId="3EC8FB11" w:rsidR="00420874" w:rsidRPr="00464B31" w:rsidRDefault="00233E58" w:rsidP="00897D5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公式</w:t>
      </w:r>
      <w:r>
        <w:rPr>
          <w:rFonts w:ascii="Times New Roman" w:hAnsi="Times New Roman" w:cs="Times New Roman" w:hint="eastAsia"/>
          <w:sz w:val="24"/>
          <w:szCs w:val="24"/>
        </w:rPr>
        <w:t>4-</w:t>
      </w:r>
      <w:r w:rsidR="00FB0ADC">
        <w:rPr>
          <w:rFonts w:ascii="Times New Roman" w:hAnsi="Times New Roman" w:cs="Times New Roman"/>
          <w:sz w:val="24"/>
          <w:szCs w:val="24"/>
        </w:rPr>
        <w:t>20</w:t>
      </w:r>
      <w:r>
        <w:rPr>
          <w:rFonts w:ascii="Times New Roman" w:hAnsi="Times New Roman" w:cs="Times New Roman" w:hint="eastAsia"/>
          <w:sz w:val="24"/>
          <w:szCs w:val="24"/>
        </w:rPr>
        <w:t>和公式</w:t>
      </w:r>
      <w:r>
        <w:rPr>
          <w:rFonts w:ascii="Times New Roman" w:hAnsi="Times New Roman" w:cs="Times New Roman" w:hint="eastAsia"/>
          <w:sz w:val="24"/>
          <w:szCs w:val="24"/>
        </w:rPr>
        <w:t>4-</w:t>
      </w:r>
      <w:r>
        <w:rPr>
          <w:rFonts w:ascii="Times New Roman" w:hAnsi="Times New Roman" w:cs="Times New Roman"/>
          <w:sz w:val="24"/>
          <w:szCs w:val="24"/>
        </w:rPr>
        <w:t>2</w:t>
      </w:r>
      <w:r w:rsidR="00FB0ADC">
        <w:rPr>
          <w:rFonts w:ascii="Times New Roman" w:hAnsi="Times New Roman" w:cs="Times New Roman"/>
          <w:sz w:val="24"/>
          <w:szCs w:val="24"/>
        </w:rPr>
        <w:t>1</w:t>
      </w:r>
      <w:r>
        <w:rPr>
          <w:rFonts w:ascii="Times New Roman" w:hAnsi="Times New Roman" w:cs="Times New Roman" w:hint="eastAsia"/>
          <w:sz w:val="24"/>
          <w:szCs w:val="24"/>
        </w:rPr>
        <w:t>中，我们分别定义了网络中</w:t>
      </w:r>
      <w:r w:rsidR="00A41F9F">
        <w:rPr>
          <w:rFonts w:ascii="Times New Roman" w:hAnsi="Times New Roman" w:cs="Times New Roman" w:hint="eastAsia"/>
          <w:sz w:val="24"/>
          <w:szCs w:val="24"/>
        </w:rPr>
        <w:t>所有</w:t>
      </w:r>
      <w:r>
        <w:rPr>
          <w:rFonts w:ascii="Times New Roman" w:hAnsi="Times New Roman" w:cs="Times New Roman" w:hint="eastAsia"/>
          <w:sz w:val="24"/>
          <w:szCs w:val="24"/>
        </w:rPr>
        <w:t>CH</w:t>
      </w:r>
      <w:r>
        <w:rPr>
          <w:rFonts w:ascii="Times New Roman" w:hAnsi="Times New Roman" w:cs="Times New Roman" w:hint="eastAsia"/>
          <w:sz w:val="24"/>
          <w:szCs w:val="24"/>
        </w:rPr>
        <w:t>生命周期的最大值和最小值</w:t>
      </w:r>
      <w:r w:rsidR="00A41F9F">
        <w:rPr>
          <w:rFonts w:ascii="Times New Roman" w:hAnsi="Times New Roman" w:cs="Times New Roman" w:hint="eastAsia"/>
          <w:sz w:val="24"/>
          <w:szCs w:val="24"/>
        </w:rPr>
        <w:t>，这两个变量数值的大小反映了当前</w:t>
      </w:r>
      <w:r w:rsidR="00A41F9F">
        <w:rPr>
          <w:rFonts w:ascii="Times New Roman" w:hAnsi="Times New Roman" w:cs="Times New Roman" w:hint="eastAsia"/>
          <w:sz w:val="24"/>
          <w:szCs w:val="24"/>
        </w:rPr>
        <w:t>CH</w:t>
      </w:r>
      <w:r w:rsidR="00A41F9F">
        <w:rPr>
          <w:rFonts w:ascii="Times New Roman" w:hAnsi="Times New Roman" w:cs="Times New Roman" w:hint="eastAsia"/>
          <w:sz w:val="24"/>
          <w:szCs w:val="24"/>
        </w:rPr>
        <w:t>节点的整体健康情况</w:t>
      </w:r>
      <w:r w:rsidR="000C3B7C">
        <w:rPr>
          <w:rFonts w:ascii="Times New Roman" w:hAnsi="Times New Roman" w:cs="Times New Roman" w:hint="eastAsia"/>
          <w:sz w:val="24"/>
          <w:szCs w:val="24"/>
        </w:rPr>
        <w:t>。下一步，以两个最值为参考计算每一个节点的实际通信范围。</w:t>
      </w:r>
    </w:p>
    <w:p w14:paraId="3CBE85AC" w14:textId="3C840DE1" w:rsidR="00A41F9F" w:rsidRPr="00464B31" w:rsidRDefault="008728F1" w:rsidP="00A41F9F">
      <w:pPr>
        <w:ind w:firstLineChars="200" w:firstLine="480"/>
        <w:jc w:val="right"/>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max</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sz w:val="24"/>
                    <w:szCs w:val="24"/>
                  </w:rPr>
                  <m:t>max⁡_LifeTime-Resi_LifeTime(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max⁡_LifeTime-</m:t>
                </m:r>
                <m:r>
                  <w:rPr>
                    <w:rFonts w:ascii="Cambria Math" w:hAnsi="Cambria Math" w:hint="eastAsia"/>
                    <w:sz w:val="24"/>
                    <w:szCs w:val="24"/>
                  </w:rPr>
                  <m:t>min</m:t>
                </m:r>
                <m:r>
                  <w:rPr>
                    <w:rFonts w:ascii="Cambria Math" w:hAnsi="Cambria Math"/>
                    <w:sz w:val="24"/>
                    <w:szCs w:val="24"/>
                  </w:rPr>
                  <m:t>_LifeTime</m:t>
                </m:r>
              </m:den>
            </m:f>
          </m:e>
        </m:d>
      </m:oMath>
      <w:r w:rsidR="00A41F9F">
        <w:rPr>
          <w:rFonts w:ascii="Times New Roman" w:hAnsi="Times New Roman" w:cs="Times New Roman" w:hint="eastAsia"/>
          <w:sz w:val="24"/>
          <w:szCs w:val="24"/>
        </w:rPr>
        <w:t xml:space="preserve"> </w:t>
      </w:r>
      <w:r w:rsidR="00A41F9F">
        <w:rPr>
          <w:rFonts w:ascii="Times New Roman" w:hAnsi="Times New Roman" w:cs="Times New Roman"/>
          <w:sz w:val="24"/>
          <w:szCs w:val="24"/>
        </w:rPr>
        <w:t xml:space="preserve">     </w:t>
      </w:r>
      <w:r w:rsidR="00A41F9F">
        <w:rPr>
          <w:rFonts w:ascii="Times New Roman" w:hAnsi="Times New Roman" w:cs="Times New Roman" w:hint="eastAsia"/>
          <w:sz w:val="24"/>
          <w:szCs w:val="24"/>
        </w:rPr>
        <w:t>(</w:t>
      </w:r>
      <w:r w:rsidR="00A41F9F">
        <w:rPr>
          <w:rFonts w:ascii="Times New Roman" w:hAnsi="Times New Roman" w:cs="Times New Roman"/>
          <w:sz w:val="24"/>
          <w:szCs w:val="24"/>
        </w:rPr>
        <w:t>4-2</w:t>
      </w:r>
      <w:r w:rsidR="00FB0ADC">
        <w:rPr>
          <w:rFonts w:ascii="Times New Roman" w:hAnsi="Times New Roman" w:cs="Times New Roman"/>
          <w:sz w:val="24"/>
          <w:szCs w:val="24"/>
        </w:rPr>
        <w:t>2</w:t>
      </w:r>
      <w:r w:rsidR="00A41F9F">
        <w:rPr>
          <w:rFonts w:ascii="Times New Roman" w:hAnsi="Times New Roman" w:cs="Times New Roman"/>
          <w:sz w:val="24"/>
          <w:szCs w:val="24"/>
        </w:rPr>
        <w:t>)</w:t>
      </w:r>
    </w:p>
    <w:p w14:paraId="3D22F958" w14:textId="04D4E90A" w:rsidR="00CE5650" w:rsidRDefault="000C3B7C" w:rsidP="006105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CH</w:t>
      </w:r>
      <w:r>
        <w:rPr>
          <w:rFonts w:ascii="Times New Roman" w:hAnsi="Times New Roman" w:cs="Times New Roman" w:hint="eastAsia"/>
          <w:sz w:val="24"/>
          <w:szCs w:val="24"/>
        </w:rPr>
        <w:t>节点，他们的最大通信范围</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max</m:t>
            </m:r>
          </m:sub>
        </m:sSub>
      </m:oMath>
      <w:r>
        <w:rPr>
          <w:rFonts w:ascii="Times New Roman" w:hAnsi="Times New Roman" w:cs="Times New Roman" w:hint="eastAsia"/>
          <w:sz w:val="24"/>
          <w:szCs w:val="24"/>
        </w:rPr>
        <w:t>主要与硬件出厂设置有关，在实际使用中，为了实现延长网络生命周期、提高网络稳定性等要求，需要节点基于当前状态、应用边缘计算技术，实现动态的、自适应的调节。因此，在公式</w:t>
      </w:r>
      <w:r>
        <w:rPr>
          <w:rFonts w:ascii="Times New Roman" w:hAnsi="Times New Roman" w:cs="Times New Roman" w:hint="eastAsia"/>
          <w:sz w:val="24"/>
          <w:szCs w:val="24"/>
        </w:rPr>
        <w:t>4-</w:t>
      </w:r>
      <w:r>
        <w:rPr>
          <w:rFonts w:ascii="Times New Roman" w:hAnsi="Times New Roman" w:cs="Times New Roman"/>
          <w:sz w:val="24"/>
          <w:szCs w:val="24"/>
        </w:rPr>
        <w:t>2</w:t>
      </w:r>
      <w:r w:rsidR="00FB0ADC">
        <w:rPr>
          <w:rFonts w:ascii="Times New Roman" w:hAnsi="Times New Roman" w:cs="Times New Roman"/>
          <w:sz w:val="24"/>
          <w:szCs w:val="24"/>
        </w:rPr>
        <w:t>2</w:t>
      </w:r>
      <w:r>
        <w:rPr>
          <w:rFonts w:ascii="Times New Roman" w:hAnsi="Times New Roman" w:cs="Times New Roman" w:hint="eastAsia"/>
          <w:sz w:val="24"/>
          <w:szCs w:val="24"/>
        </w:rPr>
        <w:t>中，</w:t>
      </w:r>
      <w:r w:rsidR="005C2591">
        <w:rPr>
          <w:rFonts w:ascii="Times New Roman" w:hAnsi="Times New Roman" w:cs="Times New Roman" w:hint="eastAsia"/>
          <w:sz w:val="24"/>
          <w:szCs w:val="24"/>
        </w:rPr>
        <w:t>节点的实际通信范围是一个相对值，</w:t>
      </w:r>
      <w:r>
        <w:rPr>
          <w:rFonts w:ascii="Times New Roman" w:hAnsi="Times New Roman" w:cs="Times New Roman" w:hint="eastAsia"/>
          <w:sz w:val="24"/>
          <w:szCs w:val="24"/>
        </w:rPr>
        <w:t>不仅取决于自己的健康状态，也受网络整体状态的影响</w:t>
      </w:r>
      <w:r w:rsidR="00245430">
        <w:rPr>
          <w:rFonts w:ascii="Times New Roman" w:hAnsi="Times New Roman" w:cs="Times New Roman" w:hint="eastAsia"/>
          <w:sz w:val="24"/>
          <w:szCs w:val="24"/>
        </w:rPr>
        <w:t>。</w:t>
      </w:r>
    </w:p>
    <w:p w14:paraId="7FF2AD7E" w14:textId="622DF953" w:rsidR="00CE5650" w:rsidRDefault="0061052F" w:rsidP="006105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我们</w:t>
      </w:r>
      <w:r w:rsidR="007B6BF1">
        <w:rPr>
          <w:rFonts w:ascii="Times New Roman" w:hAnsi="Times New Roman" w:cs="Times New Roman" w:hint="eastAsia"/>
          <w:sz w:val="24"/>
          <w:szCs w:val="24"/>
        </w:rPr>
        <w:t>通过</w:t>
      </w:r>
      <w:r w:rsidR="001F61CD">
        <w:rPr>
          <w:rFonts w:ascii="Times New Roman" w:hAnsi="Times New Roman" w:cs="Times New Roman" w:hint="eastAsia"/>
          <w:sz w:val="24"/>
          <w:szCs w:val="24"/>
        </w:rPr>
        <w:t>数学</w:t>
      </w:r>
      <w:r w:rsidR="00CE5650">
        <w:rPr>
          <w:rFonts w:ascii="Times New Roman" w:hAnsi="Times New Roman" w:cs="Times New Roman" w:hint="eastAsia"/>
          <w:sz w:val="24"/>
          <w:szCs w:val="24"/>
        </w:rPr>
        <w:t>推导</w:t>
      </w:r>
      <w:r w:rsidR="001F61CD">
        <w:rPr>
          <w:rFonts w:ascii="Times New Roman" w:hAnsi="Times New Roman" w:cs="Times New Roman" w:hint="eastAsia"/>
          <w:sz w:val="24"/>
          <w:szCs w:val="24"/>
        </w:rPr>
        <w:t>，证明</w:t>
      </w:r>
      <w:r>
        <w:rPr>
          <w:rFonts w:ascii="Times New Roman" w:hAnsi="Times New Roman" w:cs="Times New Roman" w:hint="eastAsia"/>
          <w:sz w:val="24"/>
          <w:szCs w:val="24"/>
        </w:rPr>
        <w:t>公式</w:t>
      </w:r>
      <w:r>
        <w:rPr>
          <w:rFonts w:ascii="Times New Roman" w:hAnsi="Times New Roman" w:cs="Times New Roman" w:hint="eastAsia"/>
          <w:sz w:val="24"/>
          <w:szCs w:val="24"/>
        </w:rPr>
        <w:t>4-</w:t>
      </w:r>
      <w:r>
        <w:rPr>
          <w:rFonts w:ascii="Times New Roman" w:hAnsi="Times New Roman" w:cs="Times New Roman"/>
          <w:sz w:val="24"/>
          <w:szCs w:val="24"/>
        </w:rPr>
        <w:t>2</w:t>
      </w:r>
      <w:r w:rsidR="00FB0ADC">
        <w:rPr>
          <w:rFonts w:ascii="Times New Roman" w:hAnsi="Times New Roman" w:cs="Times New Roman"/>
          <w:sz w:val="24"/>
          <w:szCs w:val="24"/>
        </w:rPr>
        <w:t>2</w:t>
      </w:r>
      <w:r>
        <w:rPr>
          <w:rFonts w:ascii="Times New Roman" w:hAnsi="Times New Roman" w:cs="Times New Roman" w:hint="eastAsia"/>
          <w:sz w:val="24"/>
          <w:szCs w:val="24"/>
        </w:rPr>
        <w:t>在数值上的正确性</w:t>
      </w:r>
      <w:r w:rsidR="00CE5650">
        <w:rPr>
          <w:rFonts w:ascii="Times New Roman" w:hAnsi="Times New Roman" w:cs="Times New Roman" w:hint="eastAsia"/>
          <w:sz w:val="24"/>
          <w:szCs w:val="24"/>
        </w:rPr>
        <w:t>。由公式</w:t>
      </w:r>
      <w:r w:rsidR="00CE5650">
        <w:rPr>
          <w:rFonts w:ascii="Times New Roman" w:hAnsi="Times New Roman" w:cs="Times New Roman" w:hint="eastAsia"/>
          <w:sz w:val="24"/>
          <w:szCs w:val="24"/>
        </w:rPr>
        <w:t>4-</w:t>
      </w:r>
      <w:r w:rsidR="00FB0ADC">
        <w:rPr>
          <w:rFonts w:ascii="Times New Roman" w:hAnsi="Times New Roman" w:cs="Times New Roman"/>
          <w:sz w:val="24"/>
          <w:szCs w:val="24"/>
        </w:rPr>
        <w:t>20</w:t>
      </w:r>
      <w:r w:rsidR="00CE5650">
        <w:rPr>
          <w:rFonts w:ascii="Times New Roman" w:hAnsi="Times New Roman" w:cs="Times New Roman" w:hint="eastAsia"/>
          <w:sz w:val="24"/>
          <w:szCs w:val="24"/>
        </w:rPr>
        <w:t>和</w:t>
      </w:r>
      <w:r w:rsidR="00CE5650">
        <w:rPr>
          <w:rFonts w:ascii="Times New Roman" w:hAnsi="Times New Roman" w:cs="Times New Roman" w:hint="eastAsia"/>
          <w:sz w:val="24"/>
          <w:szCs w:val="24"/>
        </w:rPr>
        <w:t>4-</w:t>
      </w:r>
      <w:r w:rsidR="00CE5650">
        <w:rPr>
          <w:rFonts w:ascii="Times New Roman" w:hAnsi="Times New Roman" w:cs="Times New Roman"/>
          <w:sz w:val="24"/>
          <w:szCs w:val="24"/>
        </w:rPr>
        <w:t>2</w:t>
      </w:r>
      <w:r w:rsidR="00FB0ADC">
        <w:rPr>
          <w:rFonts w:ascii="Times New Roman" w:hAnsi="Times New Roman" w:cs="Times New Roman"/>
          <w:sz w:val="24"/>
          <w:szCs w:val="24"/>
        </w:rPr>
        <w:t>1</w:t>
      </w:r>
      <w:r w:rsidR="00CE5650">
        <w:rPr>
          <w:rFonts w:ascii="Times New Roman" w:hAnsi="Times New Roman" w:cs="Times New Roman" w:hint="eastAsia"/>
          <w:sz w:val="24"/>
          <w:szCs w:val="24"/>
        </w:rPr>
        <w:t>的定义，可得：</w:t>
      </w:r>
    </w:p>
    <w:p w14:paraId="18674CC0" w14:textId="0B9AC833" w:rsidR="0076506E" w:rsidRPr="00184506" w:rsidRDefault="00CE5650" w:rsidP="007B6BF1">
      <w:pPr>
        <w:pStyle w:val="aa"/>
        <w:spacing w:line="400" w:lineRule="exact"/>
        <w:ind w:left="360" w:firstLineChars="0" w:firstLine="0"/>
        <w:rPr>
          <w:rFonts w:ascii="Times New Roman" w:hAnsi="Times New Roman"/>
          <w:sz w:val="24"/>
          <w:szCs w:val="24"/>
        </w:rPr>
      </w:pPr>
      <w:r w:rsidRPr="00184506">
        <w:rPr>
          <w:rFonts w:ascii="Times New Roman" w:hAnsi="Times New Roman" w:hint="eastAsia"/>
          <w:sz w:val="24"/>
          <w:szCs w:val="24"/>
        </w:rPr>
        <w:t>对于</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∈CH</m:t>
        </m:r>
      </m:oMath>
      <w:r w:rsidRPr="00184506">
        <w:rPr>
          <w:rFonts w:ascii="Times New Roman" w:hAnsi="Times New Roman" w:hint="eastAsia"/>
          <w:sz w:val="24"/>
          <w:szCs w:val="24"/>
        </w:rPr>
        <w:t>，</w:t>
      </w:r>
    </w:p>
    <w:p w14:paraId="642C68B9" w14:textId="5F095767" w:rsidR="00CE5650" w:rsidRPr="00CE5650" w:rsidRDefault="00CE5650" w:rsidP="0076506E">
      <w:pPr>
        <w:spacing w:line="400" w:lineRule="exact"/>
        <w:rPr>
          <w:rFonts w:ascii="Times New Roman" w:hAnsi="Times New Roman" w:cs="Times New Roman"/>
          <w:sz w:val="24"/>
          <w:szCs w:val="24"/>
        </w:rPr>
      </w:pPr>
      <m:oMathPara>
        <m:oMath>
          <m:r>
            <w:rPr>
              <w:rFonts w:ascii="Cambria Math" w:hAnsi="Cambria Math"/>
              <w:sz w:val="24"/>
              <w:szCs w:val="24"/>
            </w:rPr>
            <m:t>min_LifeTime</m:t>
          </m:r>
          <m:r>
            <m:rPr>
              <m:sty m:val="p"/>
            </m:rPr>
            <w:rPr>
              <w:rFonts w:ascii="Cambria Math" w:hAnsi="Cambria Math"/>
              <w:sz w:val="24"/>
              <w:szCs w:val="24"/>
            </w:rPr>
            <m:t>≤</m:t>
          </m:r>
          <m:r>
            <w:rPr>
              <w:rFonts w:ascii="Cambria Math" w:hAnsi="Cambria Math"/>
              <w:sz w:val="24"/>
              <w:szCs w:val="24"/>
            </w:rPr>
            <m:t>Resi_LifeTime(</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)≤max_LifeTime</m:t>
          </m:r>
        </m:oMath>
      </m:oMathPara>
    </w:p>
    <w:p w14:paraId="01081FC5" w14:textId="3DF29223" w:rsidR="0076506E" w:rsidRDefault="0076506E" w:rsidP="007B6BF1">
      <w:pPr>
        <w:pStyle w:val="aa"/>
        <w:spacing w:line="400" w:lineRule="exact"/>
        <w:ind w:left="360" w:firstLineChars="0" w:firstLine="0"/>
        <w:rPr>
          <w:rFonts w:ascii="Times New Roman" w:hAnsi="Times New Roman"/>
          <w:sz w:val="24"/>
          <w:szCs w:val="24"/>
        </w:rPr>
      </w:pPr>
      <w:r>
        <w:rPr>
          <w:rFonts w:ascii="Times New Roman" w:hAnsi="Times New Roman" w:hint="eastAsia"/>
          <w:sz w:val="24"/>
          <w:szCs w:val="24"/>
        </w:rPr>
        <w:t>继续不等式推导</w:t>
      </w:r>
      <w:r w:rsidR="00184506">
        <w:rPr>
          <w:rFonts w:ascii="Times New Roman" w:hAnsi="Times New Roman" w:hint="eastAsia"/>
          <w:sz w:val="24"/>
          <w:szCs w:val="24"/>
        </w:rPr>
        <w:t>：</w:t>
      </w:r>
    </w:p>
    <w:p w14:paraId="5555334D" w14:textId="11CA4639" w:rsidR="0076506E" w:rsidRPr="0076506E" w:rsidRDefault="0076506E" w:rsidP="0076506E">
      <w:pPr>
        <w:rPr>
          <w:rFonts w:ascii="Times New Roman" w:hAnsi="Times New Roman" w:cs="Times New Roman"/>
          <w:sz w:val="24"/>
          <w:szCs w:val="24"/>
        </w:rPr>
      </w:pPr>
      <m:oMathPara>
        <m:oMath>
          <m:r>
            <w:rPr>
              <w:rFonts w:ascii="Cambria Math" w:hAnsi="Cambria Math"/>
              <w:sz w:val="24"/>
              <w:szCs w:val="24"/>
            </w:rPr>
            <m:t>0&lt;max_LifeTime-Resi_LifeTime≤max_LifeTime-min_LifeTime</m:t>
          </m:r>
        </m:oMath>
      </m:oMathPara>
    </w:p>
    <w:p w14:paraId="356A8D1B" w14:textId="1930B0F8" w:rsidR="00CE5650" w:rsidRDefault="00054FD7" w:rsidP="00054FD7">
      <w:pPr>
        <w:rPr>
          <w:rFonts w:ascii="Times New Roman" w:hAnsi="Times New Roman" w:cs="Times New Roman"/>
          <w:sz w:val="24"/>
          <w:szCs w:val="24"/>
        </w:rPr>
      </w:pPr>
      <m:oMathPara>
        <m:oMath>
          <m:r>
            <w:rPr>
              <w:rFonts w:ascii="Cambria Math" w:hAnsi="Cambria Math"/>
              <w:sz w:val="24"/>
              <w:szCs w:val="24"/>
            </w:rPr>
            <m:t>0&lt;</m:t>
          </m:r>
          <m:f>
            <m:fPr>
              <m:ctrlPr>
                <w:rPr>
                  <w:rFonts w:ascii="Cambria Math" w:hAnsi="Cambria Math"/>
                  <w:i/>
                  <w:sz w:val="24"/>
                  <w:szCs w:val="24"/>
                </w:rPr>
              </m:ctrlPr>
            </m:fPr>
            <m:num>
              <m:r>
                <w:rPr>
                  <w:rFonts w:ascii="Cambria Math" w:hAnsi="Cambria Math"/>
                  <w:sz w:val="24"/>
                  <w:szCs w:val="24"/>
                </w:rPr>
                <m:t>max_LifeTime-Resi_LifeTime</m:t>
              </m:r>
            </m:num>
            <m:den>
              <m:r>
                <w:rPr>
                  <w:rFonts w:ascii="Cambria Math" w:hAnsi="Cambria Math"/>
                  <w:sz w:val="24"/>
                  <w:szCs w:val="24"/>
                </w:rPr>
                <m:t>max_LifeTime-min_LifeTime</m:t>
              </m:r>
            </m:den>
          </m:f>
          <m:r>
            <w:rPr>
              <w:rFonts w:ascii="Cambria Math" w:hAnsi="Cambria Math"/>
              <w:sz w:val="24"/>
              <w:szCs w:val="24"/>
            </w:rPr>
            <m:t>≤</m:t>
          </m:r>
          <m:r>
            <m:rPr>
              <m:sty m:val="p"/>
            </m:rPr>
            <w:rPr>
              <w:rFonts w:ascii="Cambria Math" w:hAnsi="Cambria Math" w:cs="Times New Roman"/>
              <w:sz w:val="24"/>
              <w:szCs w:val="24"/>
            </w:rPr>
            <m:t>1</m:t>
          </m:r>
        </m:oMath>
      </m:oMathPara>
    </w:p>
    <w:p w14:paraId="120D40CD" w14:textId="4F21786B" w:rsidR="0061052F" w:rsidRDefault="00054FD7" w:rsidP="00054FD7">
      <w:pPr>
        <w:rPr>
          <w:rFonts w:ascii="Times New Roman" w:hAnsi="Times New Roman" w:cs="Times New Roman"/>
          <w:sz w:val="24"/>
          <w:szCs w:val="24"/>
        </w:rPr>
      </w:pPr>
      <m:oMathPara>
        <m:oMath>
          <m:r>
            <w:rPr>
              <w:rFonts w:ascii="Cambria Math" w:hAnsi="Cambria Math"/>
              <w:sz w:val="24"/>
              <w:szCs w:val="24"/>
            </w:rPr>
            <m:t>0&lt;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微软雅黑" w:eastAsia="微软雅黑" w:hAnsi="微软雅黑" w:cs="微软雅黑" w:hint="eastAsia"/>
                  <w:sz w:val="24"/>
                  <w:szCs w:val="24"/>
                </w:rPr>
                <m:t>-</m:t>
              </m:r>
              <m:f>
                <m:fPr>
                  <m:ctrlPr>
                    <w:rPr>
                      <w:rFonts w:ascii="Cambria Math" w:hAnsi="Cambria Math"/>
                      <w:i/>
                      <w:sz w:val="24"/>
                      <w:szCs w:val="24"/>
                    </w:rPr>
                  </m:ctrlPr>
                </m:fPr>
                <m:num>
                  <m:r>
                    <w:rPr>
                      <w:rFonts w:ascii="Cambria Math" w:hAnsi="Cambria Math"/>
                      <w:sz w:val="24"/>
                      <w:szCs w:val="24"/>
                    </w:rPr>
                    <m:t>max_LifeTime-Resi_LifeTime</m:t>
                  </m:r>
                </m:num>
                <m:den>
                  <m:r>
                    <w:rPr>
                      <w:rFonts w:ascii="Cambria Math" w:hAnsi="Cambria Math"/>
                      <w:sz w:val="24"/>
                      <w:szCs w:val="24"/>
                    </w:rPr>
                    <m:t>max_LifeTime-min_LifeTime</m:t>
                  </m:r>
                </m:den>
              </m:f>
            </m:e>
          </m:d>
          <m:r>
            <w:rPr>
              <w:rFonts w:ascii="Cambria Math" w:hAnsi="Cambria Math"/>
              <w:sz w:val="24"/>
              <w:szCs w:val="24"/>
            </w:rPr>
            <m:t>≤</m:t>
          </m:r>
          <m:r>
            <m:rPr>
              <m:sty m:val="p"/>
            </m:rPr>
            <w:rPr>
              <w:rFonts w:ascii="Cambria Math" w:hAnsi="Cambria Math" w:cs="Times New Roman"/>
              <w:sz w:val="24"/>
              <w:szCs w:val="24"/>
            </w:rPr>
            <m:t>1</m:t>
          </m:r>
        </m:oMath>
      </m:oMathPara>
    </w:p>
    <w:p w14:paraId="7824C799" w14:textId="5E776F6B" w:rsidR="007B6BF1" w:rsidRDefault="007B6BF1" w:rsidP="006105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推导的最后结果即为公式</w:t>
      </w:r>
      <w:r w:rsidR="0061052F">
        <w:rPr>
          <w:rFonts w:ascii="Times New Roman" w:hAnsi="Times New Roman" w:cs="Times New Roman" w:hint="eastAsia"/>
          <w:sz w:val="24"/>
          <w:szCs w:val="24"/>
        </w:rPr>
        <w:t>4-</w:t>
      </w:r>
      <w:r w:rsidR="0061052F">
        <w:rPr>
          <w:rFonts w:ascii="Times New Roman" w:hAnsi="Times New Roman" w:cs="Times New Roman"/>
          <w:sz w:val="24"/>
          <w:szCs w:val="24"/>
        </w:rPr>
        <w:t>2</w:t>
      </w:r>
      <w:r w:rsidR="00FB0ADC">
        <w:rPr>
          <w:rFonts w:ascii="Times New Roman" w:hAnsi="Times New Roman" w:cs="Times New Roman"/>
          <w:sz w:val="24"/>
          <w:szCs w:val="24"/>
        </w:rPr>
        <w:t>2</w:t>
      </w:r>
      <w:r>
        <w:rPr>
          <w:rFonts w:ascii="Times New Roman" w:hAnsi="Times New Roman" w:cs="Times New Roman" w:hint="eastAsia"/>
          <w:sz w:val="24"/>
          <w:szCs w:val="24"/>
        </w:rPr>
        <w:t>，说明实际通信范围计算是动态的且合理的。</w:t>
      </w:r>
    </w:p>
    <w:p w14:paraId="0A96F298" w14:textId="5821E76B" w:rsidR="006547CC" w:rsidRPr="00E26031" w:rsidRDefault="006547CC" w:rsidP="006547CC">
      <w:pPr>
        <w:pStyle w:val="4"/>
        <w:rPr>
          <w:rFonts w:ascii="Times New Roman" w:eastAsiaTheme="minorEastAsia" w:hAnsi="Times New Roman" w:cs="Times New Roman"/>
          <w:b w:val="0"/>
          <w:sz w:val="24"/>
          <w:szCs w:val="24"/>
        </w:rPr>
      </w:pPr>
      <w:r>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5</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Pr>
          <w:rFonts w:ascii="Times New Roman" w:eastAsiaTheme="minorEastAsia" w:hAnsi="Times New Roman" w:cs="Times New Roman" w:hint="eastAsia"/>
          <w:b w:val="0"/>
          <w:sz w:val="24"/>
          <w:szCs w:val="24"/>
        </w:rPr>
        <w:t>路由构建</w:t>
      </w:r>
    </w:p>
    <w:p w14:paraId="39474F60" w14:textId="77777777" w:rsidR="00AB32F0" w:rsidRDefault="00404129" w:rsidP="00DF623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在簇内场景下，改进</w:t>
      </w:r>
      <w:r w:rsidR="00947746">
        <w:rPr>
          <w:rFonts w:ascii="Times New Roman" w:hAnsi="Times New Roman" w:cs="Times New Roman" w:hint="eastAsia"/>
          <w:sz w:val="24"/>
          <w:szCs w:val="24"/>
        </w:rPr>
        <w:t>的</w:t>
      </w:r>
      <w:r>
        <w:rPr>
          <w:rFonts w:ascii="Times New Roman" w:hAnsi="Times New Roman" w:cs="Times New Roman" w:hint="eastAsia"/>
          <w:sz w:val="24"/>
          <w:szCs w:val="24"/>
        </w:rPr>
        <w:t>PSO</w:t>
      </w:r>
      <w:r>
        <w:rPr>
          <w:rFonts w:ascii="Times New Roman" w:hAnsi="Times New Roman" w:cs="Times New Roman" w:hint="eastAsia"/>
          <w:sz w:val="24"/>
          <w:szCs w:val="24"/>
        </w:rPr>
        <w:t>算法用于</w:t>
      </w:r>
      <w:r w:rsidR="00A41B07">
        <w:rPr>
          <w:rFonts w:ascii="Times New Roman" w:hAnsi="Times New Roman" w:cs="Times New Roman" w:hint="eastAsia"/>
          <w:sz w:val="24"/>
          <w:szCs w:val="24"/>
        </w:rPr>
        <w:t>SN</w:t>
      </w:r>
      <w:r w:rsidR="00947746">
        <w:rPr>
          <w:rFonts w:ascii="Times New Roman" w:hAnsi="Times New Roman" w:cs="Times New Roman" w:hint="eastAsia"/>
          <w:sz w:val="24"/>
          <w:szCs w:val="24"/>
        </w:rPr>
        <w:t>加入到簇中</w:t>
      </w:r>
      <w:r w:rsidR="00DF6238">
        <w:rPr>
          <w:rFonts w:ascii="Times New Roman" w:hAnsi="Times New Roman" w:cs="Times New Roman" w:hint="eastAsia"/>
          <w:sz w:val="24"/>
          <w:szCs w:val="24"/>
        </w:rPr>
        <w:t>，与簇间场景的流程大致相同</w:t>
      </w:r>
      <w:r w:rsidR="00947746">
        <w:rPr>
          <w:rFonts w:ascii="Times New Roman" w:hAnsi="Times New Roman" w:cs="Times New Roman" w:hint="eastAsia"/>
          <w:sz w:val="24"/>
          <w:szCs w:val="24"/>
        </w:rPr>
        <w:t>。</w:t>
      </w:r>
      <w:r w:rsidR="00621D05">
        <w:rPr>
          <w:rFonts w:ascii="Times New Roman" w:hAnsi="Times New Roman" w:cs="Times New Roman" w:hint="eastAsia"/>
          <w:sz w:val="24"/>
          <w:szCs w:val="24"/>
        </w:rPr>
        <w:t>基于</w:t>
      </w:r>
      <w:r w:rsidR="008945E2">
        <w:rPr>
          <w:rFonts w:ascii="Times New Roman" w:hAnsi="Times New Roman" w:cs="Times New Roman" w:hint="eastAsia"/>
          <w:sz w:val="24"/>
          <w:szCs w:val="24"/>
        </w:rPr>
        <w:t>4</w:t>
      </w:r>
      <w:r w:rsidR="008945E2">
        <w:rPr>
          <w:rFonts w:ascii="Times New Roman" w:hAnsi="Times New Roman" w:cs="Times New Roman"/>
          <w:sz w:val="24"/>
          <w:szCs w:val="24"/>
        </w:rPr>
        <w:t>.2.3</w:t>
      </w:r>
      <w:r w:rsidR="008945E2">
        <w:rPr>
          <w:rFonts w:ascii="Times New Roman" w:hAnsi="Times New Roman" w:cs="Times New Roman" w:hint="eastAsia"/>
          <w:sz w:val="24"/>
          <w:szCs w:val="24"/>
        </w:rPr>
        <w:t>小节中关于</w:t>
      </w:r>
      <w:r w:rsidR="008945E2">
        <w:rPr>
          <w:rFonts w:ascii="Times New Roman" w:hAnsi="Times New Roman" w:cs="Times New Roman" w:hint="eastAsia"/>
          <w:sz w:val="24"/>
          <w:szCs w:val="24"/>
        </w:rPr>
        <w:t>PSO</w:t>
      </w:r>
      <w:r w:rsidR="008945E2">
        <w:rPr>
          <w:rFonts w:ascii="Times New Roman" w:hAnsi="Times New Roman" w:cs="Times New Roman" w:hint="eastAsia"/>
          <w:sz w:val="24"/>
          <w:szCs w:val="24"/>
        </w:rPr>
        <w:t>的一些基本定义</w:t>
      </w:r>
      <w:r w:rsidR="007D6ACE">
        <w:rPr>
          <w:rFonts w:ascii="Times New Roman" w:hAnsi="Times New Roman" w:cs="Times New Roman" w:hint="eastAsia"/>
          <w:sz w:val="24"/>
          <w:szCs w:val="24"/>
        </w:rPr>
        <w:t>和问题需求</w:t>
      </w:r>
      <w:r w:rsidR="00DF6238">
        <w:rPr>
          <w:rFonts w:ascii="Times New Roman" w:hAnsi="Times New Roman" w:cs="Times New Roman" w:hint="eastAsia"/>
          <w:sz w:val="24"/>
          <w:szCs w:val="24"/>
        </w:rPr>
        <w:t>，</w:t>
      </w:r>
      <w:r w:rsidR="008945E2">
        <w:rPr>
          <w:rFonts w:ascii="Times New Roman" w:hAnsi="Times New Roman" w:cs="Times New Roman" w:hint="eastAsia"/>
          <w:sz w:val="24"/>
          <w:szCs w:val="24"/>
        </w:rPr>
        <w:t>首先，初始化</w:t>
      </w:r>
      <w:r w:rsidR="007D6ACE">
        <w:rPr>
          <w:rFonts w:ascii="Times New Roman" w:hAnsi="Times New Roman" w:cs="Times New Roman" w:hint="eastAsia"/>
          <w:sz w:val="24"/>
          <w:szCs w:val="24"/>
        </w:rPr>
        <w:t>粒子</w:t>
      </w:r>
      <w:r w:rsidR="008945E2">
        <w:rPr>
          <w:rFonts w:ascii="Times New Roman" w:hAnsi="Times New Roman" w:cs="Times New Roman" w:hint="eastAsia"/>
          <w:sz w:val="24"/>
          <w:szCs w:val="24"/>
        </w:rPr>
        <w:t>。</w:t>
      </w:r>
      <w:r w:rsidR="007D6ACE">
        <w:rPr>
          <w:rFonts w:ascii="Times New Roman" w:hAnsi="Times New Roman" w:cs="Times New Roman" w:hint="eastAsia"/>
          <w:sz w:val="24"/>
          <w:szCs w:val="24"/>
        </w:rPr>
        <w:t>粒子的维度</w:t>
      </w:r>
      <m:oMath>
        <m:r>
          <w:rPr>
            <w:rFonts w:ascii="Cambria Math" w:hAnsi="Cambria Math" w:hint="eastAsia"/>
            <w:sz w:val="24"/>
            <w:szCs w:val="24"/>
          </w:rPr>
          <m:t>D</m:t>
        </m:r>
      </m:oMath>
      <w:r w:rsidR="007D6ACE">
        <w:rPr>
          <w:rFonts w:ascii="Times New Roman" w:hAnsi="Times New Roman" w:cs="Times New Roman" w:hint="eastAsia"/>
          <w:sz w:val="24"/>
          <w:szCs w:val="24"/>
        </w:rPr>
        <w:t>等于</w:t>
      </w:r>
      <w:r w:rsidR="007D6ACE">
        <w:rPr>
          <w:rFonts w:ascii="Times New Roman" w:hAnsi="Times New Roman" w:cs="Times New Roman" w:hint="eastAsia"/>
          <w:sz w:val="24"/>
          <w:szCs w:val="24"/>
        </w:rPr>
        <w:t>SN</w:t>
      </w:r>
      <w:r w:rsidR="007D6ACE">
        <w:rPr>
          <w:rFonts w:ascii="Times New Roman" w:hAnsi="Times New Roman" w:cs="Times New Roman" w:hint="eastAsia"/>
          <w:sz w:val="24"/>
          <w:szCs w:val="24"/>
        </w:rPr>
        <w:t>节点的数量</w:t>
      </w:r>
      <m:oMath>
        <m:r>
          <w:rPr>
            <w:rFonts w:ascii="Cambria Math" w:hAnsi="Cambria Math" w:hint="eastAsia"/>
            <w:sz w:val="24"/>
            <w:szCs w:val="24"/>
          </w:rPr>
          <m:t>n</m:t>
        </m:r>
      </m:oMath>
      <w:r w:rsidR="007D6ACE">
        <w:rPr>
          <w:rFonts w:ascii="Times New Roman" w:hAnsi="Times New Roman" w:cs="Times New Roman" w:hint="eastAsia"/>
          <w:sz w:val="24"/>
          <w:szCs w:val="24"/>
        </w:rPr>
        <w:t>。</w:t>
      </w:r>
      <w:r w:rsidR="004102D2">
        <w:rPr>
          <w:rFonts w:ascii="Times New Roman" w:hAnsi="Times New Roman" w:cs="Times New Roman" w:hint="eastAsia"/>
          <w:sz w:val="24"/>
          <w:szCs w:val="24"/>
        </w:rPr>
        <w:t>对于每一个粒子</w:t>
      </w:r>
      <m:oMath>
        <m:sSub>
          <m:sSubPr>
            <m:ctrlPr>
              <w:rPr>
                <w:rFonts w:ascii="Cambria Math" w:hAnsi="Cambria Math"/>
                <w:i/>
                <w:sz w:val="24"/>
                <w:szCs w:val="24"/>
              </w:rPr>
            </m:ctrlPr>
          </m:sSubPr>
          <m:e>
            <m:r>
              <w:rPr>
                <w:rFonts w:ascii="Cambria Math" w:hAnsi="Cambria Math" w:cs="MS Mincho" w:hint="eastAsia"/>
                <w:sz w:val="24"/>
                <w:szCs w:val="24"/>
              </w:rPr>
              <m:t>Y</m:t>
            </m:r>
          </m:e>
          <m:sub>
            <m:r>
              <w:rPr>
                <w:rFonts w:ascii="Cambria Math" w:hAnsi="Cambria Math"/>
                <w:sz w:val="24"/>
                <w:szCs w:val="24"/>
              </w:rPr>
              <m:t>i</m:t>
            </m:r>
          </m:sub>
        </m:sSub>
        <m:r>
          <w:rPr>
            <w:rFonts w:ascii="Cambria Math" w:hAnsi="Cambria Math" w:hint="eastAsia"/>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cs="MS Mincho" w:hint="eastAsia"/>
                    <w:sz w:val="24"/>
                    <w:szCs w:val="24"/>
                  </w:rPr>
                  <m:t>Y</m:t>
                </m:r>
              </m:e>
              <m:sub>
                <m:r>
                  <w:rPr>
                    <w:rFonts w:ascii="Cambria Math" w:hAnsi="Cambria Math"/>
                    <w:sz w:val="24"/>
                    <w:szCs w:val="24"/>
                  </w:rPr>
                  <m:t>i,1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e>
              <m:sub>
                <m:r>
                  <w:rPr>
                    <w:rFonts w:ascii="Cambria Math" w:hAnsi="Cambria Math"/>
                    <w:sz w:val="24"/>
                    <w:szCs w:val="24"/>
                  </w:rPr>
                  <m:t>i,2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e>
              <m:sub>
                <m:r>
                  <w:rPr>
                    <w:rFonts w:ascii="Cambria Math" w:hAnsi="Cambria Math"/>
                    <w:sz w:val="24"/>
                    <w:szCs w:val="24"/>
                  </w:rPr>
                  <m:t>i,d</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Y</m:t>
                </m:r>
              </m:e>
              <m:sub>
                <m:r>
                  <w:rPr>
                    <w:rFonts w:ascii="Cambria Math" w:hAnsi="Cambria Math"/>
                    <w:sz w:val="24"/>
                    <w:szCs w:val="24"/>
                  </w:rPr>
                  <m:t>i,D</m:t>
                </m:r>
              </m:sub>
            </m:sSub>
          </m:e>
        </m:d>
      </m:oMath>
      <w:r w:rsidR="00866D28">
        <w:rPr>
          <w:rFonts w:ascii="Times New Roman" w:hAnsi="Times New Roman" w:cs="Times New Roman" w:hint="eastAsia"/>
          <w:sz w:val="24"/>
          <w:szCs w:val="24"/>
        </w:rPr>
        <w:t>，其中</w:t>
      </w:r>
      <m:oMath>
        <m:r>
          <m:rPr>
            <m:sty m:val="p"/>
          </m:rPr>
          <w:rPr>
            <w:rFonts w:ascii="Cambria Math" w:hAnsi="Cambria Math"/>
            <w:sz w:val="24"/>
            <w:szCs w:val="24"/>
          </w:rPr>
          <m:t>1</m:t>
        </m:r>
        <m:r>
          <w:rPr>
            <w:rFonts w:ascii="Cambria Math" w:hAnsi="Cambria Math"/>
            <w:sz w:val="24"/>
            <w:szCs w:val="24"/>
          </w:rPr>
          <m:t>≤i≤</m:t>
        </m:r>
        <m:r>
          <w:rPr>
            <w:rFonts w:ascii="Cambria Math" w:hAnsi="Cambria Math" w:hint="eastAsia"/>
            <w:sz w:val="24"/>
            <w:szCs w:val="24"/>
          </w:rPr>
          <m:t>N</m:t>
        </m:r>
      </m:oMath>
      <w:r w:rsidR="00C44C5F">
        <w:rPr>
          <w:rFonts w:ascii="Times New Roman" w:hAnsi="Times New Roman" w:cs="Times New Roman" w:hint="eastAsia"/>
          <w:sz w:val="24"/>
          <w:szCs w:val="24"/>
        </w:rPr>
        <w:t>，并且</w:t>
      </w:r>
      <m:oMath>
        <m:r>
          <m:rPr>
            <m:sty m:val="p"/>
          </m:rPr>
          <w:rPr>
            <w:rFonts w:ascii="Cambria Math" w:hAnsi="Cambria Math"/>
            <w:sz w:val="24"/>
            <w:szCs w:val="24"/>
          </w:rPr>
          <m:t>1</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≤n</m:t>
        </m:r>
      </m:oMath>
      <w:r w:rsidR="00A71537">
        <w:rPr>
          <w:rFonts w:ascii="Times New Roman" w:hAnsi="Times New Roman" w:cs="Times New Roman" w:hint="eastAsia"/>
          <w:sz w:val="24"/>
          <w:szCs w:val="24"/>
        </w:rPr>
        <w:t>，也</w:t>
      </w:r>
      <w:r w:rsidR="00DF6238">
        <w:rPr>
          <w:rFonts w:ascii="Times New Roman" w:hAnsi="Times New Roman" w:cs="Times New Roman" w:hint="eastAsia"/>
          <w:sz w:val="24"/>
          <w:szCs w:val="24"/>
        </w:rPr>
        <w:t>需要</w:t>
      </w:r>
      <w:r w:rsidR="00A71537">
        <w:rPr>
          <w:rFonts w:ascii="Times New Roman" w:hAnsi="Times New Roman" w:cs="Times New Roman" w:hint="eastAsia"/>
          <w:sz w:val="24"/>
          <w:szCs w:val="24"/>
        </w:rPr>
        <w:t>随机</w:t>
      </w:r>
      <w:r w:rsidR="00DF6238">
        <w:rPr>
          <w:rFonts w:ascii="Times New Roman" w:hAnsi="Times New Roman" w:cs="Times New Roman" w:hint="eastAsia"/>
          <w:sz w:val="24"/>
          <w:szCs w:val="24"/>
        </w:rPr>
        <w:t>赋值路由值</w:t>
      </w:r>
      <m:oMath>
        <m:sSub>
          <m:sSubPr>
            <m:ctrlPr>
              <w:rPr>
                <w:rFonts w:ascii="Cambria Math" w:hAnsi="Cambria Math"/>
                <w:i/>
                <w:sz w:val="24"/>
                <w:szCs w:val="24"/>
              </w:rPr>
            </m:ctrlPr>
          </m:sSubPr>
          <m:e>
            <m:r>
              <w:rPr>
                <w:rFonts w:ascii="Cambria Math" w:hAnsi="Cambria Math" w:cs="MS Mincho" w:hint="eastAsia"/>
                <w:sz w:val="24"/>
                <w:szCs w:val="24"/>
              </w:rPr>
              <m:t>RV</m:t>
            </m:r>
          </m:e>
          <m:sub>
            <m:r>
              <w:rPr>
                <w:rFonts w:ascii="Cambria Math" w:hAnsi="Cambria Math"/>
                <w:sz w:val="24"/>
                <w:szCs w:val="24"/>
              </w:rPr>
              <m:t>i</m:t>
            </m:r>
          </m:sub>
        </m:sSub>
      </m:oMath>
      <w:r w:rsidR="00DF6238">
        <w:rPr>
          <w:rFonts w:ascii="Times New Roman" w:hAnsi="Times New Roman" w:cs="Times New Roman" w:hint="eastAsia"/>
          <w:sz w:val="24"/>
          <w:szCs w:val="24"/>
        </w:rPr>
        <w:t>，</w:t>
      </w:r>
      <w:r w:rsidR="00A71537">
        <w:rPr>
          <w:rFonts w:ascii="Times New Roman" w:hAnsi="Times New Roman" w:cs="Times New Roman" w:hint="eastAsia"/>
          <w:sz w:val="24"/>
          <w:szCs w:val="24"/>
        </w:rPr>
        <w:t>是一个在</w:t>
      </w:r>
      <m:oMath>
        <m:d>
          <m:dPr>
            <m:endChr m:val=""/>
            <m:ctrlPr>
              <w:rPr>
                <w:rFonts w:ascii="Cambria Math" w:hAnsi="Cambria Math" w:cs="Times New Roman"/>
                <w:sz w:val="24"/>
                <w:szCs w:val="24"/>
              </w:rPr>
            </m:ctrlPr>
          </m:dPr>
          <m:e>
            <m:r>
              <m:rPr>
                <m:sty m:val="p"/>
              </m:rPr>
              <w:rPr>
                <w:rFonts w:ascii="Cambria Math" w:hAnsi="Cambria Math" w:cs="Times New Roman"/>
                <w:sz w:val="24"/>
                <w:szCs w:val="24"/>
              </w:rPr>
              <m:t>0,</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oMath>
      <w:r w:rsidR="00A71537">
        <w:rPr>
          <w:rFonts w:ascii="Times New Roman" w:hAnsi="Times New Roman" w:cs="Times New Roman" w:hint="eastAsia"/>
          <w:sz w:val="24"/>
          <w:szCs w:val="24"/>
        </w:rPr>
        <w:t>范围内的随机数。</w:t>
      </w:r>
    </w:p>
    <w:p w14:paraId="3BD1BF7C" w14:textId="6A19454D" w:rsidR="007D25CC" w:rsidRDefault="00AB32F0" w:rsidP="00C158F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接下来，</w:t>
      </w:r>
      <w:r w:rsidR="00DF6238">
        <w:rPr>
          <w:rFonts w:ascii="Times New Roman" w:hAnsi="Times New Roman" w:cs="Times New Roman" w:hint="eastAsia"/>
          <w:sz w:val="24"/>
          <w:szCs w:val="24"/>
        </w:rPr>
        <w:t>定义簇</w:t>
      </w:r>
      <w:r w:rsidR="00A71537">
        <w:rPr>
          <w:rFonts w:ascii="Times New Roman" w:hAnsi="Times New Roman" w:cs="Times New Roman" w:hint="eastAsia"/>
          <w:sz w:val="24"/>
          <w:szCs w:val="24"/>
        </w:rPr>
        <w:t>内</w:t>
      </w:r>
      <w:r w:rsidR="00DF6238">
        <w:rPr>
          <w:rFonts w:ascii="Times New Roman" w:hAnsi="Times New Roman" w:cs="Times New Roman" w:hint="eastAsia"/>
          <w:sz w:val="24"/>
          <w:szCs w:val="24"/>
        </w:rPr>
        <w:t>路由的适应度函数</w:t>
      </w: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hint="eastAsia"/>
                <w:sz w:val="24"/>
                <w:szCs w:val="24"/>
              </w:rPr>
              <m:t>y</m:t>
            </m:r>
          </m:sub>
        </m:sSub>
      </m:oMath>
      <w:r w:rsidR="00DF6238">
        <w:rPr>
          <w:rFonts w:ascii="Times New Roman" w:hAnsi="Times New Roman" w:cs="Times New Roman" w:hint="eastAsia"/>
          <w:sz w:val="24"/>
          <w:szCs w:val="24"/>
        </w:rPr>
        <w:t>。</w:t>
      </w:r>
      <w:r w:rsidR="00A70460">
        <w:rPr>
          <w:rFonts w:ascii="Times New Roman" w:hAnsi="Times New Roman" w:cs="Times New Roman" w:hint="eastAsia"/>
          <w:sz w:val="24"/>
          <w:szCs w:val="24"/>
        </w:rPr>
        <w:t>在前面章节中，我们已经定义了在本文中网络的生命周期与簇头节点的生命周期相关，所以簇内路由的路径规划仍需考虑</w:t>
      </w:r>
      <w:r w:rsidR="001E61FC">
        <w:rPr>
          <w:rFonts w:ascii="Times New Roman" w:hAnsi="Times New Roman" w:cs="Times New Roman" w:hint="eastAsia"/>
          <w:sz w:val="24"/>
          <w:szCs w:val="24"/>
        </w:rPr>
        <w:t>能量消耗问题。因此，需要考虑两个因素：</w:t>
      </w:r>
      <w:r w:rsidR="001E61FC">
        <w:rPr>
          <w:rFonts w:ascii="Times New Roman" w:hAnsi="Times New Roman" w:cs="Times New Roman" w:hint="eastAsia"/>
          <w:sz w:val="24"/>
          <w:szCs w:val="24"/>
        </w:rPr>
        <w:t>CH</w:t>
      </w:r>
      <w:r w:rsidR="001E61FC">
        <w:rPr>
          <w:rFonts w:ascii="Times New Roman" w:hAnsi="Times New Roman" w:cs="Times New Roman" w:hint="eastAsia"/>
          <w:sz w:val="24"/>
          <w:szCs w:val="24"/>
        </w:rPr>
        <w:t>的剩余能量，以及</w:t>
      </w:r>
      <w:r w:rsidR="001E61FC">
        <w:rPr>
          <w:rFonts w:ascii="Times New Roman" w:hAnsi="Times New Roman" w:cs="Times New Roman" w:hint="eastAsia"/>
          <w:sz w:val="24"/>
          <w:szCs w:val="24"/>
        </w:rPr>
        <w:lastRenderedPageBreak/>
        <w:t>SN</w:t>
      </w:r>
      <w:r w:rsidR="001E61FC">
        <w:rPr>
          <w:rFonts w:ascii="Times New Roman" w:hAnsi="Times New Roman" w:cs="Times New Roman" w:hint="eastAsia"/>
          <w:sz w:val="24"/>
          <w:szCs w:val="24"/>
        </w:rPr>
        <w:t>与</w:t>
      </w:r>
      <w:r w:rsidR="001E61FC">
        <w:rPr>
          <w:rFonts w:ascii="Times New Roman" w:hAnsi="Times New Roman" w:cs="Times New Roman" w:hint="eastAsia"/>
          <w:sz w:val="24"/>
          <w:szCs w:val="24"/>
        </w:rPr>
        <w:t>CH</w:t>
      </w:r>
      <w:r w:rsidR="001E61FC">
        <w:rPr>
          <w:rFonts w:ascii="Times New Roman" w:hAnsi="Times New Roman" w:cs="Times New Roman" w:hint="eastAsia"/>
          <w:sz w:val="24"/>
          <w:szCs w:val="24"/>
        </w:rPr>
        <w:t>之间的传输距离。对于</w:t>
      </w:r>
      <w:r w:rsidR="001E61FC">
        <w:rPr>
          <w:rFonts w:ascii="Times New Roman" w:hAnsi="Times New Roman" w:cs="Times New Roman" w:hint="eastAsia"/>
          <w:sz w:val="24"/>
          <w:szCs w:val="24"/>
        </w:rPr>
        <w:t>CH</w:t>
      </w:r>
      <w:r w:rsidR="001E61FC">
        <w:rPr>
          <w:rFonts w:ascii="Times New Roman" w:hAnsi="Times New Roman" w:cs="Times New Roman" w:hint="eastAsia"/>
          <w:sz w:val="24"/>
          <w:szCs w:val="24"/>
        </w:rPr>
        <w:t>来说，我们采用动态聚簇的方法，健康状态相对较好的节点通信范围</w:t>
      </w:r>
      <w:r w:rsidR="00525721">
        <w:rPr>
          <w:rFonts w:ascii="Times New Roman" w:hAnsi="Times New Roman" w:cs="Times New Roman" w:hint="eastAsia"/>
          <w:sz w:val="24"/>
          <w:szCs w:val="24"/>
        </w:rPr>
        <w:t>更</w:t>
      </w:r>
      <w:r w:rsidR="001E61FC">
        <w:rPr>
          <w:rFonts w:ascii="Times New Roman" w:hAnsi="Times New Roman" w:cs="Times New Roman" w:hint="eastAsia"/>
          <w:sz w:val="24"/>
          <w:szCs w:val="24"/>
        </w:rPr>
        <w:t>大，</w:t>
      </w:r>
      <w:r w:rsidR="00525721">
        <w:rPr>
          <w:rFonts w:ascii="Times New Roman" w:hAnsi="Times New Roman" w:cs="Times New Roman" w:hint="eastAsia"/>
          <w:sz w:val="24"/>
          <w:szCs w:val="24"/>
        </w:rPr>
        <w:t>承担更多的数据采集和传输任务</w:t>
      </w:r>
      <w:r w:rsidR="00D65B03">
        <w:rPr>
          <w:rFonts w:ascii="Times New Roman" w:hAnsi="Times New Roman" w:cs="Times New Roman" w:hint="eastAsia"/>
          <w:sz w:val="24"/>
          <w:szCs w:val="24"/>
        </w:rPr>
        <w:t>，尽可能延长网络生命周期</w:t>
      </w:r>
      <w:r w:rsidR="00525721">
        <w:rPr>
          <w:rFonts w:ascii="Times New Roman" w:hAnsi="Times New Roman" w:cs="Times New Roman" w:hint="eastAsia"/>
          <w:sz w:val="24"/>
          <w:szCs w:val="24"/>
        </w:rPr>
        <w:t>。对于</w:t>
      </w:r>
      <w:r w:rsidR="00525721">
        <w:rPr>
          <w:rFonts w:ascii="Times New Roman" w:hAnsi="Times New Roman" w:cs="Times New Roman" w:hint="eastAsia"/>
          <w:sz w:val="24"/>
          <w:szCs w:val="24"/>
        </w:rPr>
        <w:t>SN</w:t>
      </w:r>
      <w:r w:rsidR="00525721">
        <w:rPr>
          <w:rFonts w:ascii="Times New Roman" w:hAnsi="Times New Roman" w:cs="Times New Roman" w:hint="eastAsia"/>
          <w:sz w:val="24"/>
          <w:szCs w:val="24"/>
        </w:rPr>
        <w:t>来说，</w:t>
      </w:r>
      <w:r w:rsidR="007D25CC">
        <w:rPr>
          <w:rFonts w:ascii="Times New Roman" w:hAnsi="Times New Roman" w:cs="Times New Roman" w:hint="eastAsia"/>
          <w:sz w:val="24"/>
          <w:szCs w:val="24"/>
        </w:rPr>
        <w:t>离</w:t>
      </w:r>
      <w:r w:rsidR="007D25CC">
        <w:rPr>
          <w:rFonts w:ascii="Times New Roman" w:hAnsi="Times New Roman" w:cs="Times New Roman" w:hint="eastAsia"/>
          <w:sz w:val="24"/>
          <w:szCs w:val="24"/>
        </w:rPr>
        <w:t>CH</w:t>
      </w:r>
      <w:r w:rsidR="007D25CC">
        <w:rPr>
          <w:rFonts w:ascii="Times New Roman" w:hAnsi="Times New Roman" w:cs="Times New Roman" w:hint="eastAsia"/>
          <w:sz w:val="24"/>
          <w:szCs w:val="24"/>
        </w:rPr>
        <w:t>越近，即传输距离越近，消耗的能量越少。定义网络中从</w:t>
      </w:r>
      <w:r w:rsidR="007D25CC">
        <w:rPr>
          <w:rFonts w:ascii="Times New Roman" w:hAnsi="Times New Roman" w:cs="Times New Roman" w:hint="eastAsia"/>
          <w:sz w:val="24"/>
          <w:szCs w:val="24"/>
        </w:rPr>
        <w:t>SN</w:t>
      </w:r>
      <w:r w:rsidR="007D25CC">
        <w:rPr>
          <w:rFonts w:ascii="Times New Roman" w:hAnsi="Times New Roman" w:cs="Times New Roman" w:hint="eastAsia"/>
          <w:sz w:val="24"/>
          <w:szCs w:val="24"/>
        </w:rPr>
        <w:t>到</w:t>
      </w:r>
      <w:r w:rsidR="007D25CC">
        <w:rPr>
          <w:rFonts w:ascii="Times New Roman" w:hAnsi="Times New Roman" w:cs="Times New Roman" w:hint="eastAsia"/>
          <w:sz w:val="24"/>
          <w:szCs w:val="24"/>
        </w:rPr>
        <w:t>CH</w:t>
      </w:r>
      <w:r w:rsidR="007D25CC">
        <w:rPr>
          <w:rFonts w:ascii="Times New Roman" w:hAnsi="Times New Roman" w:cs="Times New Roman" w:hint="eastAsia"/>
          <w:sz w:val="24"/>
          <w:szCs w:val="24"/>
        </w:rPr>
        <w:t>数据传输评价距离为</w:t>
      </w:r>
      <m:oMath>
        <m:r>
          <w:rPr>
            <w:rFonts w:ascii="Cambria Math" w:hAnsi="Cambria Math" w:cs="Times New Roman" w:hint="eastAsia"/>
            <w:sz w:val="24"/>
            <w:szCs w:val="24"/>
          </w:rPr>
          <m:t>Ave</m:t>
        </m:r>
        <m:r>
          <w:rPr>
            <w:rFonts w:ascii="Cambria Math" w:hAnsi="Cambria Math" w:cs="Times New Roman"/>
            <w:sz w:val="24"/>
            <w:szCs w:val="24"/>
          </w:rPr>
          <m:t>_</m:t>
        </m:r>
        <m:r>
          <w:rPr>
            <w:rFonts w:ascii="Cambria Math" w:hAnsi="Cambria Math" w:cs="Times New Roman" w:hint="eastAsia"/>
            <w:sz w:val="24"/>
            <w:szCs w:val="24"/>
          </w:rPr>
          <m:t>Dist</m:t>
        </m:r>
        <m:r>
          <w:rPr>
            <w:rFonts w:ascii="Cambria Math" w:hAnsi="Cambria Math" w:cs="Times New Roman"/>
            <w:sz w:val="24"/>
            <w:szCs w:val="24"/>
          </w:rPr>
          <m:t>Cost</m:t>
        </m:r>
      </m:oMath>
      <w:r w:rsidR="007D25CC">
        <w:rPr>
          <w:rFonts w:ascii="Times New Roman" w:hAnsi="Times New Roman" w:cs="Times New Roman" w:hint="eastAsia"/>
          <w:sz w:val="24"/>
          <w:szCs w:val="24"/>
        </w:rPr>
        <w:t>，它的计算公式如下：</w:t>
      </w:r>
    </w:p>
    <w:p w14:paraId="0E08E41A" w14:textId="1A75EEF2" w:rsidR="007D25CC" w:rsidRDefault="007D25CC" w:rsidP="00D65B03">
      <w:pPr>
        <w:ind w:firstLineChars="200" w:firstLine="480"/>
        <w:jc w:val="right"/>
        <w:rPr>
          <w:rFonts w:ascii="Times New Roman" w:hAnsi="Times New Roman" w:cs="Times New Roman"/>
          <w:sz w:val="24"/>
          <w:szCs w:val="24"/>
        </w:rPr>
      </w:pPr>
      <m:oMath>
        <m:r>
          <w:rPr>
            <w:rFonts w:ascii="Cambria Math" w:hAnsi="Cambria Math" w:cs="Times New Roman" w:hint="eastAsia"/>
            <w:sz w:val="24"/>
            <w:szCs w:val="24"/>
          </w:rPr>
          <m:t>Ave</m:t>
        </m:r>
        <m:r>
          <w:rPr>
            <w:rFonts w:ascii="Cambria Math" w:hAnsi="Cambria Math" w:cs="Times New Roman"/>
            <w:sz w:val="24"/>
            <w:szCs w:val="24"/>
          </w:rPr>
          <m:t>_</m:t>
        </m:r>
        <m:r>
          <w:rPr>
            <w:rFonts w:ascii="Cambria Math" w:hAnsi="Cambria Math" w:cs="Times New Roman" w:hint="eastAsia"/>
            <w:sz w:val="24"/>
            <w:szCs w:val="24"/>
          </w:rPr>
          <m:t>Dist</m:t>
        </m:r>
        <m:r>
          <w:rPr>
            <w:rFonts w:ascii="Cambria Math" w:hAnsi="Cambria Math" w:cs="Times New Roman"/>
            <w:sz w:val="24"/>
            <w:szCs w:val="24"/>
          </w:rPr>
          <m:t>Cost=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dist(</m:t>
                </m:r>
                <m:sSub>
                  <m:sSubPr>
                    <m:ctrlPr>
                      <w:rPr>
                        <w:rFonts w:ascii="Cambria Math" w:hAnsi="Cambria Math"/>
                        <w:i/>
                        <w:sz w:val="24"/>
                        <w:szCs w:val="24"/>
                      </w:rPr>
                    </m:ctrlPr>
                  </m:sSubPr>
                  <m:e>
                    <m:r>
                      <w:rPr>
                        <w:rFonts w:ascii="Cambria Math" w:hAnsi="Cambria Math" w:cs="MS Mincho"/>
                        <w:sz w:val="24"/>
                        <w:szCs w:val="24"/>
                      </w:rPr>
                      <m:t>sn</m:t>
                    </m:r>
                  </m:e>
                  <m:sub>
                    <m:r>
                      <w:rPr>
                        <w:rFonts w:ascii="Cambria Math" w:hAnsi="Cambria Math"/>
                        <w:sz w:val="24"/>
                        <w:szCs w:val="24"/>
                      </w:rPr>
                      <m:t>i</m:t>
                    </m:r>
                  </m:sub>
                </m:sSub>
                <m:r>
                  <w:rPr>
                    <w:rFonts w:ascii="Cambria Math" w:hAnsi="Cambria Math" w:cs="Times New Roman"/>
                    <w:sz w:val="24"/>
                    <w:szCs w:val="24"/>
                  </w:rPr>
                  <m:t>,</m:t>
                </m:r>
                <m:sSub>
                  <m:sSubPr>
                    <m:ctrlPr>
                      <w:rPr>
                        <w:rFonts w:ascii="Cambria Math" w:hAnsi="Cambria Math"/>
                        <w:i/>
                        <w:sz w:val="24"/>
                        <w:szCs w:val="24"/>
                      </w:rPr>
                    </m:ctrlPr>
                  </m:sSubPr>
                  <m:e>
                    <m:r>
                      <w:rPr>
                        <w:rFonts w:ascii="Cambria Math" w:hAnsi="Cambria Math" w:cs="MS Mincho"/>
                        <w:sz w:val="24"/>
                        <w:szCs w:val="24"/>
                      </w:rPr>
                      <m:t>ch</m:t>
                    </m:r>
                  </m:e>
                  <m:sub>
                    <m:r>
                      <w:rPr>
                        <w:rFonts w:ascii="Cambria Math" w:hAnsi="Cambria Math"/>
                        <w:sz w:val="24"/>
                        <w:szCs w:val="24"/>
                      </w:rPr>
                      <m:t>i</m:t>
                    </m:r>
                  </m:sub>
                </m:sSub>
                <m:r>
                  <w:rPr>
                    <w:rFonts w:ascii="Cambria Math" w:hAnsi="Cambria Math" w:cs="Times New Roman"/>
                    <w:sz w:val="24"/>
                    <w:szCs w:val="24"/>
                  </w:rPr>
                  <m:t>)</m:t>
                </m:r>
              </m:num>
              <m:den>
                <m:sSub>
                  <m:sSubPr>
                    <m:ctrlPr>
                      <w:rPr>
                        <w:rFonts w:ascii="Cambria Math" w:hAnsi="Cambria Math"/>
                        <w:i/>
                        <w:sz w:val="24"/>
                        <w:szCs w:val="24"/>
                      </w:rPr>
                    </m:ctrlPr>
                  </m:sSubPr>
                  <m:e>
                    <m:r>
                      <w:rPr>
                        <w:rFonts w:ascii="Cambria Math" w:hAnsi="Cambria Math" w:cs="MS Mincho"/>
                        <w:sz w:val="24"/>
                        <w:szCs w:val="24"/>
                      </w:rPr>
                      <m:t>R</m:t>
                    </m:r>
                  </m:e>
                  <m:sub>
                    <m:r>
                      <w:rPr>
                        <w:rFonts w:ascii="Cambria Math" w:hAnsi="Cambria Math"/>
                        <w:sz w:val="24"/>
                        <w:szCs w:val="24"/>
                      </w:rPr>
                      <m:t>actu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sz w:val="24"/>
                        <w:szCs w:val="24"/>
                      </w:rPr>
                      <m:t>ch</m:t>
                    </m:r>
                  </m:e>
                  <m:sub>
                    <m:r>
                      <w:rPr>
                        <w:rFonts w:ascii="Cambria Math" w:hAnsi="Cambria Math"/>
                        <w:sz w:val="24"/>
                        <w:szCs w:val="24"/>
                      </w:rPr>
                      <m:t>i</m:t>
                    </m:r>
                  </m:sub>
                </m:sSub>
                <m:r>
                  <w:rPr>
                    <w:rFonts w:ascii="Cambria Math" w:hAnsi="Cambria Math"/>
                    <w:sz w:val="24"/>
                    <w:szCs w:val="24"/>
                  </w:rPr>
                  <m:t>)</m:t>
                </m:r>
              </m:den>
            </m:f>
          </m:e>
        </m:nary>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4-2</w:t>
      </w:r>
      <w:r w:rsidR="00FB0ADC">
        <w:rPr>
          <w:rFonts w:ascii="Times New Roman" w:hAnsi="Times New Roman" w:cs="Times New Roman"/>
          <w:sz w:val="24"/>
          <w:szCs w:val="24"/>
        </w:rPr>
        <w:t>3</w:t>
      </w:r>
      <w:r>
        <w:rPr>
          <w:rFonts w:ascii="Times New Roman" w:hAnsi="Times New Roman" w:cs="Times New Roman"/>
          <w:sz w:val="24"/>
          <w:szCs w:val="24"/>
        </w:rPr>
        <w:t>)</w:t>
      </w:r>
    </w:p>
    <w:p w14:paraId="55BD58D4" w14:textId="57E132B8" w:rsidR="00525721" w:rsidRDefault="00C158F8" w:rsidP="00DF623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根据以上需求分析，可以得出：</w:t>
      </w:r>
    </w:p>
    <w:p w14:paraId="5C247905" w14:textId="2D781D7D" w:rsidR="00C158F8" w:rsidRPr="007D25CC" w:rsidRDefault="008728F1" w:rsidP="00D65B03">
      <w:pPr>
        <w:ind w:firstLineChars="200" w:firstLine="480"/>
        <w:jc w:val="right"/>
        <w:rPr>
          <w:rFonts w:ascii="Times New Roman" w:hAnsi="Times New Roman" w:cs="Times New Roman"/>
          <w:sz w:val="24"/>
          <w:szCs w:val="24"/>
        </w:rPr>
      </w:pP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hint="eastAsia"/>
                        <w:sz w:val="24"/>
                        <w:szCs w:val="24"/>
                      </w:rPr>
                      <m:t>y</m:t>
                    </m:r>
                  </m:sub>
                </m:sSub>
                <m:r>
                  <w:rPr>
                    <w:rFonts w:ascii="Cambria Math" w:hAnsi="Cambria Math" w:cs="Times New Roman"/>
                    <w:sz w:val="24"/>
                    <w:szCs w:val="24"/>
                  </w:rPr>
                  <m:t>∝</m:t>
                </m:r>
                <m:r>
                  <w:rPr>
                    <w:rFonts w:ascii="Cambria Math" w:hAnsi="Cambria Math" w:cs="Times New Roman" w:hint="eastAsia"/>
                    <w:sz w:val="24"/>
                    <w:szCs w:val="24"/>
                  </w:rPr>
                  <m:t>Net</m:t>
                </m:r>
                <m:r>
                  <w:rPr>
                    <w:rFonts w:ascii="Cambria Math" w:hAnsi="Cambria Math" w:cs="Times New Roman"/>
                    <w:sz w:val="24"/>
                    <w:szCs w:val="24"/>
                  </w:rPr>
                  <m:t>_LifeTime</m:t>
                </m:r>
              </m:e>
              <m:e>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hint="eastAsia"/>
                        <w:sz w:val="24"/>
                        <w:szCs w:val="24"/>
                      </w:rPr>
                      <m:t>y</m:t>
                    </m:r>
                  </m:sub>
                </m:sSub>
                <m:r>
                  <w:rPr>
                    <w:rFonts w:ascii="Cambria Math" w:hAnsi="Cambria Math" w:cs="Times New Roman"/>
                    <w:sz w:val="24"/>
                    <w:szCs w:val="24"/>
                  </w:rPr>
                  <m:t>∝1/Ave_DistCost</m:t>
                </m:r>
              </m:e>
            </m:eqArr>
          </m:e>
        </m:d>
      </m:oMath>
      <w:r w:rsidR="00D65B03">
        <w:rPr>
          <w:rFonts w:ascii="Times New Roman" w:hAnsi="Times New Roman" w:cs="Times New Roman" w:hint="eastAsia"/>
          <w:sz w:val="24"/>
          <w:szCs w:val="24"/>
        </w:rPr>
        <w:t xml:space="preserve"> </w:t>
      </w:r>
      <w:r w:rsidR="00D65B03">
        <w:rPr>
          <w:rFonts w:ascii="Times New Roman" w:hAnsi="Times New Roman" w:cs="Times New Roman"/>
          <w:sz w:val="24"/>
          <w:szCs w:val="24"/>
        </w:rPr>
        <w:t xml:space="preserve">            </w:t>
      </w:r>
      <w:r w:rsidR="00D65B03">
        <w:rPr>
          <w:rFonts w:ascii="Times New Roman" w:hAnsi="Times New Roman" w:cs="Times New Roman" w:hint="eastAsia"/>
          <w:sz w:val="24"/>
          <w:szCs w:val="24"/>
        </w:rPr>
        <w:t>(</w:t>
      </w:r>
      <w:r w:rsidR="00D65B03">
        <w:rPr>
          <w:rFonts w:ascii="Times New Roman" w:hAnsi="Times New Roman" w:cs="Times New Roman"/>
          <w:sz w:val="24"/>
          <w:szCs w:val="24"/>
        </w:rPr>
        <w:t>4-2</w:t>
      </w:r>
      <w:r w:rsidR="00FB0ADC">
        <w:rPr>
          <w:rFonts w:ascii="Times New Roman" w:hAnsi="Times New Roman" w:cs="Times New Roman"/>
          <w:sz w:val="24"/>
          <w:szCs w:val="24"/>
        </w:rPr>
        <w:t>4</w:t>
      </w:r>
      <w:r w:rsidR="00D65B03">
        <w:rPr>
          <w:rFonts w:ascii="Times New Roman" w:hAnsi="Times New Roman" w:cs="Times New Roman"/>
          <w:sz w:val="24"/>
          <w:szCs w:val="24"/>
        </w:rPr>
        <w:t>)</w:t>
      </w:r>
    </w:p>
    <w:p w14:paraId="5B2FE174" w14:textId="02EDFA7B" w:rsidR="00525721" w:rsidRDefault="00D65B03" w:rsidP="00D65B0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因此，在簇间路由构建时，适应度函数定义如下所示。其中，</w:t>
      </w:r>
      <m:oMath>
        <m:r>
          <w:rPr>
            <w:rFonts w:ascii="Cambria Math" w:hAnsi="Cambria Math" w:cs="Times New Roman"/>
            <w:sz w:val="24"/>
            <w:szCs w:val="24"/>
          </w:rPr>
          <m:t>ε</m:t>
        </m:r>
      </m:oMath>
      <w:r>
        <w:rPr>
          <w:rFonts w:ascii="Times New Roman" w:hAnsi="Times New Roman" w:cs="Times New Roman" w:hint="eastAsia"/>
          <w:sz w:val="24"/>
          <w:szCs w:val="24"/>
        </w:rPr>
        <w:t>是一个常数，用于调整权重。</w:t>
      </w:r>
      <w:r w:rsidR="005D2785">
        <w:rPr>
          <w:rFonts w:ascii="Times New Roman" w:hAnsi="Times New Roman" w:cs="Times New Roman" w:hint="eastAsia"/>
          <w:sz w:val="24"/>
          <w:szCs w:val="24"/>
        </w:rPr>
        <w:t>粒子的</w:t>
      </w: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hint="eastAsia"/>
                <w:sz w:val="24"/>
                <w:szCs w:val="24"/>
              </w:rPr>
              <m:t>y</m:t>
            </m:r>
          </m:sub>
        </m:sSub>
      </m:oMath>
      <w:r w:rsidR="005D2785">
        <w:rPr>
          <w:rFonts w:ascii="Times New Roman" w:hAnsi="Times New Roman" w:cs="Times New Roman" w:hint="eastAsia"/>
          <w:sz w:val="24"/>
          <w:szCs w:val="24"/>
        </w:rPr>
        <w:t>越大，越贴近最优解。</w:t>
      </w:r>
    </w:p>
    <w:p w14:paraId="100C3BFD" w14:textId="268E0FA5" w:rsidR="00DF6238" w:rsidRDefault="008728F1" w:rsidP="00D65B03">
      <w:pPr>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Fitness</m:t>
            </m:r>
          </m:e>
          <m:sub>
            <m:r>
              <w:rPr>
                <w:rFonts w:ascii="Cambria Math" w:hAnsi="Cambria Math" w:cs="Times New Roman" w:hint="eastAsia"/>
                <w:sz w:val="24"/>
                <w:szCs w:val="24"/>
              </w:rPr>
              <m:t>y</m:t>
            </m:r>
          </m:sub>
        </m:sSub>
        <m:r>
          <m:rPr>
            <m:sty m:val="p"/>
          </m:rPr>
          <w:rPr>
            <w:rFonts w:ascii="Cambria Math" w:hAnsi="Cambria Math" w:cs="Times New Roman" w:hint="eastAsia"/>
            <w:sz w:val="24"/>
            <w:szCs w:val="24"/>
          </w:rPr>
          <m:t>=</m:t>
        </m:r>
        <m:r>
          <w:rPr>
            <w:rFonts w:ascii="Cambria Math" w:hAnsi="Cambria Math" w:cs="Times New Roman"/>
            <w:sz w:val="24"/>
            <w:szCs w:val="24"/>
          </w:rPr>
          <m:t>ε</m:t>
        </m:r>
        <m:f>
          <m:fPr>
            <m:ctrlPr>
              <w:rPr>
                <w:rFonts w:ascii="Cambria Math" w:hAnsi="Cambria Math" w:cs="Times New Roman"/>
                <w:i/>
                <w:sz w:val="24"/>
                <w:szCs w:val="24"/>
              </w:rPr>
            </m:ctrlPr>
          </m:fPr>
          <m:num>
            <m:r>
              <w:rPr>
                <w:rFonts w:ascii="Cambria Math" w:hAnsi="Cambria Math" w:cs="Times New Roman" w:hint="eastAsia"/>
                <w:sz w:val="24"/>
                <w:szCs w:val="24"/>
              </w:rPr>
              <m:t>Net</m:t>
            </m:r>
            <m:r>
              <w:rPr>
                <w:rFonts w:ascii="Cambria Math" w:hAnsi="Cambria Math" w:cs="Times New Roman"/>
                <w:sz w:val="24"/>
                <w:szCs w:val="24"/>
              </w:rPr>
              <m:t>_LifeTime</m:t>
            </m:r>
          </m:num>
          <m:den>
            <m:r>
              <w:rPr>
                <w:rFonts w:ascii="Cambria Math" w:hAnsi="Cambria Math" w:cs="Times New Roman" w:hint="eastAsia"/>
                <w:sz w:val="24"/>
                <w:szCs w:val="24"/>
              </w:rPr>
              <m:t>Ave</m:t>
            </m:r>
            <m:r>
              <w:rPr>
                <w:rFonts w:ascii="Cambria Math" w:hAnsi="Cambria Math" w:cs="Times New Roman"/>
                <w:sz w:val="24"/>
                <w:szCs w:val="24"/>
              </w:rPr>
              <m:t>_DistCost</m:t>
            </m:r>
          </m:den>
        </m:f>
        <m:r>
          <w:rPr>
            <w:rFonts w:ascii="Cambria Math" w:hAnsi="Cambria Math" w:cs="Times New Roman"/>
            <w:sz w:val="24"/>
            <w:szCs w:val="24"/>
          </w:rPr>
          <m:t xml:space="preserve"> </m:t>
        </m:r>
      </m:oMath>
      <w:r w:rsidR="00DF6238">
        <w:rPr>
          <w:rFonts w:ascii="Times New Roman" w:hAnsi="Times New Roman" w:cs="Times New Roman" w:hint="eastAsia"/>
          <w:sz w:val="24"/>
          <w:szCs w:val="24"/>
        </w:rPr>
        <w:t xml:space="preserve"> </w:t>
      </w:r>
      <w:r w:rsidR="00DF6238">
        <w:rPr>
          <w:rFonts w:ascii="Times New Roman" w:hAnsi="Times New Roman" w:cs="Times New Roman"/>
          <w:sz w:val="24"/>
          <w:szCs w:val="24"/>
        </w:rPr>
        <w:t xml:space="preserve">                </w:t>
      </w:r>
      <w:r w:rsidR="00DF6238">
        <w:rPr>
          <w:rFonts w:ascii="Times New Roman" w:hAnsi="Times New Roman" w:cs="Times New Roman" w:hint="eastAsia"/>
          <w:sz w:val="24"/>
          <w:szCs w:val="24"/>
        </w:rPr>
        <w:t>(</w:t>
      </w:r>
      <w:r w:rsidR="00DF6238">
        <w:rPr>
          <w:rFonts w:ascii="Times New Roman" w:hAnsi="Times New Roman" w:cs="Times New Roman"/>
          <w:sz w:val="24"/>
          <w:szCs w:val="24"/>
        </w:rPr>
        <w:t>4-</w:t>
      </w:r>
      <w:r w:rsidR="00D65B03">
        <w:rPr>
          <w:rFonts w:ascii="Times New Roman" w:hAnsi="Times New Roman" w:cs="Times New Roman"/>
          <w:sz w:val="24"/>
          <w:szCs w:val="24"/>
        </w:rPr>
        <w:t>2</w:t>
      </w:r>
      <w:r w:rsidR="00FB0ADC">
        <w:rPr>
          <w:rFonts w:ascii="Times New Roman" w:hAnsi="Times New Roman" w:cs="Times New Roman"/>
          <w:sz w:val="24"/>
          <w:szCs w:val="24"/>
        </w:rPr>
        <w:t>5</w:t>
      </w:r>
      <w:r w:rsidR="00DF6238">
        <w:rPr>
          <w:rFonts w:ascii="Times New Roman" w:hAnsi="Times New Roman" w:cs="Times New Roman"/>
          <w:sz w:val="24"/>
          <w:szCs w:val="24"/>
        </w:rPr>
        <w:t>)</w:t>
      </w:r>
    </w:p>
    <w:p w14:paraId="63AEA61C" w14:textId="77777777" w:rsidR="00621C86" w:rsidRDefault="00DE7D7D" w:rsidP="00621C8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采用迭代的方法</w:t>
      </w:r>
      <w:r w:rsidR="00D65B03">
        <w:rPr>
          <w:rFonts w:ascii="Times New Roman" w:hAnsi="Times New Roman" w:cs="Times New Roman" w:hint="eastAsia"/>
          <w:sz w:val="24"/>
          <w:szCs w:val="24"/>
        </w:rPr>
        <w:t>寻找最优解</w:t>
      </w:r>
      <w:r w:rsidR="006F5112">
        <w:rPr>
          <w:rFonts w:ascii="Times New Roman" w:hAnsi="Times New Roman" w:cs="Times New Roman" w:hint="eastAsia"/>
          <w:sz w:val="24"/>
          <w:szCs w:val="24"/>
        </w:rPr>
        <w:t>。</w:t>
      </w:r>
      <w:r w:rsidR="00D65B03">
        <w:rPr>
          <w:rFonts w:ascii="Times New Roman" w:hAnsi="Times New Roman" w:cs="Times New Roman" w:hint="eastAsia"/>
          <w:sz w:val="24"/>
          <w:szCs w:val="24"/>
        </w:rPr>
        <w:t>每一次迭代，粒子</w:t>
      </w:r>
      <m:oMath>
        <m:sSub>
          <m:sSubPr>
            <m:ctrlPr>
              <w:rPr>
                <w:rFonts w:ascii="Cambria Math" w:hAnsi="Cambria Math" w:cs="Times New Roman"/>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i</m:t>
            </m:r>
          </m:sub>
        </m:sSub>
      </m:oMath>
      <w:r w:rsidR="00D65B03">
        <w:rPr>
          <w:rFonts w:ascii="Times New Roman" w:hAnsi="Times New Roman" w:cs="Times New Roman" w:hint="eastAsia"/>
          <w:sz w:val="24"/>
          <w:szCs w:val="24"/>
        </w:rPr>
        <w:t>的位置</w:t>
      </w:r>
      <m:oMath>
        <m:sSubSup>
          <m:sSubSupPr>
            <m:ctrlPr>
              <w:rPr>
                <w:rFonts w:ascii="Cambria Math" w:hAnsi="Cambria Math" w:cs="MS Mincho"/>
                <w:i/>
                <w:sz w:val="24"/>
                <w:szCs w:val="24"/>
              </w:rPr>
            </m:ctrlPr>
          </m:sSubSupPr>
          <m:e>
            <m:r>
              <w:rPr>
                <w:rFonts w:ascii="Cambria Math" w:hAnsi="Cambria Math" w:cs="MS Mincho" w:hint="eastAsia"/>
                <w:sz w:val="24"/>
                <w:szCs w:val="24"/>
              </w:rPr>
              <m:t>Y</m:t>
            </m:r>
          </m:e>
          <m:sub>
            <m:r>
              <w:rPr>
                <w:rFonts w:ascii="Cambria Math" w:hAnsi="Cambria Math" w:cs="MS Mincho"/>
                <w:sz w:val="24"/>
                <w:szCs w:val="24"/>
              </w:rPr>
              <m:t>i</m:t>
            </m:r>
          </m:sub>
          <m:sup>
            <m:r>
              <w:rPr>
                <w:rFonts w:ascii="Cambria Math" w:hAnsi="Cambria Math" w:cs="MS Mincho"/>
                <w:sz w:val="24"/>
                <w:szCs w:val="24"/>
              </w:rPr>
              <m:t>k</m:t>
            </m:r>
          </m:sup>
        </m:sSubSup>
      </m:oMath>
      <w:r w:rsidR="00D65B03">
        <w:rPr>
          <w:rFonts w:ascii="Times New Roman" w:hAnsi="Times New Roman" w:cs="Times New Roman" w:hint="eastAsia"/>
          <w:sz w:val="24"/>
          <w:szCs w:val="24"/>
        </w:rPr>
        <w:t>、速度</w:t>
      </w:r>
      <m:oMath>
        <m:sSubSup>
          <m:sSubSupPr>
            <m:ctrlPr>
              <w:rPr>
                <w:rFonts w:ascii="Cambria Math" w:hAnsi="Cambria Math" w:cs="MS Mincho"/>
                <w:i/>
                <w:sz w:val="24"/>
                <w:szCs w:val="24"/>
              </w:rPr>
            </m:ctrlPr>
          </m:sSubSupPr>
          <m:e>
            <m:r>
              <w:rPr>
                <w:rFonts w:ascii="Cambria Math" w:hAnsi="Cambria Math" w:cs="MS Mincho"/>
                <w:sz w:val="24"/>
                <w:szCs w:val="24"/>
              </w:rPr>
              <m:t>V</m:t>
            </m:r>
          </m:e>
          <m:sub>
            <m:r>
              <w:rPr>
                <w:rFonts w:ascii="Cambria Math" w:hAnsi="Cambria Math" w:cs="MS Mincho"/>
                <w:sz w:val="24"/>
                <w:szCs w:val="24"/>
              </w:rPr>
              <m:t>i</m:t>
            </m:r>
          </m:sub>
          <m:sup>
            <m:r>
              <w:rPr>
                <w:rFonts w:ascii="Cambria Math" w:hAnsi="Cambria Math" w:cs="MS Mincho"/>
                <w:sz w:val="24"/>
                <w:szCs w:val="24"/>
              </w:rPr>
              <m:t>k</m:t>
            </m:r>
          </m:sup>
        </m:sSubSup>
      </m:oMath>
      <w:r w:rsidR="00D65B03">
        <w:rPr>
          <w:rFonts w:ascii="Times New Roman" w:hAnsi="Times New Roman" w:cs="Times New Roman" w:hint="eastAsia"/>
          <w:sz w:val="24"/>
          <w:szCs w:val="24"/>
        </w:rPr>
        <w:t>和个体最优解</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sidR="00D65B03">
        <w:rPr>
          <w:rFonts w:ascii="Times New Roman" w:hAnsi="Times New Roman" w:cs="Times New Roman" w:hint="eastAsia"/>
          <w:sz w:val="24"/>
          <w:szCs w:val="24"/>
        </w:rPr>
        <w:t>，以及全局最优解</w:t>
      </w:r>
      <m:oMath>
        <m:sSub>
          <m:sSubPr>
            <m:ctrlPr>
              <w:rPr>
                <w:rFonts w:ascii="Cambria Math" w:hAnsi="Cambria Math" w:cs="Times New Roman"/>
                <w:sz w:val="24"/>
                <w:szCs w:val="24"/>
              </w:rPr>
            </m:ctrlPr>
          </m:sSubPr>
          <m:e>
            <m:r>
              <w:rPr>
                <w:rFonts w:ascii="Cambria Math" w:hAnsi="Cambria Math" w:cs="Times New Roman" w:hint="eastAsia"/>
                <w:sz w:val="24"/>
                <w:szCs w:val="24"/>
              </w:rPr>
              <m:t>G</m:t>
            </m:r>
          </m:e>
          <m:sub>
            <m:r>
              <w:rPr>
                <w:rFonts w:ascii="Cambria Math" w:hAnsi="Cambria Math" w:cs="Times New Roman"/>
                <w:sz w:val="24"/>
                <w:szCs w:val="24"/>
              </w:rPr>
              <m:t>best</m:t>
            </m:r>
          </m:sub>
        </m:sSub>
      </m:oMath>
      <w:r w:rsidR="00D65B03">
        <w:rPr>
          <w:rFonts w:ascii="Times New Roman" w:hAnsi="Times New Roman" w:cs="Times New Roman" w:hint="eastAsia"/>
          <w:sz w:val="24"/>
          <w:szCs w:val="24"/>
        </w:rPr>
        <w:t>都需要更新，更新原则与簇间路由机制中的</w:t>
      </w:r>
      <w:r w:rsidR="00836085">
        <w:rPr>
          <w:rFonts w:ascii="Times New Roman" w:hAnsi="Times New Roman" w:cs="Times New Roman" w:hint="eastAsia"/>
          <w:sz w:val="24"/>
          <w:szCs w:val="24"/>
        </w:rPr>
        <w:t>更新原则相似。</w:t>
      </w:r>
      <w:r w:rsidR="006F5112">
        <w:rPr>
          <w:rFonts w:ascii="Times New Roman" w:hAnsi="Times New Roman" w:cs="Times New Roman" w:hint="eastAsia"/>
          <w:sz w:val="24"/>
          <w:szCs w:val="24"/>
        </w:rPr>
        <w:t>迭代结束后，</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sidR="006F5112">
        <w:rPr>
          <w:rFonts w:ascii="Times New Roman" w:hAnsi="Times New Roman" w:cs="Times New Roman" w:hint="eastAsia"/>
          <w:sz w:val="24"/>
          <w:szCs w:val="24"/>
        </w:rPr>
        <w:t>即所求的最优解。</w:t>
      </w:r>
    </w:p>
    <w:p w14:paraId="660B1C07" w14:textId="30DB1E95" w:rsidR="00621C86" w:rsidRDefault="00621C86" w:rsidP="00621C8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w:t>
      </w:r>
      <w:r w:rsidR="006F5112">
        <w:rPr>
          <w:rFonts w:ascii="Times New Roman" w:hAnsi="Times New Roman" w:cs="Times New Roman" w:hint="eastAsia"/>
          <w:sz w:val="24"/>
          <w:szCs w:val="24"/>
        </w:rPr>
        <w:t>将得到的</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i-best</m:t>
            </m:r>
          </m:sub>
        </m:sSub>
      </m:oMath>
      <w:r w:rsidR="006F5112">
        <w:rPr>
          <w:rFonts w:ascii="Times New Roman" w:hAnsi="Times New Roman" w:cs="Times New Roman" w:hint="eastAsia"/>
          <w:sz w:val="24"/>
          <w:szCs w:val="24"/>
        </w:rPr>
        <w:t>的位置</w:t>
      </w:r>
      <m:oMath>
        <m:sSub>
          <m:sSubPr>
            <m:ctrlPr>
              <w:rPr>
                <w:rFonts w:ascii="Cambria Math" w:hAnsi="Cambria Math" w:cs="Times New Roman"/>
                <w:sz w:val="24"/>
                <w:szCs w:val="24"/>
              </w:rPr>
            </m:ctrlPr>
          </m:sSubPr>
          <m:e>
            <m:r>
              <w:rPr>
                <w:rFonts w:ascii="Cambria Math" w:hAnsi="Cambria Math" w:cs="Times New Roman" w:hint="eastAsia"/>
                <w:sz w:val="24"/>
                <w:szCs w:val="24"/>
              </w:rPr>
              <m:t>Y</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d</m:t>
            </m:r>
          </m:sub>
        </m:sSub>
      </m:oMath>
      <w:r w:rsidR="006F5112">
        <w:rPr>
          <w:rFonts w:ascii="Times New Roman" w:hAnsi="Times New Roman" w:cs="Times New Roman" w:hint="eastAsia"/>
          <w:sz w:val="24"/>
          <w:szCs w:val="24"/>
        </w:rPr>
        <w:t>对应的每一个节点的</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sidR="006F5112">
        <w:rPr>
          <w:rFonts w:ascii="Times New Roman" w:hAnsi="Times New Roman" w:cs="Times New Roman" w:hint="eastAsia"/>
          <w:sz w:val="24"/>
          <w:szCs w:val="24"/>
        </w:rPr>
        <w:t>，再用</w:t>
      </w:r>
      <m:oMath>
        <m:sSub>
          <m:sSubPr>
            <m:ctrlPr>
              <w:rPr>
                <w:rFonts w:ascii="Cambria Math" w:hAnsi="Cambria Math" w:cs="Times New Roman"/>
                <w:sz w:val="24"/>
                <w:szCs w:val="24"/>
              </w:rPr>
            </m:ctrlPr>
          </m:sSubPr>
          <m:e>
            <m:r>
              <w:rPr>
                <w:rFonts w:ascii="Cambria Math" w:hAnsi="Cambria Math" w:cs="Times New Roman" w:hint="eastAsia"/>
                <w:sz w:val="24"/>
                <w:szCs w:val="24"/>
              </w:rPr>
              <m:t>RV</m:t>
            </m:r>
          </m:e>
          <m:sub>
            <m:r>
              <w:rPr>
                <w:rFonts w:ascii="Cambria Math" w:hAnsi="Cambria Math" w:cs="Times New Roman"/>
                <w:sz w:val="24"/>
                <w:szCs w:val="24"/>
              </w:rPr>
              <m:t>i</m:t>
            </m:r>
          </m:sub>
        </m:sSub>
      </m:oMath>
      <w:r w:rsidR="006F5112">
        <w:rPr>
          <w:rFonts w:ascii="Times New Roman" w:hAnsi="Times New Roman" w:cs="Times New Roman" w:hint="eastAsia"/>
          <w:sz w:val="24"/>
          <w:szCs w:val="24"/>
        </w:rPr>
        <w:t>指示</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6F5112">
        <w:rPr>
          <w:rFonts w:ascii="Times New Roman" w:hAnsi="Times New Roman" w:cs="Times New Roman" w:hint="eastAsia"/>
          <w:sz w:val="24"/>
          <w:szCs w:val="24"/>
        </w:rPr>
        <w:t>节点的下一跳</w:t>
      </w:r>
      <w:r w:rsidR="00146BE2">
        <w:rPr>
          <w:rFonts w:ascii="Times New Roman" w:hAnsi="Times New Roman" w:cs="Times New Roman" w:hint="eastAsia"/>
          <w:sz w:val="24"/>
          <w:szCs w:val="24"/>
        </w:rPr>
        <w:t>。</w:t>
      </w:r>
      <w:r w:rsidR="00C42F9E">
        <w:rPr>
          <w:rFonts w:ascii="Times New Roman" w:hAnsi="Times New Roman" w:cs="Times New Roman" w:hint="eastAsia"/>
          <w:sz w:val="24"/>
          <w:szCs w:val="24"/>
        </w:rPr>
        <w:t>在</w:t>
      </w:r>
      <m:oMath>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oMath>
      <w:r w:rsidR="00FA344B">
        <w:rPr>
          <w:rFonts w:ascii="Times New Roman" w:hAnsi="Times New Roman" w:hint="eastAsia"/>
          <w:sz w:val="24"/>
          <w:szCs w:val="24"/>
        </w:rPr>
        <w:t>通信范围内的簇头节点</w:t>
      </w:r>
      <w:r w:rsidR="00C42F9E">
        <w:rPr>
          <w:rFonts w:ascii="Times New Roman" w:hAnsi="Times New Roman" w:hint="eastAsia"/>
          <w:sz w:val="24"/>
          <w:szCs w:val="24"/>
        </w:rPr>
        <w:t>集合为</w:t>
      </w: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r>
          <w:rPr>
            <w:rFonts w:ascii="Cambria Math" w:hAnsi="Cambria Math"/>
            <w:sz w:val="24"/>
            <w:szCs w:val="24"/>
          </w:rPr>
          <m:t>)</m:t>
        </m:r>
      </m:oMath>
      <w:r w:rsidR="005D2785">
        <w:rPr>
          <w:rFonts w:ascii="Times New Roman" w:hAnsi="Times New Roman" w:hint="eastAsia"/>
          <w:sz w:val="24"/>
          <w:szCs w:val="24"/>
        </w:rPr>
        <w:t>，</w:t>
      </w:r>
      <w:r>
        <w:rPr>
          <w:rFonts w:ascii="Times New Roman" w:hAnsi="Times New Roman" w:cs="Times New Roman" w:hint="eastAsia"/>
          <w:sz w:val="24"/>
          <w:szCs w:val="24"/>
        </w:rPr>
        <w:t>假设</w:t>
      </w:r>
      <m:oMath>
        <m:r>
          <w:rPr>
            <w:rFonts w:ascii="Cambria Math" w:hAnsi="Cambria Math" w:cs="Times New Roman"/>
            <w:sz w:val="24"/>
            <w:szCs w:val="24"/>
          </w:rPr>
          <m:t>SN_NextHop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sn</m:t>
                </m:r>
              </m:e>
              <m:sub>
                <m:r>
                  <w:rPr>
                    <w:rFonts w:ascii="Cambria Math" w:hAnsi="Cambria Math" w:cs="Times New Roman"/>
                    <w:sz w:val="24"/>
                    <w:szCs w:val="24"/>
                  </w:rPr>
                  <m:t>i</m:t>
                </m:r>
              </m:sub>
            </m:sSub>
          </m:e>
        </m:d>
      </m:oMath>
      <w:r>
        <w:rPr>
          <w:rFonts w:ascii="Times New Roman" w:hAnsi="Times New Roman" w:cs="Times New Roman" w:hint="eastAsia"/>
          <w:sz w:val="24"/>
          <w:szCs w:val="24"/>
        </w:rPr>
        <w:t>是集合</w:t>
      </w:r>
      <m:oMath>
        <m:r>
          <w:rPr>
            <w:rFonts w:ascii="Cambria Math" w:hAnsi="Cambria Math" w:cs="Times New Roman"/>
            <w:sz w:val="24"/>
            <w:szCs w:val="24"/>
          </w:rPr>
          <m:t>SN</m:t>
        </m:r>
        <m:r>
          <m:rPr>
            <m:sty m:val="p"/>
          </m:rPr>
          <w:rPr>
            <w:rFonts w:ascii="Cambria Math" w:hAnsi="Cambria Math" w:cs="Times New Roman"/>
            <w:sz w:val="24"/>
            <w:szCs w:val="24"/>
          </w:rPr>
          <m:t>_</m:t>
        </m:r>
        <m:r>
          <w:rPr>
            <w:rFonts w:ascii="Cambria Math" w:hAnsi="Cambria Math" w:cs="Times New Roman"/>
            <w:sz w:val="24"/>
            <w:szCs w:val="24"/>
          </w:rPr>
          <m:t>N</m:t>
        </m:r>
        <m:r>
          <w:rPr>
            <w:rFonts w:ascii="Cambria Math" w:hAnsi="Cambria Math" w:cs="Times New Roman" w:hint="eastAsia"/>
            <w:sz w:val="24"/>
            <w:szCs w:val="24"/>
          </w:rPr>
          <m:t>ext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sn</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ascii="Times New Roman" w:hAnsi="Times New Roman" w:cs="Times New Roman" w:hint="eastAsia"/>
          <w:sz w:val="24"/>
          <w:szCs w:val="24"/>
        </w:rPr>
        <w:t>中的第</w:t>
      </w:r>
      <m:oMath>
        <m:r>
          <w:rPr>
            <w:rFonts w:ascii="Cambria Math" w:hAnsi="Cambria Math" w:cs="Times New Roman"/>
            <w:sz w:val="24"/>
            <w:szCs w:val="24"/>
          </w:rPr>
          <m:t>q</m:t>
        </m:r>
      </m:oMath>
      <w:r>
        <w:rPr>
          <w:rFonts w:ascii="Times New Roman" w:hAnsi="Times New Roman" w:cs="Times New Roman" w:hint="eastAsia"/>
          <w:sz w:val="24"/>
          <w:szCs w:val="24"/>
        </w:rPr>
        <w:t>个节点，编号为</w:t>
      </w:r>
      <m:oMath>
        <m:r>
          <w:rPr>
            <w:rFonts w:ascii="Cambria Math" w:hAnsi="Cambria Math" w:cs="Times New Roman"/>
            <w:sz w:val="24"/>
            <w:szCs w:val="24"/>
          </w:rPr>
          <m:t>q</m:t>
        </m:r>
      </m:oMath>
      <w:r>
        <w:rPr>
          <w:rFonts w:ascii="Times New Roman" w:hAnsi="Times New Roman" w:cs="Times New Roman" w:hint="eastAsia"/>
          <w:sz w:val="24"/>
          <w:szCs w:val="24"/>
        </w:rPr>
        <w:t>。</w:t>
      </w:r>
      <m:oMath>
        <m:r>
          <w:rPr>
            <w:rFonts w:ascii="Cambria Math" w:hAnsi="Cambria Math" w:cs="Times New Roman" w:hint="eastAsia"/>
            <w:sz w:val="24"/>
            <w:szCs w:val="24"/>
          </w:rPr>
          <m:t>q</m:t>
        </m:r>
      </m:oMath>
      <w:r>
        <w:rPr>
          <w:rFonts w:ascii="Times New Roman" w:hAnsi="Times New Roman" w:cs="Times New Roman" w:hint="eastAsia"/>
          <w:sz w:val="24"/>
          <w:szCs w:val="24"/>
        </w:rPr>
        <w:t>的计算与</w:t>
      </w:r>
      <m:oMath>
        <m:r>
          <w:rPr>
            <w:rFonts w:ascii="Cambria Math" w:hAnsi="Cambria Math" w:cs="Times New Roman" w:hint="eastAsia"/>
            <w:sz w:val="24"/>
            <w:szCs w:val="24"/>
          </w:rPr>
          <m:t>l</m:t>
        </m:r>
      </m:oMath>
      <w:r>
        <w:rPr>
          <w:rFonts w:ascii="Times New Roman" w:hAnsi="Times New Roman" w:cs="Times New Roman" w:hint="eastAsia"/>
          <w:sz w:val="24"/>
          <w:szCs w:val="24"/>
        </w:rPr>
        <w:t>的计算类似，公式如下。得到</w:t>
      </w:r>
      <m:oMath>
        <m:r>
          <w:rPr>
            <w:rFonts w:ascii="Cambria Math" w:hAnsi="Cambria Math" w:hint="eastAsia"/>
            <w:sz w:val="24"/>
            <w:szCs w:val="24"/>
          </w:rPr>
          <m:t>q</m:t>
        </m:r>
      </m:oMath>
      <w:r>
        <w:rPr>
          <w:rFonts w:ascii="Times New Roman" w:hAnsi="Times New Roman" w:cs="Times New Roman" w:hint="eastAsia"/>
          <w:sz w:val="24"/>
          <w:szCs w:val="24"/>
        </w:rPr>
        <w:t>后，在</w:t>
      </w:r>
      <m:oMath>
        <m:r>
          <w:rPr>
            <w:rFonts w:ascii="Cambria Math" w:hAnsi="Cambria Math"/>
            <w:sz w:val="24"/>
            <w:szCs w:val="24"/>
          </w:rPr>
          <m:t>SN_N(</m:t>
        </m:r>
        <m:sSub>
          <m:sSubPr>
            <m:ctrlPr>
              <w:rPr>
                <w:rFonts w:ascii="Cambria Math" w:hAnsi="Cambria Math"/>
                <w:i/>
                <w:sz w:val="24"/>
                <w:szCs w:val="24"/>
              </w:rPr>
            </m:ctrlPr>
          </m:sSubPr>
          <m:e>
            <m:r>
              <w:rPr>
                <w:rFonts w:ascii="Cambria Math" w:hAnsi="Cambria Math"/>
                <w:sz w:val="24"/>
                <w:szCs w:val="24"/>
              </w:rPr>
              <m:t>sn</m:t>
            </m:r>
          </m:e>
          <m:sub>
            <m:r>
              <w:rPr>
                <w:rFonts w:ascii="Cambria Math" w:hAnsi="Cambria Math"/>
                <w:sz w:val="24"/>
                <w:szCs w:val="24"/>
              </w:rPr>
              <m:t>i</m:t>
            </m:r>
          </m:sub>
        </m:sSub>
        <m:r>
          <w:rPr>
            <w:rFonts w:ascii="Cambria Math" w:hAnsi="Cambria Math"/>
            <w:sz w:val="24"/>
            <w:szCs w:val="24"/>
          </w:rPr>
          <m:t>)</m:t>
        </m:r>
      </m:oMath>
      <w:r>
        <w:rPr>
          <w:rFonts w:ascii="Times New Roman" w:hAnsi="Times New Roman" w:cs="Times New Roman" w:hint="eastAsia"/>
          <w:sz w:val="24"/>
          <w:szCs w:val="24"/>
        </w:rPr>
        <w:t>中找到的第</w:t>
      </w:r>
      <m:oMath>
        <m:r>
          <w:rPr>
            <w:rFonts w:ascii="Cambria Math" w:hAnsi="Cambria Math" w:cs="Times New Roman" w:hint="eastAsia"/>
            <w:sz w:val="24"/>
            <w:szCs w:val="24"/>
          </w:rPr>
          <m:t>q</m:t>
        </m:r>
      </m:oMath>
      <w:r>
        <w:rPr>
          <w:rFonts w:ascii="Times New Roman" w:hAnsi="Times New Roman" w:cs="Times New Roman" w:hint="eastAsia"/>
          <w:sz w:val="24"/>
          <w:szCs w:val="24"/>
        </w:rPr>
        <w:t>个节点，即为</w:t>
      </w:r>
      <m:oMath>
        <m:sSub>
          <m:sSubPr>
            <m:ctrlPr>
              <w:rPr>
                <w:rFonts w:ascii="Cambria Math" w:hAnsi="Cambria Math" w:cs="Times New Roman"/>
                <w:sz w:val="24"/>
                <w:szCs w:val="24"/>
              </w:rPr>
            </m:ctrlPr>
          </m:sSubPr>
          <m:e>
            <m:r>
              <w:rPr>
                <w:rFonts w:ascii="Cambria Math" w:hAnsi="Cambria Math" w:cs="Times New Roman" w:hint="eastAsia"/>
                <w:sz w:val="24"/>
                <w:szCs w:val="24"/>
              </w:rPr>
              <m:t>sn</m:t>
            </m:r>
          </m:e>
          <m:sub>
            <m:r>
              <w:rPr>
                <w:rFonts w:ascii="Cambria Math" w:hAnsi="Cambria Math" w:cs="Times New Roman" w:hint="eastAsia"/>
                <w:sz w:val="24"/>
                <w:szCs w:val="24"/>
              </w:rPr>
              <m:t>i</m:t>
            </m:r>
          </m:sub>
        </m:sSub>
      </m:oMath>
      <w:r>
        <w:rPr>
          <w:rFonts w:ascii="Times New Roman" w:hAnsi="Times New Roman" w:cs="Times New Roman" w:hint="eastAsia"/>
          <w:sz w:val="24"/>
          <w:szCs w:val="24"/>
        </w:rPr>
        <w:t>的下一跳节点。</w:t>
      </w:r>
    </w:p>
    <w:p w14:paraId="5BC5F911" w14:textId="574ABD42" w:rsidR="00621C86" w:rsidRDefault="00621C86" w:rsidP="00621C86">
      <w:pPr>
        <w:spacing w:line="400" w:lineRule="exact"/>
        <w:ind w:firstLineChars="200" w:firstLine="480"/>
        <w:jc w:val="right"/>
        <w:rPr>
          <w:rFonts w:ascii="Times New Roman" w:hAnsi="Times New Roman" w:cs="Times New Roman"/>
          <w:sz w:val="24"/>
          <w:szCs w:val="24"/>
        </w:rPr>
      </w:pPr>
      <m:oMath>
        <m:r>
          <w:rPr>
            <w:rFonts w:ascii="Cambria Math" w:hAnsi="Cambria Math" w:hint="eastAsia"/>
            <w:sz w:val="24"/>
            <w:szCs w:val="24"/>
          </w:rPr>
          <m:t>q=ceil</m:t>
        </m:r>
        <m:r>
          <w:rPr>
            <w:rFonts w:ascii="Cambria Math" w:hAnsi="Cambria Math"/>
            <w:sz w:val="24"/>
            <w:szCs w:val="24"/>
          </w:rPr>
          <m:t>(</m:t>
        </m:r>
        <m:sSub>
          <m:sSubPr>
            <m:ctrlPr>
              <w:rPr>
                <w:rFonts w:ascii="Cambria Math" w:hAnsi="Cambria Math"/>
                <w:i/>
                <w:sz w:val="24"/>
                <w:szCs w:val="24"/>
              </w:rPr>
            </m:ctrlPr>
          </m:sSubPr>
          <m:e>
            <m:r>
              <w:rPr>
                <w:rFonts w:ascii="Cambria Math" w:hAnsi="Cambria Math" w:cs="MS Mincho" w:hint="eastAsia"/>
                <w:sz w:val="24"/>
                <w:szCs w:val="24"/>
              </w:rPr>
              <m:t>Y</m:t>
            </m:r>
          </m:e>
          <m:sub>
            <m:r>
              <w:rPr>
                <w:rFonts w:ascii="Cambria Math" w:hAnsi="Cambria Math"/>
                <w:sz w:val="24"/>
                <w:szCs w:val="24"/>
              </w:rPr>
              <m:t>i,d</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hint="eastAsia"/>
                <w:sz w:val="24"/>
                <w:szCs w:val="24"/>
              </w:rPr>
              <m:t>SN</m:t>
            </m:r>
            <m:r>
              <w:rPr>
                <w:rFonts w:ascii="Cambria Math" w:hAnsi="Cambria Math"/>
                <w:sz w:val="24"/>
                <w:szCs w:val="24"/>
              </w:rPr>
              <m:t>_N(</m:t>
            </m:r>
            <m:sSub>
              <m:sSubPr>
                <m:ctrlPr>
                  <w:rPr>
                    <w:rFonts w:ascii="Cambria Math" w:hAnsi="Cambria Math"/>
                    <w:i/>
                    <w:sz w:val="24"/>
                    <w:szCs w:val="24"/>
                  </w:rPr>
                </m:ctrlPr>
              </m:sSubPr>
              <m:e>
                <m:r>
                  <w:rPr>
                    <w:rFonts w:ascii="Cambria Math" w:hAnsi="Cambria Math" w:hint="eastAsia"/>
                    <w:sz w:val="24"/>
                    <w:szCs w:val="24"/>
                  </w:rPr>
                  <m:t>sn</m:t>
                </m:r>
              </m:e>
              <m:sub>
                <m:r>
                  <w:rPr>
                    <w:rFonts w:ascii="Cambria Math" w:hAnsi="Cambria Math"/>
                    <w:sz w:val="24"/>
                    <w:szCs w:val="24"/>
                  </w:rPr>
                  <m:t>i</m:t>
                </m:r>
              </m:sub>
            </m:sSub>
            <m:r>
              <w:rPr>
                <w:rFonts w:ascii="Cambria Math" w:hAnsi="Cambria Math"/>
                <w:sz w:val="24"/>
                <w:szCs w:val="24"/>
              </w:rPr>
              <m:t>)</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4-26)</w:t>
      </w:r>
    </w:p>
    <w:p w14:paraId="3ADA8E6A" w14:textId="6E7CD449" w:rsidR="00621C86" w:rsidRDefault="00621C86" w:rsidP="00621C8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我们</w:t>
      </w:r>
      <w:r w:rsidRPr="003354A3">
        <w:rPr>
          <w:rFonts w:ascii="Times New Roman" w:hAnsi="Times New Roman" w:cs="Times New Roman"/>
          <w:sz w:val="24"/>
          <w:szCs w:val="24"/>
        </w:rPr>
        <w:t>以</w:t>
      </w:r>
      <w:r>
        <w:rPr>
          <w:rFonts w:ascii="Times New Roman" w:hAnsi="Times New Roman" w:cs="Times New Roman"/>
          <w:sz w:val="24"/>
          <w:szCs w:val="24"/>
        </w:rPr>
        <w:t>5</w:t>
      </w:r>
      <w:r w:rsidRPr="003354A3">
        <w:rPr>
          <w:rFonts w:ascii="Times New Roman" w:hAnsi="Times New Roman" w:cs="Times New Roman"/>
          <w:sz w:val="24"/>
          <w:szCs w:val="24"/>
        </w:rPr>
        <w:t>个</w:t>
      </w:r>
      <w:r>
        <w:rPr>
          <w:rFonts w:ascii="Times New Roman" w:hAnsi="Times New Roman" w:cs="Times New Roman" w:hint="eastAsia"/>
          <w:sz w:val="24"/>
          <w:szCs w:val="24"/>
        </w:rPr>
        <w:t>CH</w:t>
      </w:r>
      <w:r w:rsidRPr="003354A3">
        <w:rPr>
          <w:rFonts w:ascii="Times New Roman" w:hAnsi="Times New Roman" w:cs="Times New Roman"/>
          <w:iCs/>
          <w:sz w:val="24"/>
          <w:szCs w:val="24"/>
        </w:rPr>
        <w:t>和</w:t>
      </w:r>
      <w:r>
        <w:rPr>
          <w:rFonts w:ascii="Times New Roman" w:hAnsi="Times New Roman" w:cs="Times New Roman"/>
          <w:iCs/>
          <w:sz w:val="24"/>
          <w:szCs w:val="24"/>
        </w:rPr>
        <w:t>28</w:t>
      </w:r>
      <w:r w:rsidRPr="003354A3">
        <w:rPr>
          <w:rFonts w:ascii="Times New Roman" w:hAnsi="Times New Roman" w:cs="Times New Roman"/>
          <w:iCs/>
          <w:sz w:val="24"/>
          <w:szCs w:val="24"/>
        </w:rPr>
        <w:t>个</w:t>
      </w:r>
      <w:r>
        <w:rPr>
          <w:rFonts w:ascii="Times New Roman" w:hAnsi="Times New Roman" w:cs="Times New Roman" w:hint="eastAsia"/>
          <w:iCs/>
          <w:sz w:val="24"/>
          <w:szCs w:val="24"/>
        </w:rPr>
        <w:t>SN</w:t>
      </w:r>
      <w:r>
        <w:rPr>
          <w:rFonts w:ascii="Times New Roman" w:hAnsi="Times New Roman" w:cs="Times New Roman" w:hint="eastAsia"/>
          <w:iCs/>
          <w:sz w:val="24"/>
          <w:szCs w:val="24"/>
        </w:rPr>
        <w:t>为例，展示</w:t>
      </w:r>
      <w:r w:rsidR="0071548C">
        <w:rPr>
          <w:rFonts w:ascii="Times New Roman" w:hAnsi="Times New Roman" w:cs="Times New Roman" w:hint="eastAsia"/>
          <w:iCs/>
          <w:sz w:val="24"/>
          <w:szCs w:val="24"/>
        </w:rPr>
        <w:t>簇间路由机制中的动态聚簇。如下图所示，蓝色三角代表</w:t>
      </w:r>
      <w:r w:rsidR="0071548C">
        <w:rPr>
          <w:rFonts w:ascii="Times New Roman" w:hAnsi="Times New Roman" w:cs="Times New Roman" w:hint="eastAsia"/>
          <w:iCs/>
          <w:sz w:val="24"/>
          <w:szCs w:val="24"/>
        </w:rPr>
        <w:t>CH</w:t>
      </w:r>
      <w:r w:rsidR="0071548C">
        <w:rPr>
          <w:rFonts w:ascii="Times New Roman" w:hAnsi="Times New Roman" w:cs="Times New Roman" w:hint="eastAsia"/>
          <w:iCs/>
          <w:sz w:val="24"/>
          <w:szCs w:val="24"/>
        </w:rPr>
        <w:t>，橘色方形代表</w:t>
      </w:r>
      <w:r w:rsidR="0071548C">
        <w:rPr>
          <w:rFonts w:ascii="Times New Roman" w:hAnsi="Times New Roman" w:cs="Times New Roman" w:hint="eastAsia"/>
          <w:iCs/>
          <w:sz w:val="24"/>
          <w:szCs w:val="24"/>
        </w:rPr>
        <w:t>SN</w:t>
      </w:r>
      <w:r w:rsidR="0071548C">
        <w:rPr>
          <w:rFonts w:ascii="Times New Roman" w:hAnsi="Times New Roman" w:cs="Times New Roman" w:hint="eastAsia"/>
          <w:iCs/>
          <w:sz w:val="24"/>
          <w:szCs w:val="24"/>
        </w:rPr>
        <w:t>，蓝色的虚线代表</w:t>
      </w:r>
      <w:r w:rsidR="0071548C">
        <w:rPr>
          <w:rFonts w:ascii="Times New Roman" w:hAnsi="Times New Roman" w:cs="Times New Roman" w:hint="eastAsia"/>
          <w:iCs/>
          <w:sz w:val="24"/>
          <w:szCs w:val="24"/>
        </w:rPr>
        <w:t>CH</w:t>
      </w:r>
      <w:r w:rsidR="00D15C65">
        <w:rPr>
          <w:rFonts w:ascii="Times New Roman" w:hAnsi="Times New Roman" w:cs="Times New Roman" w:hint="eastAsia"/>
          <w:iCs/>
          <w:sz w:val="24"/>
          <w:szCs w:val="24"/>
        </w:rPr>
        <w:t>的实际通信范围</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actu</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e>
        </m:d>
      </m:oMath>
      <w:r w:rsidR="00D15C65">
        <w:rPr>
          <w:rFonts w:ascii="Times New Roman" w:hAnsi="Times New Roman" w:cs="Times New Roman" w:hint="eastAsia"/>
          <w:sz w:val="24"/>
          <w:szCs w:val="24"/>
        </w:rPr>
        <w:t>。</w:t>
      </w:r>
    </w:p>
    <w:p w14:paraId="390A8737" w14:textId="560B1596" w:rsidR="00621C86" w:rsidRDefault="00D15C65" w:rsidP="00D15C65">
      <w:pPr>
        <w:ind w:firstLineChars="200" w:firstLine="420"/>
        <w:jc w:val="center"/>
        <w:rPr>
          <w:rFonts w:ascii="Times New Roman" w:hAnsi="Times New Roman" w:cs="Times New Roman"/>
          <w:sz w:val="24"/>
          <w:szCs w:val="24"/>
        </w:rPr>
      </w:pPr>
      <w:bookmarkStart w:id="86" w:name="OLE_LINK109"/>
      <w:r>
        <w:rPr>
          <w:noProof/>
        </w:rPr>
        <w:drawing>
          <wp:inline distT="0" distB="0" distL="0" distR="0" wp14:anchorId="14F7791C" wp14:editId="7B9DCE64">
            <wp:extent cx="2667000" cy="2484120"/>
            <wp:effectExtent l="0" t="0" r="0" b="0"/>
            <wp:docPr id="13" name="图片 13" descr="簇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簇内"/>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000" cy="2484120"/>
                    </a:xfrm>
                    <a:prstGeom prst="rect">
                      <a:avLst/>
                    </a:prstGeom>
                    <a:noFill/>
                    <a:ln>
                      <a:noFill/>
                    </a:ln>
                  </pic:spPr>
                </pic:pic>
              </a:graphicData>
            </a:graphic>
          </wp:inline>
        </w:drawing>
      </w:r>
      <w:bookmarkEnd w:id="86"/>
    </w:p>
    <w:p w14:paraId="0247F170" w14:textId="53ABACFC" w:rsidR="00D15C65" w:rsidRPr="00621C86" w:rsidRDefault="00D15C65" w:rsidP="00D15C65">
      <w:pPr>
        <w:ind w:firstLineChars="200" w:firstLine="420"/>
        <w:jc w:val="center"/>
        <w:rPr>
          <w:rFonts w:ascii="Times New Roman" w:hAnsi="Times New Roman" w:cs="Times New Roman"/>
          <w:sz w:val="24"/>
          <w:szCs w:val="24"/>
        </w:rPr>
      </w:pPr>
      <w:r w:rsidRPr="00E26031">
        <w:rPr>
          <w:rFonts w:ascii="Times New Roman" w:eastAsia="楷体" w:hAnsi="Times New Roman" w:cs="Times New Roman"/>
          <w:szCs w:val="21"/>
        </w:rPr>
        <w:t>图</w:t>
      </w:r>
      <w:r w:rsidRPr="00E26031">
        <w:rPr>
          <w:rFonts w:ascii="Times New Roman" w:eastAsia="楷体" w:hAnsi="Times New Roman" w:cs="Times New Roman"/>
          <w:szCs w:val="21"/>
        </w:rPr>
        <w:t>4-</w:t>
      </w:r>
      <w:r>
        <w:rPr>
          <w:rFonts w:ascii="Times New Roman" w:eastAsia="楷体" w:hAnsi="Times New Roman" w:cs="Times New Roman"/>
          <w:szCs w:val="21"/>
        </w:rPr>
        <w:t>4</w:t>
      </w:r>
      <w:r w:rsidRPr="00E26031">
        <w:rPr>
          <w:rFonts w:ascii="Times New Roman" w:eastAsia="楷体" w:hAnsi="Times New Roman" w:cs="Times New Roman"/>
          <w:szCs w:val="21"/>
        </w:rPr>
        <w:t xml:space="preserve"> </w:t>
      </w:r>
      <w:r>
        <w:rPr>
          <w:rFonts w:ascii="Times New Roman" w:eastAsia="楷体" w:hAnsi="Times New Roman" w:cs="Times New Roman" w:hint="eastAsia"/>
          <w:szCs w:val="21"/>
        </w:rPr>
        <w:t>簇内路由结构示意图</w:t>
      </w:r>
    </w:p>
    <w:p w14:paraId="3ED5C366" w14:textId="6EBE87CA" w:rsidR="005D2785" w:rsidRDefault="00D15C65" w:rsidP="00D15C6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从图中可以看到，每个</w:t>
      </w:r>
      <w:r>
        <w:rPr>
          <w:rFonts w:ascii="Times New Roman" w:hAnsi="Times New Roman" w:cs="Times New Roman" w:hint="eastAsia"/>
          <w:sz w:val="24"/>
          <w:szCs w:val="24"/>
        </w:rPr>
        <w:t>CH</w:t>
      </w:r>
      <w:r>
        <w:rPr>
          <w:rFonts w:ascii="Times New Roman" w:hAnsi="Times New Roman" w:cs="Times New Roman" w:hint="eastAsia"/>
          <w:sz w:val="24"/>
          <w:szCs w:val="24"/>
        </w:rPr>
        <w:t>的覆盖区域（浅蓝色区域）的半径大小不同。一些</w:t>
      </w:r>
      <w:r>
        <w:rPr>
          <w:rFonts w:ascii="Times New Roman" w:hAnsi="Times New Roman" w:cs="Times New Roman" w:hint="eastAsia"/>
          <w:sz w:val="24"/>
          <w:szCs w:val="24"/>
        </w:rPr>
        <w:t>SN</w:t>
      </w:r>
      <w:r>
        <w:rPr>
          <w:rFonts w:ascii="Times New Roman" w:hAnsi="Times New Roman" w:cs="Times New Roman" w:hint="eastAsia"/>
          <w:sz w:val="24"/>
          <w:szCs w:val="24"/>
        </w:rPr>
        <w:t>处在几个</w:t>
      </w:r>
      <w:r>
        <w:rPr>
          <w:rFonts w:ascii="Times New Roman" w:hAnsi="Times New Roman" w:cs="Times New Roman" w:hint="eastAsia"/>
          <w:sz w:val="24"/>
          <w:szCs w:val="24"/>
        </w:rPr>
        <w:t>CH</w:t>
      </w:r>
      <w:r>
        <w:rPr>
          <w:rFonts w:ascii="Times New Roman" w:hAnsi="Times New Roman" w:cs="Times New Roman" w:hint="eastAsia"/>
          <w:sz w:val="24"/>
          <w:szCs w:val="24"/>
        </w:rPr>
        <w:t>覆盖范围的重叠区域，他们可以根据簇内路由机制选择其中一个加入该簇，尽可能延长网络生命周期。</w:t>
      </w:r>
    </w:p>
    <w:p w14:paraId="25E9E746" w14:textId="193A5AEA" w:rsidR="00D15C65" w:rsidRPr="00E26031" w:rsidRDefault="00D15C65" w:rsidP="00D15C65">
      <w:pPr>
        <w:pStyle w:val="3"/>
        <w:rPr>
          <w:rFonts w:ascii="Times New Roman" w:eastAsia="黑体" w:hAnsi="Times New Roman" w:cs="Times New Roman"/>
          <w:b w:val="0"/>
          <w:sz w:val="24"/>
          <w:szCs w:val="24"/>
        </w:rPr>
      </w:pPr>
      <w:bookmarkStart w:id="87" w:name="_Toc881690"/>
      <w:r w:rsidRPr="00E26031">
        <w:rPr>
          <w:rFonts w:ascii="Times New Roman" w:eastAsia="黑体" w:hAnsi="Times New Roman" w:cs="Times New Roman"/>
          <w:b w:val="0"/>
          <w:sz w:val="24"/>
          <w:szCs w:val="24"/>
        </w:rPr>
        <w:t>4.2.</w:t>
      </w:r>
      <w:r>
        <w:rPr>
          <w:rFonts w:ascii="Times New Roman" w:eastAsia="黑体" w:hAnsi="Times New Roman" w:cs="Times New Roman"/>
          <w:b w:val="0"/>
          <w:sz w:val="24"/>
          <w:szCs w:val="24"/>
        </w:rPr>
        <w:t>6</w:t>
      </w:r>
      <w:r w:rsidRPr="00E26031">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路由容错机制</w:t>
      </w:r>
      <w:bookmarkEnd w:id="87"/>
    </w:p>
    <w:p w14:paraId="37FCFE39" w14:textId="755DAB6C" w:rsidR="005D2785" w:rsidRDefault="00734C6B" w:rsidP="00DF623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尽管我们在路由构造时最大限度地延长网络的生命周期，</w:t>
      </w:r>
      <w:r w:rsidR="00183A55">
        <w:rPr>
          <w:rFonts w:ascii="Times New Roman" w:hAnsi="Times New Roman" w:cs="Times New Roman" w:hint="eastAsia"/>
          <w:sz w:val="24"/>
          <w:szCs w:val="24"/>
        </w:rPr>
        <w:t>提高网络边缘各层级节点的自适应</w:t>
      </w:r>
      <w:r w:rsidR="00183A55" w:rsidRPr="00183A55">
        <w:rPr>
          <w:rFonts w:ascii="Times New Roman" w:hAnsi="Times New Roman" w:cs="Times New Roman" w:hint="eastAsia"/>
          <w:sz w:val="24"/>
          <w:szCs w:val="24"/>
        </w:rPr>
        <w:t>性，</w:t>
      </w:r>
      <w:r w:rsidR="00183A55">
        <w:rPr>
          <w:rFonts w:ascii="Times New Roman" w:hAnsi="Times New Roman" w:cs="Times New Roman" w:hint="eastAsia"/>
          <w:sz w:val="24"/>
          <w:szCs w:val="24"/>
        </w:rPr>
        <w:t>但在实际生产生活中，节点的失效仍不可避免。并且因为传感器分布广泛、工作环境恶劣等原因，人为手动地维修难度较大，所以路由机制具有容错性具有重要现实意义。</w:t>
      </w:r>
    </w:p>
    <w:p w14:paraId="2586455F" w14:textId="0D88AAB3" w:rsidR="00E75EDC" w:rsidRDefault="00E75EDC" w:rsidP="00DF6238">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本文中的失效主要考虑两种类型：</w:t>
      </w:r>
      <w:r>
        <w:rPr>
          <w:rFonts w:ascii="Times New Roman" w:hAnsi="Times New Roman" w:cs="Times New Roman" w:hint="eastAsia"/>
          <w:sz w:val="24"/>
          <w:szCs w:val="24"/>
        </w:rPr>
        <w:t>SN</w:t>
      </w:r>
      <w:r>
        <w:rPr>
          <w:rFonts w:ascii="Times New Roman" w:hAnsi="Times New Roman" w:cs="Times New Roman" w:hint="eastAsia"/>
          <w:sz w:val="24"/>
          <w:szCs w:val="24"/>
        </w:rPr>
        <w:t>失效</w:t>
      </w:r>
      <w:r w:rsidR="00F12510">
        <w:rPr>
          <w:rFonts w:ascii="Times New Roman" w:hAnsi="Times New Roman" w:cs="Times New Roman" w:hint="eastAsia"/>
          <w:sz w:val="24"/>
          <w:szCs w:val="24"/>
        </w:rPr>
        <w:t>和</w:t>
      </w:r>
      <w:r w:rsidR="00F12510">
        <w:rPr>
          <w:rFonts w:ascii="Times New Roman" w:hAnsi="Times New Roman" w:cs="Times New Roman" w:hint="eastAsia"/>
          <w:sz w:val="24"/>
          <w:szCs w:val="24"/>
        </w:rPr>
        <w:t>CH</w:t>
      </w:r>
      <w:r w:rsidR="00F12510">
        <w:rPr>
          <w:rFonts w:ascii="Times New Roman" w:hAnsi="Times New Roman" w:cs="Times New Roman" w:hint="eastAsia"/>
          <w:sz w:val="24"/>
          <w:szCs w:val="24"/>
        </w:rPr>
        <w:t>失效</w:t>
      </w:r>
      <w:r>
        <w:rPr>
          <w:rFonts w:ascii="Times New Roman" w:hAnsi="Times New Roman" w:cs="Times New Roman" w:hint="eastAsia"/>
          <w:sz w:val="24"/>
          <w:szCs w:val="24"/>
        </w:rPr>
        <w:t>。接下来对每种情况分别进行讨论。</w:t>
      </w:r>
    </w:p>
    <w:p w14:paraId="23B3D171" w14:textId="075FFD8D" w:rsidR="00E75EDC" w:rsidRDefault="00E75EDC" w:rsidP="00C0329F">
      <w:pPr>
        <w:pStyle w:val="aa"/>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SN</w:t>
      </w:r>
      <w:r>
        <w:rPr>
          <w:rFonts w:ascii="Times New Roman" w:hAnsi="Times New Roman" w:hint="eastAsia"/>
          <w:sz w:val="24"/>
          <w:szCs w:val="24"/>
        </w:rPr>
        <w:t>失效情况</w:t>
      </w:r>
    </w:p>
    <w:p w14:paraId="088EAC9E" w14:textId="60214DF6" w:rsidR="00E75EDC" w:rsidRDefault="00E75EDC" w:rsidP="00E75EDC">
      <w:pPr>
        <w:pStyle w:val="aa"/>
        <w:spacing w:line="400" w:lineRule="exact"/>
        <w:ind w:left="840" w:firstLineChars="0" w:firstLine="0"/>
        <w:rPr>
          <w:rFonts w:ascii="Times New Roman" w:hAnsi="Times New Roman"/>
          <w:sz w:val="24"/>
          <w:szCs w:val="24"/>
        </w:rPr>
      </w:pPr>
      <w:r>
        <w:rPr>
          <w:rFonts w:ascii="Times New Roman" w:hAnsi="Times New Roman" w:hint="eastAsia"/>
          <w:sz w:val="24"/>
          <w:szCs w:val="24"/>
        </w:rPr>
        <w:t>在网络中，</w:t>
      </w:r>
      <w:r w:rsidR="00A424ED">
        <w:rPr>
          <w:rFonts w:ascii="Times New Roman" w:hAnsi="Times New Roman" w:hint="eastAsia"/>
          <w:sz w:val="24"/>
          <w:szCs w:val="24"/>
        </w:rPr>
        <w:t>SN</w:t>
      </w:r>
      <w:r w:rsidR="00A424ED">
        <w:rPr>
          <w:rFonts w:ascii="Times New Roman" w:hAnsi="Times New Roman" w:hint="eastAsia"/>
          <w:sz w:val="24"/>
          <w:szCs w:val="24"/>
        </w:rPr>
        <w:t>广泛地分布在发电、输电、配电、用电的各个环节，数量巨大，承担着从环境和设备中采集并上传数据的作用。但</w:t>
      </w:r>
      <w:r w:rsidR="00A424ED">
        <w:rPr>
          <w:rFonts w:ascii="Times New Roman" w:hAnsi="Times New Roman" w:hint="eastAsia"/>
          <w:sz w:val="24"/>
          <w:szCs w:val="24"/>
        </w:rPr>
        <w:t>SN</w:t>
      </w:r>
      <w:r w:rsidR="00A424ED">
        <w:rPr>
          <w:rFonts w:ascii="Times New Roman" w:hAnsi="Times New Roman" w:hint="eastAsia"/>
          <w:sz w:val="24"/>
          <w:szCs w:val="24"/>
        </w:rPr>
        <w:t>基本都由</w:t>
      </w:r>
      <w:r w:rsidR="00DE78C8">
        <w:rPr>
          <w:rFonts w:ascii="Times New Roman" w:hAnsi="Times New Roman" w:hint="eastAsia"/>
          <w:sz w:val="24"/>
          <w:szCs w:val="24"/>
        </w:rPr>
        <w:t>电池供电，能量有限，极易失效。</w:t>
      </w:r>
      <w:r w:rsidR="00DE78C8">
        <w:rPr>
          <w:rFonts w:ascii="Times New Roman" w:hAnsi="Times New Roman" w:hint="eastAsia"/>
          <w:sz w:val="24"/>
          <w:szCs w:val="24"/>
        </w:rPr>
        <w:t>SN</w:t>
      </w:r>
      <w:r w:rsidR="00FE6639">
        <w:rPr>
          <w:rFonts w:ascii="Times New Roman" w:hAnsi="Times New Roman" w:hint="eastAsia"/>
          <w:sz w:val="24"/>
          <w:szCs w:val="24"/>
        </w:rPr>
        <w:t>与</w:t>
      </w:r>
      <w:r w:rsidR="00FE6639">
        <w:rPr>
          <w:rFonts w:ascii="Times New Roman" w:hAnsi="Times New Roman" w:hint="eastAsia"/>
          <w:sz w:val="24"/>
          <w:szCs w:val="24"/>
        </w:rPr>
        <w:t>CH</w:t>
      </w:r>
      <w:r w:rsidR="00FE6639">
        <w:rPr>
          <w:rFonts w:ascii="Times New Roman" w:hAnsi="Times New Roman" w:hint="eastAsia"/>
          <w:sz w:val="24"/>
          <w:szCs w:val="24"/>
        </w:rPr>
        <w:t>的通信方式有两种形式，一种是直接通信，一种是</w:t>
      </w:r>
      <w:r w:rsidR="00C36F8C">
        <w:rPr>
          <w:rFonts w:ascii="Times New Roman" w:hAnsi="Times New Roman" w:hint="eastAsia"/>
          <w:sz w:val="24"/>
          <w:szCs w:val="24"/>
        </w:rPr>
        <w:t>借助其他</w:t>
      </w:r>
      <w:r w:rsidR="00C36F8C">
        <w:rPr>
          <w:rFonts w:ascii="Times New Roman" w:hAnsi="Times New Roman" w:hint="eastAsia"/>
          <w:sz w:val="24"/>
          <w:szCs w:val="24"/>
        </w:rPr>
        <w:t>SN</w:t>
      </w:r>
      <w:r w:rsidR="00C36F8C">
        <w:rPr>
          <w:rFonts w:ascii="Times New Roman" w:hAnsi="Times New Roman" w:hint="eastAsia"/>
          <w:sz w:val="24"/>
          <w:szCs w:val="24"/>
        </w:rPr>
        <w:t>转发与</w:t>
      </w:r>
      <w:r w:rsidR="00C36F8C">
        <w:rPr>
          <w:rFonts w:ascii="Times New Roman" w:hAnsi="Times New Roman" w:hint="eastAsia"/>
          <w:sz w:val="24"/>
          <w:szCs w:val="24"/>
        </w:rPr>
        <w:t>CH</w:t>
      </w:r>
      <w:r w:rsidR="00C36F8C">
        <w:rPr>
          <w:rFonts w:ascii="Times New Roman" w:hAnsi="Times New Roman" w:hint="eastAsia"/>
          <w:sz w:val="24"/>
          <w:szCs w:val="24"/>
        </w:rPr>
        <w:t>通信。</w:t>
      </w:r>
      <w:r w:rsidR="002E204A">
        <w:rPr>
          <w:rFonts w:ascii="Times New Roman" w:hAnsi="Times New Roman" w:hint="eastAsia"/>
          <w:sz w:val="24"/>
          <w:szCs w:val="24"/>
        </w:rPr>
        <w:t>所以当</w:t>
      </w:r>
      <w:r w:rsidR="002E204A">
        <w:rPr>
          <w:rFonts w:ascii="Times New Roman" w:hAnsi="Times New Roman" w:hint="eastAsia"/>
          <w:sz w:val="24"/>
          <w:szCs w:val="24"/>
        </w:rPr>
        <w:t>SN</w:t>
      </w:r>
      <w:r w:rsidR="002E204A">
        <w:rPr>
          <w:rFonts w:ascii="Times New Roman" w:hAnsi="Times New Roman" w:hint="eastAsia"/>
          <w:sz w:val="24"/>
          <w:szCs w:val="24"/>
        </w:rPr>
        <w:t>失效时会影响以它为下一跳的其他</w:t>
      </w:r>
      <w:r w:rsidR="002E204A">
        <w:rPr>
          <w:rFonts w:ascii="Times New Roman" w:hAnsi="Times New Roman" w:hint="eastAsia"/>
          <w:sz w:val="24"/>
          <w:szCs w:val="24"/>
        </w:rPr>
        <w:t>SN</w:t>
      </w:r>
      <w:r w:rsidR="002E204A">
        <w:rPr>
          <w:rFonts w:ascii="Times New Roman" w:hAnsi="Times New Roman" w:hint="eastAsia"/>
          <w:sz w:val="24"/>
          <w:szCs w:val="24"/>
        </w:rPr>
        <w:t>。</w:t>
      </w:r>
    </w:p>
    <w:p w14:paraId="7EC2A537" w14:textId="2E91CBA6" w:rsidR="00DE433C" w:rsidRPr="00942C2F" w:rsidRDefault="002E204A" w:rsidP="00942C2F">
      <w:pPr>
        <w:pStyle w:val="aa"/>
        <w:numPr>
          <w:ilvl w:val="0"/>
          <w:numId w:val="22"/>
        </w:numPr>
        <w:spacing w:line="400" w:lineRule="exact"/>
        <w:ind w:firstLineChars="0"/>
        <w:rPr>
          <w:rFonts w:ascii="Times New Roman" w:hAnsi="Times New Roman"/>
          <w:sz w:val="24"/>
          <w:szCs w:val="24"/>
        </w:rPr>
      </w:pPr>
      <w:r w:rsidRPr="00942C2F">
        <w:rPr>
          <w:rFonts w:ascii="Times New Roman" w:hAnsi="Times New Roman" w:hint="eastAsia"/>
          <w:sz w:val="24"/>
          <w:szCs w:val="24"/>
        </w:rPr>
        <w:t>受影响</w:t>
      </w:r>
      <w:r w:rsidRPr="00942C2F">
        <w:rPr>
          <w:rFonts w:ascii="Times New Roman" w:hAnsi="Times New Roman" w:hint="eastAsia"/>
          <w:sz w:val="24"/>
          <w:szCs w:val="24"/>
        </w:rPr>
        <w:t>SN</w:t>
      </w:r>
      <w:r w:rsidRPr="00942C2F">
        <w:rPr>
          <w:rFonts w:ascii="Times New Roman" w:hAnsi="Times New Roman" w:hint="eastAsia"/>
          <w:sz w:val="24"/>
          <w:szCs w:val="24"/>
        </w:rPr>
        <w:t>的最优选择是</w:t>
      </w:r>
      <w:r w:rsidR="00C36F8C" w:rsidRPr="00942C2F">
        <w:rPr>
          <w:rFonts w:ascii="Times New Roman" w:hAnsi="Times New Roman" w:hint="eastAsia"/>
          <w:sz w:val="24"/>
          <w:szCs w:val="24"/>
        </w:rPr>
        <w:t>直接与</w:t>
      </w:r>
      <w:r w:rsidR="00C36F8C" w:rsidRPr="00942C2F">
        <w:rPr>
          <w:rFonts w:ascii="Times New Roman" w:hAnsi="Times New Roman" w:hint="eastAsia"/>
          <w:sz w:val="24"/>
          <w:szCs w:val="24"/>
        </w:rPr>
        <w:t>CH</w:t>
      </w:r>
      <w:r w:rsidR="00C36F8C" w:rsidRPr="00942C2F">
        <w:rPr>
          <w:rFonts w:ascii="Times New Roman" w:hAnsi="Times New Roman" w:hint="eastAsia"/>
          <w:sz w:val="24"/>
          <w:szCs w:val="24"/>
        </w:rPr>
        <w:t>通信</w:t>
      </w:r>
      <w:r w:rsidRPr="00942C2F">
        <w:rPr>
          <w:rFonts w:ascii="Times New Roman" w:hAnsi="Times New Roman" w:hint="eastAsia"/>
          <w:sz w:val="24"/>
          <w:szCs w:val="24"/>
        </w:rPr>
        <w:t>，</w:t>
      </w:r>
      <w:r w:rsidR="00942C2F" w:rsidRPr="00942C2F">
        <w:rPr>
          <w:rFonts w:ascii="Times New Roman" w:hAnsi="Times New Roman" w:hint="eastAsia"/>
          <w:sz w:val="24"/>
          <w:szCs w:val="24"/>
        </w:rPr>
        <w:t>首先更新可达的簇头节点集合</w:t>
      </w:r>
      <m:oMath>
        <m:r>
          <w:rPr>
            <w:rFonts w:ascii="Cambria Math" w:hAnsi="Cambria Math"/>
            <w:sz w:val="24"/>
            <w:szCs w:val="24"/>
          </w:rPr>
          <m:t>SN</m:t>
        </m:r>
        <m:r>
          <m:rPr>
            <m:sty m:val="p"/>
          </m:rPr>
          <w:rPr>
            <w:rFonts w:ascii="Cambria Math" w:hAnsi="Cambria Math"/>
            <w:sz w:val="24"/>
            <w:szCs w:val="24"/>
          </w:rPr>
          <m:t>_</m:t>
        </m:r>
        <m:r>
          <w:rPr>
            <w:rFonts w:ascii="Cambria Math" w:hAnsi="Cambria Math"/>
            <w:sz w:val="24"/>
            <w:szCs w:val="24"/>
          </w:rPr>
          <m:t>N</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sn</m:t>
            </m:r>
          </m:e>
          <m:sub>
            <m:r>
              <w:rPr>
                <w:rFonts w:ascii="Cambria Math" w:hAnsi="Cambria Math"/>
                <w:sz w:val="24"/>
                <w:szCs w:val="24"/>
              </w:rPr>
              <m:t>i</m:t>
            </m:r>
          </m:sub>
        </m:sSub>
        <m:r>
          <m:rPr>
            <m:sty m:val="p"/>
          </m:rPr>
          <w:rPr>
            <w:rFonts w:ascii="Cambria Math" w:hAnsi="Cambria Math"/>
            <w:sz w:val="24"/>
            <w:szCs w:val="24"/>
          </w:rPr>
          <m:t>)</m:t>
        </m:r>
      </m:oMath>
      <w:r w:rsidR="00942C2F" w:rsidRPr="00942C2F">
        <w:rPr>
          <w:rFonts w:ascii="Times New Roman" w:hAnsi="Times New Roman" w:hint="eastAsia"/>
          <w:sz w:val="24"/>
          <w:szCs w:val="24"/>
        </w:rPr>
        <w:t>，再</w:t>
      </w:r>
      <w:r w:rsidRPr="00942C2F">
        <w:rPr>
          <w:rFonts w:ascii="Times New Roman" w:hAnsi="Times New Roman" w:hint="eastAsia"/>
          <w:sz w:val="24"/>
          <w:szCs w:val="24"/>
        </w:rPr>
        <w:t>调用</w:t>
      </w:r>
      <w:r w:rsidRPr="00942C2F">
        <w:rPr>
          <w:rFonts w:ascii="Times New Roman" w:hAnsi="Times New Roman" w:hint="eastAsia"/>
          <w:sz w:val="24"/>
          <w:szCs w:val="24"/>
        </w:rPr>
        <w:t>4</w:t>
      </w:r>
      <w:r w:rsidRPr="00942C2F">
        <w:rPr>
          <w:rFonts w:ascii="Times New Roman" w:hAnsi="Times New Roman"/>
          <w:sz w:val="24"/>
          <w:szCs w:val="24"/>
        </w:rPr>
        <w:t>.2.5</w:t>
      </w:r>
      <w:r w:rsidRPr="00942C2F">
        <w:rPr>
          <w:rFonts w:ascii="Times New Roman" w:hAnsi="Times New Roman" w:hint="eastAsia"/>
          <w:sz w:val="24"/>
          <w:szCs w:val="24"/>
        </w:rPr>
        <w:t>小节的簇内路由机制，均衡簇头节点剩余能量和自己到簇头节点的传输距离，重新寻找到最优解</w:t>
      </w:r>
      <m:oMath>
        <m: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NextHop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sn</m:t>
                    </m:r>
                  </m:e>
                  <m:sub>
                    <m:r>
                      <w:rPr>
                        <w:rFonts w:ascii="Cambria Math" w:hAnsi="Cambria Math"/>
                        <w:sz w:val="24"/>
                        <w:szCs w:val="24"/>
                      </w:rPr>
                      <m:t>i</m:t>
                    </m:r>
                  </m:sub>
                </m:sSub>
              </m:e>
            </m:d>
          </m:sub>
        </m:sSub>
      </m:oMath>
      <w:r w:rsidRPr="00942C2F">
        <w:rPr>
          <w:rFonts w:ascii="Times New Roman" w:hAnsi="Times New Roman" w:hint="eastAsia"/>
          <w:sz w:val="24"/>
          <w:szCs w:val="24"/>
        </w:rPr>
        <w:t>后加入网络；</w:t>
      </w:r>
    </w:p>
    <w:p w14:paraId="6D22C126" w14:textId="3E2658BC" w:rsidR="00DE433C" w:rsidRDefault="00DE433C" w:rsidP="00C0329F">
      <w:pPr>
        <w:pStyle w:val="aa"/>
        <w:numPr>
          <w:ilvl w:val="0"/>
          <w:numId w:val="22"/>
        </w:numPr>
        <w:spacing w:line="400" w:lineRule="exact"/>
        <w:ind w:firstLineChars="0"/>
        <w:rPr>
          <w:rFonts w:ascii="Times New Roman" w:hAnsi="Times New Roman"/>
          <w:sz w:val="24"/>
          <w:szCs w:val="24"/>
        </w:rPr>
      </w:pPr>
      <w:r>
        <w:rPr>
          <w:rFonts w:ascii="Times New Roman" w:hAnsi="Times New Roman" w:hint="eastAsia"/>
          <w:sz w:val="24"/>
          <w:szCs w:val="24"/>
        </w:rPr>
        <w:t>如果在通信范围内没有可达的</w:t>
      </w:r>
      <w:r>
        <w:rPr>
          <w:rFonts w:ascii="Times New Roman" w:hAnsi="Times New Roman" w:hint="eastAsia"/>
          <w:sz w:val="24"/>
          <w:szCs w:val="24"/>
        </w:rPr>
        <w:t>CH</w:t>
      </w:r>
      <w:r>
        <w:rPr>
          <w:rFonts w:ascii="Times New Roman" w:hAnsi="Times New Roman" w:hint="eastAsia"/>
          <w:sz w:val="24"/>
          <w:szCs w:val="24"/>
        </w:rPr>
        <w:t>，则选择</w:t>
      </w:r>
      <w:r w:rsidR="00942C2F">
        <w:rPr>
          <w:rFonts w:ascii="Times New Roman" w:hAnsi="Times New Roman" w:hint="eastAsia"/>
          <w:sz w:val="24"/>
          <w:szCs w:val="24"/>
        </w:rPr>
        <w:t>与</w:t>
      </w:r>
      <w:r>
        <w:rPr>
          <w:rFonts w:ascii="Times New Roman" w:hAnsi="Times New Roman" w:hint="eastAsia"/>
          <w:sz w:val="24"/>
          <w:szCs w:val="24"/>
        </w:rPr>
        <w:t>一个</w:t>
      </w:r>
      <w:r w:rsidR="00942C2F">
        <w:rPr>
          <w:rFonts w:ascii="Times New Roman" w:hAnsi="Times New Roman" w:hint="eastAsia"/>
          <w:sz w:val="24"/>
          <w:szCs w:val="24"/>
        </w:rPr>
        <w:t>通信</w:t>
      </w:r>
      <w:r>
        <w:rPr>
          <w:rFonts w:ascii="Times New Roman" w:hAnsi="Times New Roman" w:hint="eastAsia"/>
          <w:sz w:val="24"/>
          <w:szCs w:val="24"/>
        </w:rPr>
        <w:t>距离最近的</w:t>
      </w:r>
      <w:r>
        <w:rPr>
          <w:rFonts w:ascii="Times New Roman" w:hAnsi="Times New Roman" w:hint="eastAsia"/>
          <w:sz w:val="24"/>
          <w:szCs w:val="24"/>
        </w:rPr>
        <w:t>SN</w:t>
      </w:r>
      <w:r w:rsidR="00942C2F">
        <w:rPr>
          <w:rFonts w:ascii="Times New Roman" w:hAnsi="Times New Roman" w:hint="eastAsia"/>
          <w:sz w:val="24"/>
          <w:szCs w:val="24"/>
        </w:rPr>
        <w:t>连接</w:t>
      </w:r>
      <w:r>
        <w:rPr>
          <w:rFonts w:ascii="Times New Roman" w:hAnsi="Times New Roman" w:hint="eastAsia"/>
          <w:sz w:val="24"/>
          <w:szCs w:val="24"/>
        </w:rPr>
        <w:t>；</w:t>
      </w:r>
    </w:p>
    <w:p w14:paraId="5D8423A5" w14:textId="4031372C" w:rsidR="002E204A" w:rsidRDefault="00DE433C" w:rsidP="00C0329F">
      <w:pPr>
        <w:pStyle w:val="aa"/>
        <w:numPr>
          <w:ilvl w:val="0"/>
          <w:numId w:val="22"/>
        </w:numPr>
        <w:spacing w:line="400" w:lineRule="exact"/>
        <w:ind w:firstLineChars="0"/>
        <w:rPr>
          <w:rFonts w:ascii="Times New Roman" w:hAnsi="Times New Roman"/>
          <w:sz w:val="24"/>
          <w:szCs w:val="24"/>
        </w:rPr>
      </w:pPr>
      <w:r>
        <w:rPr>
          <w:rFonts w:ascii="Times New Roman" w:hAnsi="Times New Roman" w:hint="eastAsia"/>
          <w:sz w:val="24"/>
          <w:szCs w:val="24"/>
        </w:rPr>
        <w:t>如果无法与任何节点通信，则</w:t>
      </w:r>
      <w:r w:rsidR="00F12510">
        <w:rPr>
          <w:rFonts w:ascii="Times New Roman" w:hAnsi="Times New Roman" w:hint="eastAsia"/>
          <w:sz w:val="24"/>
          <w:szCs w:val="24"/>
        </w:rPr>
        <w:t>节点启动休眠状态。</w:t>
      </w:r>
    </w:p>
    <w:p w14:paraId="270FE70B" w14:textId="6C356AB5" w:rsidR="00ED6973" w:rsidRDefault="00DE433C" w:rsidP="00540ADE">
      <w:pPr>
        <w:ind w:left="840"/>
        <w:rPr>
          <w:rFonts w:ascii="Times New Roman" w:hAnsi="Times New Roman"/>
          <w:sz w:val="24"/>
          <w:szCs w:val="24"/>
        </w:rPr>
      </w:pPr>
      <w:r>
        <w:rPr>
          <w:rFonts w:ascii="Times New Roman" w:hAnsi="Times New Roman" w:hint="eastAsia"/>
          <w:sz w:val="24"/>
          <w:szCs w:val="24"/>
        </w:rPr>
        <w:t>SN</w:t>
      </w:r>
      <w:r>
        <w:rPr>
          <w:rFonts w:ascii="Times New Roman" w:hAnsi="Times New Roman" w:hint="eastAsia"/>
          <w:sz w:val="24"/>
          <w:szCs w:val="24"/>
        </w:rPr>
        <w:t>失效时，三种可能的恢复情况如下图所示。</w:t>
      </w:r>
    </w:p>
    <w:p w14:paraId="584B828F" w14:textId="458F7C9C" w:rsidR="00540ADE" w:rsidRDefault="00540ADE" w:rsidP="00540ADE">
      <w:pPr>
        <w:ind w:left="840"/>
        <w:jc w:val="center"/>
        <w:rPr>
          <w:rFonts w:ascii="Times New Roman" w:hAnsi="Times New Roman"/>
          <w:sz w:val="24"/>
          <w:szCs w:val="24"/>
        </w:rPr>
      </w:pPr>
      <w:r w:rsidRPr="00ED6973">
        <w:rPr>
          <w:rFonts w:ascii="Times New Roman" w:eastAsia="楷体" w:hAnsi="Times New Roman"/>
          <w:noProof/>
          <w:szCs w:val="21"/>
        </w:rPr>
        <w:drawing>
          <wp:inline distT="0" distB="0" distL="0" distR="0" wp14:anchorId="24EAFFF2" wp14:editId="6669BE34">
            <wp:extent cx="1998545" cy="1440000"/>
            <wp:effectExtent l="0" t="0" r="190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545" cy="1440000"/>
                    </a:xfrm>
                    <a:prstGeom prst="rect">
                      <a:avLst/>
                    </a:prstGeom>
                    <a:noFill/>
                    <a:ln>
                      <a:noFill/>
                    </a:ln>
                  </pic:spPr>
                </pic:pic>
              </a:graphicData>
            </a:graphic>
          </wp:inline>
        </w:drawing>
      </w:r>
      <w:r>
        <w:rPr>
          <w:rFonts w:ascii="Times New Roman" w:hAnsi="Times New Roman" w:hint="eastAsia"/>
          <w:sz w:val="24"/>
          <w:szCs w:val="24"/>
        </w:rPr>
        <w:t xml:space="preserve"> </w:t>
      </w:r>
      <w:r>
        <w:rPr>
          <w:rFonts w:ascii="Times New Roman" w:hAnsi="Times New Roman"/>
          <w:sz w:val="24"/>
          <w:szCs w:val="24"/>
        </w:rPr>
        <w:t xml:space="preserve">        </w:t>
      </w:r>
      <w:r w:rsidRPr="00ED6973">
        <w:rPr>
          <w:rFonts w:ascii="Times New Roman" w:eastAsia="楷体" w:hAnsi="Times New Roman"/>
          <w:noProof/>
          <w:szCs w:val="21"/>
        </w:rPr>
        <w:drawing>
          <wp:inline distT="0" distB="0" distL="0" distR="0" wp14:anchorId="33862A3A" wp14:editId="3D0EC052">
            <wp:extent cx="1994182" cy="1440000"/>
            <wp:effectExtent l="0" t="0" r="635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4182" cy="1440000"/>
                    </a:xfrm>
                    <a:prstGeom prst="rect">
                      <a:avLst/>
                    </a:prstGeom>
                    <a:noFill/>
                    <a:ln>
                      <a:noFill/>
                    </a:ln>
                  </pic:spPr>
                </pic:pic>
              </a:graphicData>
            </a:graphic>
          </wp:inline>
        </w:drawing>
      </w:r>
    </w:p>
    <w:p w14:paraId="36D9A142" w14:textId="1E20EFC6" w:rsidR="00513CB9" w:rsidRDefault="00540ADE" w:rsidP="00540ADE">
      <w:pPr>
        <w:ind w:left="840" w:firstLineChars="600" w:firstLine="1260"/>
        <w:jc w:val="left"/>
        <w:rPr>
          <w:rFonts w:ascii="Times New Roman" w:eastAsia="楷体" w:hAnsi="Times New Roman"/>
          <w:szCs w:val="21"/>
        </w:rPr>
      </w:pPr>
      <w:r w:rsidRPr="00ED6973">
        <w:rPr>
          <w:rFonts w:ascii="Times New Roman" w:eastAsia="楷体" w:hAnsi="Times New Roman" w:hint="eastAsia"/>
          <w:szCs w:val="21"/>
        </w:rPr>
        <w:t>(</w:t>
      </w:r>
      <w:r w:rsidRPr="00ED6973">
        <w:rPr>
          <w:rFonts w:ascii="Times New Roman" w:eastAsia="楷体" w:hAnsi="Times New Roman"/>
          <w:szCs w:val="21"/>
        </w:rPr>
        <w:t>a)</w:t>
      </w:r>
      <w:r>
        <w:rPr>
          <w:rFonts w:ascii="Times New Roman" w:eastAsia="楷体" w:hAnsi="Times New Roman" w:hint="eastAsia"/>
          <w:szCs w:val="21"/>
        </w:rPr>
        <w:t>SN</w:t>
      </w:r>
      <w:r>
        <w:rPr>
          <w:rFonts w:ascii="Times New Roman" w:eastAsia="楷体" w:hAnsi="Times New Roman" w:hint="eastAsia"/>
          <w:szCs w:val="21"/>
        </w:rPr>
        <w:t>失效</w:t>
      </w:r>
      <w:r>
        <w:rPr>
          <w:rFonts w:ascii="Times New Roman" w:eastAsia="楷体" w:hAnsi="Times New Roman" w:hint="eastAsia"/>
          <w:szCs w:val="21"/>
        </w:rPr>
        <w:t xml:space="preserve">  </w:t>
      </w:r>
      <w:r>
        <w:rPr>
          <w:rFonts w:ascii="Times New Roman" w:eastAsia="楷体" w:hAnsi="Times New Roman"/>
          <w:szCs w:val="21"/>
        </w:rPr>
        <w:t xml:space="preserve">                         </w:t>
      </w:r>
      <w:r w:rsidRPr="00ED6973">
        <w:rPr>
          <w:rFonts w:ascii="Times New Roman" w:eastAsia="楷体" w:hAnsi="Times New Roman" w:hint="eastAsia"/>
          <w:szCs w:val="21"/>
        </w:rPr>
        <w:t>(b</w:t>
      </w:r>
      <w:r w:rsidRPr="00ED6973">
        <w:rPr>
          <w:rFonts w:ascii="Times New Roman" w:eastAsia="楷体" w:hAnsi="Times New Roman"/>
          <w:szCs w:val="21"/>
        </w:rPr>
        <w:t>)</w:t>
      </w:r>
      <w:r w:rsidRPr="00ED6973">
        <w:rPr>
          <w:rFonts w:ascii="Times New Roman" w:eastAsia="楷体" w:hAnsi="Times New Roman" w:hint="eastAsia"/>
          <w:szCs w:val="21"/>
        </w:rPr>
        <w:t>第一种恢复情</w:t>
      </w:r>
      <w:r>
        <w:rPr>
          <w:rFonts w:ascii="Times New Roman" w:eastAsia="楷体" w:hAnsi="Times New Roman" w:hint="eastAsia"/>
          <w:szCs w:val="21"/>
        </w:rPr>
        <w:t>况</w:t>
      </w:r>
    </w:p>
    <w:p w14:paraId="1DAF8E49" w14:textId="428DFF7B" w:rsidR="00540ADE" w:rsidRDefault="00540ADE" w:rsidP="00540ADE">
      <w:pPr>
        <w:ind w:left="840"/>
        <w:jc w:val="center"/>
        <w:rPr>
          <w:rFonts w:ascii="Times New Roman" w:eastAsia="楷体" w:hAnsi="Times New Roman"/>
          <w:szCs w:val="21"/>
        </w:rPr>
      </w:pPr>
      <w:r>
        <w:rPr>
          <w:rFonts w:ascii="Times New Roman" w:eastAsia="楷体" w:hAnsi="Times New Roman"/>
          <w:noProof/>
          <w:szCs w:val="21"/>
        </w:rPr>
        <w:lastRenderedPageBreak/>
        <w:drawing>
          <wp:inline distT="0" distB="0" distL="0" distR="0" wp14:anchorId="30D72F63" wp14:editId="4A41C401">
            <wp:extent cx="2002643" cy="144000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2643" cy="1440000"/>
                    </a:xfrm>
                    <a:prstGeom prst="rect">
                      <a:avLst/>
                    </a:prstGeom>
                    <a:noFill/>
                    <a:ln>
                      <a:noFill/>
                    </a:ln>
                  </pic:spPr>
                </pic:pic>
              </a:graphicData>
            </a:graphic>
          </wp:inline>
        </w:drawing>
      </w:r>
      <w:r>
        <w:rPr>
          <w:rFonts w:ascii="Times New Roman" w:eastAsia="楷体" w:hAnsi="Times New Roman" w:hint="eastAsia"/>
          <w:szCs w:val="21"/>
        </w:rPr>
        <w:t xml:space="preserve"> </w:t>
      </w:r>
      <w:r>
        <w:rPr>
          <w:rFonts w:ascii="Times New Roman" w:eastAsia="楷体" w:hAnsi="Times New Roman"/>
          <w:szCs w:val="21"/>
        </w:rPr>
        <w:t xml:space="preserve">         </w:t>
      </w:r>
      <w:r>
        <w:rPr>
          <w:rFonts w:ascii="Times New Roman" w:eastAsia="楷体" w:hAnsi="Times New Roman" w:hint="eastAsia"/>
          <w:noProof/>
          <w:szCs w:val="21"/>
        </w:rPr>
        <w:drawing>
          <wp:inline distT="0" distB="0" distL="0" distR="0" wp14:anchorId="5184FBC9" wp14:editId="75BC1D37">
            <wp:extent cx="1998278" cy="1440000"/>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8278" cy="1440000"/>
                    </a:xfrm>
                    <a:prstGeom prst="rect">
                      <a:avLst/>
                    </a:prstGeom>
                    <a:noFill/>
                    <a:ln>
                      <a:noFill/>
                    </a:ln>
                  </pic:spPr>
                </pic:pic>
              </a:graphicData>
            </a:graphic>
          </wp:inline>
        </w:drawing>
      </w:r>
    </w:p>
    <w:p w14:paraId="31C5744B" w14:textId="53635F88" w:rsidR="00540ADE" w:rsidRDefault="00540ADE" w:rsidP="00540ADE">
      <w:pPr>
        <w:ind w:left="840" w:firstLineChars="400" w:firstLine="840"/>
        <w:jc w:val="left"/>
        <w:rPr>
          <w:rFonts w:ascii="Times New Roman" w:eastAsia="楷体" w:hAnsi="Times New Roman"/>
          <w:szCs w:val="21"/>
        </w:rPr>
      </w:pPr>
      <w:r w:rsidRPr="00ED6973">
        <w:rPr>
          <w:rFonts w:ascii="Times New Roman" w:eastAsia="楷体" w:hAnsi="Times New Roman" w:hint="eastAsia"/>
          <w:szCs w:val="21"/>
        </w:rPr>
        <w:t>(</w:t>
      </w:r>
      <w:r>
        <w:rPr>
          <w:rFonts w:ascii="Times New Roman" w:eastAsia="楷体" w:hAnsi="Times New Roman" w:hint="eastAsia"/>
          <w:szCs w:val="21"/>
        </w:rPr>
        <w:t>c</w:t>
      </w:r>
      <w:r w:rsidRPr="00ED6973">
        <w:rPr>
          <w:rFonts w:ascii="Times New Roman" w:eastAsia="楷体" w:hAnsi="Times New Roman"/>
          <w:szCs w:val="21"/>
        </w:rPr>
        <w:t>)</w:t>
      </w:r>
      <w:r w:rsidRPr="00ED6973">
        <w:rPr>
          <w:rFonts w:ascii="Times New Roman" w:eastAsia="楷体" w:hAnsi="Times New Roman" w:hint="eastAsia"/>
          <w:szCs w:val="21"/>
        </w:rPr>
        <w:t>第</w:t>
      </w:r>
      <w:r>
        <w:rPr>
          <w:rFonts w:ascii="Times New Roman" w:eastAsia="楷体" w:hAnsi="Times New Roman" w:hint="eastAsia"/>
          <w:szCs w:val="21"/>
        </w:rPr>
        <w:t>二</w:t>
      </w:r>
      <w:r w:rsidRPr="00ED6973">
        <w:rPr>
          <w:rFonts w:ascii="Times New Roman" w:eastAsia="楷体" w:hAnsi="Times New Roman" w:hint="eastAsia"/>
          <w:szCs w:val="21"/>
        </w:rPr>
        <w:t>种恢复情况</w:t>
      </w:r>
      <w:r>
        <w:rPr>
          <w:rFonts w:ascii="Times New Roman" w:eastAsia="楷体" w:hAnsi="Times New Roman"/>
          <w:szCs w:val="21"/>
        </w:rPr>
        <w:t xml:space="preserve">                       </w:t>
      </w:r>
      <w:r w:rsidRPr="00ED6973">
        <w:rPr>
          <w:rFonts w:ascii="Times New Roman" w:eastAsia="楷体" w:hAnsi="Times New Roman" w:hint="eastAsia"/>
          <w:szCs w:val="21"/>
        </w:rPr>
        <w:t>(</w:t>
      </w:r>
      <w:r>
        <w:rPr>
          <w:rFonts w:ascii="Times New Roman" w:eastAsia="楷体" w:hAnsi="Times New Roman" w:hint="eastAsia"/>
          <w:szCs w:val="21"/>
        </w:rPr>
        <w:t>d</w:t>
      </w:r>
      <w:r w:rsidRPr="00ED6973">
        <w:rPr>
          <w:rFonts w:ascii="Times New Roman" w:eastAsia="楷体" w:hAnsi="Times New Roman"/>
          <w:szCs w:val="21"/>
        </w:rPr>
        <w:t>)</w:t>
      </w:r>
      <w:r w:rsidRPr="00ED6973">
        <w:rPr>
          <w:rFonts w:ascii="Times New Roman" w:eastAsia="楷体" w:hAnsi="Times New Roman" w:hint="eastAsia"/>
          <w:szCs w:val="21"/>
        </w:rPr>
        <w:t>第</w:t>
      </w:r>
      <w:r>
        <w:rPr>
          <w:rFonts w:ascii="Times New Roman" w:eastAsia="楷体" w:hAnsi="Times New Roman" w:hint="eastAsia"/>
          <w:szCs w:val="21"/>
        </w:rPr>
        <w:t>三</w:t>
      </w:r>
      <w:r w:rsidRPr="00ED6973">
        <w:rPr>
          <w:rFonts w:ascii="Times New Roman" w:eastAsia="楷体" w:hAnsi="Times New Roman" w:hint="eastAsia"/>
          <w:szCs w:val="21"/>
        </w:rPr>
        <w:t>种恢复情况</w:t>
      </w:r>
    </w:p>
    <w:p w14:paraId="326C70A6" w14:textId="11457C7D" w:rsidR="00EB74FF" w:rsidRDefault="00EB74FF" w:rsidP="00540ADE">
      <w:pPr>
        <w:ind w:left="840"/>
        <w:jc w:val="center"/>
        <w:rPr>
          <w:rFonts w:ascii="Times New Roman" w:hAnsi="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Pr>
          <w:rFonts w:ascii="Times New Roman" w:eastAsia="楷体" w:hAnsi="Times New Roman"/>
          <w:szCs w:val="21"/>
        </w:rPr>
        <w:t>5</w:t>
      </w:r>
      <w:r w:rsidRPr="00E26031">
        <w:rPr>
          <w:rFonts w:ascii="Times New Roman" w:eastAsia="楷体" w:hAnsi="Times New Roman"/>
          <w:szCs w:val="21"/>
        </w:rPr>
        <w:t xml:space="preserve"> </w:t>
      </w:r>
      <w:r w:rsidR="00540ADE">
        <w:rPr>
          <w:rFonts w:ascii="Times New Roman" w:eastAsia="楷体" w:hAnsi="Times New Roman" w:hint="eastAsia"/>
          <w:szCs w:val="21"/>
        </w:rPr>
        <w:t>SN</w:t>
      </w:r>
      <w:r w:rsidR="00540ADE">
        <w:rPr>
          <w:rFonts w:ascii="Times New Roman" w:eastAsia="楷体" w:hAnsi="Times New Roman" w:hint="eastAsia"/>
          <w:szCs w:val="21"/>
        </w:rPr>
        <w:t>失效时的</w:t>
      </w:r>
      <w:r>
        <w:rPr>
          <w:rFonts w:ascii="Times New Roman" w:eastAsia="楷体" w:hAnsi="Times New Roman" w:hint="eastAsia"/>
          <w:szCs w:val="21"/>
        </w:rPr>
        <w:t>恢复</w:t>
      </w:r>
      <w:r w:rsidR="00540ADE">
        <w:rPr>
          <w:rFonts w:ascii="Times New Roman" w:eastAsia="楷体" w:hAnsi="Times New Roman" w:hint="eastAsia"/>
          <w:szCs w:val="21"/>
        </w:rPr>
        <w:t>情况</w:t>
      </w:r>
    </w:p>
    <w:p w14:paraId="0AA3C4D2" w14:textId="341F2161" w:rsidR="00C50658" w:rsidRDefault="00C50658" w:rsidP="00C50658">
      <w:pPr>
        <w:pStyle w:val="aa"/>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CH</w:t>
      </w:r>
      <w:r>
        <w:rPr>
          <w:rFonts w:ascii="Times New Roman" w:hAnsi="Times New Roman" w:hint="eastAsia"/>
          <w:sz w:val="24"/>
          <w:szCs w:val="24"/>
        </w:rPr>
        <w:t>失效情况</w:t>
      </w:r>
    </w:p>
    <w:p w14:paraId="295056B7" w14:textId="55FDDF11" w:rsidR="00C50658" w:rsidRDefault="00902AFC" w:rsidP="00C50658">
      <w:pPr>
        <w:pStyle w:val="aa"/>
        <w:spacing w:line="400" w:lineRule="exact"/>
        <w:ind w:left="840" w:firstLineChars="0" w:firstLine="0"/>
        <w:rPr>
          <w:rFonts w:ascii="Times New Roman" w:hAnsi="Times New Roman"/>
          <w:sz w:val="24"/>
          <w:szCs w:val="24"/>
        </w:rPr>
      </w:pPr>
      <w:r>
        <w:rPr>
          <w:rFonts w:ascii="Times New Roman" w:hAnsi="Times New Roman" w:hint="eastAsia"/>
          <w:sz w:val="24"/>
          <w:szCs w:val="24"/>
        </w:rPr>
        <w:t>CH</w:t>
      </w:r>
      <w:r>
        <w:rPr>
          <w:rFonts w:ascii="Times New Roman" w:hAnsi="Times New Roman" w:hint="eastAsia"/>
          <w:sz w:val="24"/>
          <w:szCs w:val="24"/>
        </w:rPr>
        <w:t>在网络中承担着收集、汇聚、转发数据的作用，虽然在能量配置和通信能力上胜于</w:t>
      </w:r>
      <w:r>
        <w:rPr>
          <w:rFonts w:ascii="Times New Roman" w:hAnsi="Times New Roman" w:hint="eastAsia"/>
          <w:sz w:val="24"/>
          <w:szCs w:val="24"/>
        </w:rPr>
        <w:t>SN</w:t>
      </w:r>
      <w:r>
        <w:rPr>
          <w:rFonts w:ascii="Times New Roman" w:hAnsi="Times New Roman" w:hint="eastAsia"/>
          <w:sz w:val="24"/>
          <w:szCs w:val="24"/>
        </w:rPr>
        <w:t>，但工作强度也较大，依然存在失效的风险。为了提高网络的可靠性，</w:t>
      </w:r>
      <w:r w:rsidR="00C039ED">
        <w:rPr>
          <w:rFonts w:ascii="Times New Roman" w:hAnsi="Times New Roman" w:hint="eastAsia"/>
          <w:sz w:val="24"/>
          <w:szCs w:val="24"/>
        </w:rPr>
        <w:t>仍需考虑</w:t>
      </w:r>
      <w:r w:rsidR="00C039ED">
        <w:rPr>
          <w:rFonts w:ascii="Times New Roman" w:hAnsi="Times New Roman" w:hint="eastAsia"/>
          <w:sz w:val="24"/>
          <w:szCs w:val="24"/>
        </w:rPr>
        <w:t>CH</w:t>
      </w:r>
      <w:r w:rsidR="00C039ED">
        <w:rPr>
          <w:rFonts w:ascii="Times New Roman" w:hAnsi="Times New Roman" w:hint="eastAsia"/>
          <w:sz w:val="24"/>
          <w:szCs w:val="24"/>
        </w:rPr>
        <w:t>的恢复问题。</w:t>
      </w:r>
      <w:r w:rsidR="00D67EE2">
        <w:rPr>
          <w:rFonts w:ascii="Times New Roman" w:hAnsi="Times New Roman" w:hint="eastAsia"/>
          <w:sz w:val="24"/>
          <w:szCs w:val="24"/>
        </w:rPr>
        <w:t>一个</w:t>
      </w:r>
      <w:r w:rsidR="00D67EE2">
        <w:rPr>
          <w:rFonts w:ascii="Times New Roman" w:hAnsi="Times New Roman" w:hint="eastAsia"/>
          <w:sz w:val="24"/>
          <w:szCs w:val="24"/>
        </w:rPr>
        <w:t>CH</w:t>
      </w:r>
      <w:r w:rsidR="00D67EE2">
        <w:rPr>
          <w:rFonts w:ascii="Times New Roman" w:hAnsi="Times New Roman" w:hint="eastAsia"/>
          <w:sz w:val="24"/>
          <w:szCs w:val="24"/>
        </w:rPr>
        <w:t>失效，带来的影响主要有两方面：</w:t>
      </w:r>
      <w:r w:rsidR="00557B2C">
        <w:rPr>
          <w:rFonts w:ascii="Times New Roman" w:hAnsi="Times New Roman" w:hint="eastAsia"/>
          <w:sz w:val="24"/>
          <w:szCs w:val="24"/>
        </w:rPr>
        <w:t>它的上一跳</w:t>
      </w:r>
      <w:r w:rsidR="00557B2C">
        <w:rPr>
          <w:rFonts w:ascii="Times New Roman" w:hAnsi="Times New Roman" w:hint="eastAsia"/>
          <w:sz w:val="24"/>
          <w:szCs w:val="24"/>
        </w:rPr>
        <w:t>CH</w:t>
      </w:r>
      <w:r w:rsidR="00557B2C">
        <w:rPr>
          <w:rFonts w:ascii="Times New Roman" w:hAnsi="Times New Roman" w:hint="eastAsia"/>
          <w:sz w:val="24"/>
          <w:szCs w:val="24"/>
        </w:rPr>
        <w:t>节点和</w:t>
      </w:r>
      <w:r w:rsidR="00D67EE2">
        <w:rPr>
          <w:rFonts w:ascii="Times New Roman" w:hAnsi="Times New Roman" w:hint="eastAsia"/>
          <w:sz w:val="24"/>
          <w:szCs w:val="24"/>
        </w:rPr>
        <w:t>该簇内的</w:t>
      </w:r>
      <w:r w:rsidR="00D67EE2">
        <w:rPr>
          <w:rFonts w:ascii="Times New Roman" w:hAnsi="Times New Roman" w:hint="eastAsia"/>
          <w:sz w:val="24"/>
          <w:szCs w:val="24"/>
        </w:rPr>
        <w:t>SN</w:t>
      </w:r>
      <w:r w:rsidR="00D67EE2">
        <w:rPr>
          <w:rFonts w:ascii="Times New Roman" w:hAnsi="Times New Roman" w:hint="eastAsia"/>
          <w:sz w:val="24"/>
          <w:szCs w:val="24"/>
        </w:rPr>
        <w:t>。</w:t>
      </w:r>
    </w:p>
    <w:p w14:paraId="4F305F28" w14:textId="34952B48" w:rsidR="004A69B2" w:rsidRDefault="00557B2C" w:rsidP="00D67EE2">
      <w:pPr>
        <w:pStyle w:val="aa"/>
        <w:numPr>
          <w:ilvl w:val="0"/>
          <w:numId w:val="23"/>
        </w:numPr>
        <w:spacing w:line="400" w:lineRule="exact"/>
        <w:ind w:firstLineChars="0"/>
        <w:rPr>
          <w:rFonts w:ascii="Times New Roman" w:hAnsi="Times New Roman"/>
          <w:sz w:val="24"/>
          <w:szCs w:val="24"/>
        </w:rPr>
      </w:pPr>
      <w:r>
        <w:rPr>
          <w:rFonts w:ascii="Times New Roman" w:hAnsi="Times New Roman" w:hint="eastAsia"/>
          <w:sz w:val="24"/>
          <w:szCs w:val="24"/>
        </w:rPr>
        <w:t>对于</w:t>
      </w:r>
      <w:r w:rsidR="0088660D">
        <w:rPr>
          <w:rFonts w:ascii="Times New Roman" w:hAnsi="Times New Roman" w:hint="eastAsia"/>
          <w:sz w:val="24"/>
          <w:szCs w:val="24"/>
        </w:rPr>
        <w:t>受影响的上一跳</w:t>
      </w:r>
      <w:r w:rsidR="0088660D">
        <w:rPr>
          <w:rFonts w:ascii="Times New Roman" w:hAnsi="Times New Roman" w:hint="eastAsia"/>
          <w:sz w:val="24"/>
          <w:szCs w:val="24"/>
        </w:rPr>
        <w:t>CH</w:t>
      </w:r>
      <w:r w:rsidR="0088660D">
        <w:rPr>
          <w:rFonts w:ascii="Times New Roman" w:hAnsi="Times New Roman" w:hint="eastAsia"/>
          <w:sz w:val="24"/>
          <w:szCs w:val="24"/>
        </w:rPr>
        <w:t>节点，需要</w:t>
      </w:r>
      <w:r w:rsidR="004A69B2">
        <w:rPr>
          <w:rFonts w:ascii="Times New Roman" w:hAnsi="Times New Roman" w:hint="eastAsia"/>
          <w:sz w:val="24"/>
          <w:szCs w:val="24"/>
        </w:rPr>
        <w:t>更新</w:t>
      </w:r>
      <m:oMath>
        <m:r>
          <w:rPr>
            <w:rFonts w:ascii="Cambria Math" w:hAnsi="Cambria Math"/>
            <w:sz w:val="24"/>
            <w:szCs w:val="24"/>
          </w:rPr>
          <m:t>CH_N(</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4A69B2">
        <w:rPr>
          <w:rFonts w:ascii="Times New Roman" w:hAnsi="Times New Roman" w:hint="eastAsia"/>
          <w:sz w:val="24"/>
          <w:szCs w:val="24"/>
        </w:rPr>
        <w:t>和</w:t>
      </w:r>
      <m:oMath>
        <m:r>
          <w:rPr>
            <w:rFonts w:ascii="Cambria Math" w:hAnsi="Cambria Math"/>
            <w:sz w:val="24"/>
            <w:szCs w:val="24"/>
          </w:rPr>
          <m:t>CH_Next(</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4A69B2">
        <w:rPr>
          <w:rFonts w:ascii="Times New Roman" w:hAnsi="Times New Roman" w:hint="eastAsia"/>
          <w:sz w:val="24"/>
          <w:szCs w:val="24"/>
        </w:rPr>
        <w:t>，</w:t>
      </w:r>
    </w:p>
    <w:p w14:paraId="4D03E5A3" w14:textId="620E737C" w:rsidR="00557B2C" w:rsidRDefault="004A69B2" w:rsidP="004A69B2">
      <w:pPr>
        <w:pStyle w:val="aa"/>
        <w:spacing w:line="400" w:lineRule="exact"/>
        <w:ind w:left="1200" w:firstLineChars="0" w:firstLine="0"/>
        <w:rPr>
          <w:rFonts w:ascii="Times New Roman" w:hAnsi="Times New Roman"/>
          <w:sz w:val="24"/>
          <w:szCs w:val="24"/>
        </w:rPr>
      </w:pPr>
      <w:r>
        <w:rPr>
          <w:rFonts w:ascii="Times New Roman" w:hAnsi="Times New Roman" w:hint="eastAsia"/>
          <w:sz w:val="24"/>
          <w:szCs w:val="24"/>
        </w:rPr>
        <w:t>重新</w:t>
      </w:r>
      <w:r w:rsidR="0088660D">
        <w:rPr>
          <w:rFonts w:ascii="Times New Roman" w:hAnsi="Times New Roman" w:hint="eastAsia"/>
          <w:sz w:val="24"/>
          <w:szCs w:val="24"/>
        </w:rPr>
        <w:t>调用</w:t>
      </w:r>
      <w:r w:rsidR="0088660D">
        <w:rPr>
          <w:rFonts w:ascii="Times New Roman" w:hAnsi="Times New Roman" w:hint="eastAsia"/>
          <w:sz w:val="24"/>
          <w:szCs w:val="24"/>
        </w:rPr>
        <w:t>4</w:t>
      </w:r>
      <w:r w:rsidR="0088660D">
        <w:rPr>
          <w:rFonts w:ascii="Times New Roman" w:hAnsi="Times New Roman"/>
          <w:sz w:val="24"/>
          <w:szCs w:val="24"/>
        </w:rPr>
        <w:t>.2.4</w:t>
      </w:r>
      <w:r w:rsidR="0088660D">
        <w:rPr>
          <w:rFonts w:ascii="Times New Roman" w:hAnsi="Times New Roman" w:hint="eastAsia"/>
          <w:sz w:val="24"/>
          <w:szCs w:val="24"/>
        </w:rPr>
        <w:t>小节的簇间路由机制，</w:t>
      </w:r>
      <w:r>
        <w:rPr>
          <w:rFonts w:ascii="Times New Roman" w:hAnsi="Times New Roman" w:hint="eastAsia"/>
          <w:sz w:val="24"/>
          <w:szCs w:val="24"/>
        </w:rPr>
        <w:t>通过迭代计算得出</w:t>
      </w:r>
      <m:oMath>
        <m:r>
          <w:rPr>
            <w:rFonts w:ascii="Cambria Math" w:hAnsi="Cambria Math" w:hint="eastAsia"/>
            <w:sz w:val="24"/>
            <w:szCs w:val="24"/>
          </w:rPr>
          <m:t>CH</m:t>
        </m:r>
        <m:r>
          <w:rPr>
            <w:rFonts w:ascii="Cambria Math" w:hAnsi="Cambria Math"/>
            <w:sz w:val="24"/>
            <w:szCs w:val="24"/>
          </w:rPr>
          <m:t>_NextHop(</m:t>
        </m:r>
        <m:sSub>
          <m:sSubPr>
            <m:ctrlPr>
              <w:rPr>
                <w:rFonts w:ascii="Cambria Math" w:hAnsi="Cambria Math"/>
                <w:i/>
                <w:sz w:val="24"/>
                <w:szCs w:val="24"/>
              </w:rPr>
            </m:ctrlPr>
          </m:sSubPr>
          <m:e>
            <m:r>
              <w:rPr>
                <w:rFonts w:ascii="Cambria Math" w:hAnsi="Cambria Math" w:hint="eastAsia"/>
                <w:sz w:val="24"/>
                <w:szCs w:val="24"/>
              </w:rPr>
              <m:t>c</m:t>
            </m:r>
            <m:r>
              <w:rPr>
                <w:rFonts w:ascii="Cambria Math" w:eastAsia="MS Mincho" w:hAnsi="Cambria Math" w:cs="MS Mincho"/>
                <w:sz w:val="24"/>
                <w:szCs w:val="24"/>
              </w:rPr>
              <m:t>h</m:t>
            </m:r>
          </m:e>
          <m:sub>
            <m:r>
              <w:rPr>
                <w:rFonts w:ascii="Cambria Math" w:hAnsi="Cambria Math"/>
                <w:sz w:val="24"/>
                <w:szCs w:val="24"/>
              </w:rPr>
              <m:t>i</m:t>
            </m:r>
          </m:sub>
        </m:sSub>
        <m:r>
          <w:rPr>
            <w:rFonts w:ascii="Cambria Math" w:hAnsi="Cambria Math"/>
            <w:sz w:val="24"/>
            <w:szCs w:val="24"/>
          </w:rPr>
          <m:t>)</m:t>
        </m:r>
      </m:oMath>
      <w:r w:rsidR="00942C2F">
        <w:rPr>
          <w:rFonts w:ascii="Times New Roman" w:hAnsi="Times New Roman" w:hint="eastAsia"/>
          <w:sz w:val="24"/>
          <w:szCs w:val="24"/>
        </w:rPr>
        <w:t>；</w:t>
      </w:r>
    </w:p>
    <w:p w14:paraId="2C12DF79" w14:textId="5B3FD333" w:rsidR="00072D4E" w:rsidRDefault="00D67EE2" w:rsidP="004A69B2">
      <w:pPr>
        <w:pStyle w:val="aa"/>
        <w:numPr>
          <w:ilvl w:val="0"/>
          <w:numId w:val="23"/>
        </w:numPr>
        <w:spacing w:line="400" w:lineRule="exact"/>
        <w:ind w:firstLineChars="0"/>
        <w:rPr>
          <w:rFonts w:ascii="Times New Roman" w:hAnsi="Times New Roman"/>
          <w:sz w:val="24"/>
          <w:szCs w:val="24"/>
        </w:rPr>
      </w:pPr>
      <w:r>
        <w:rPr>
          <w:rFonts w:ascii="Times New Roman" w:hAnsi="Times New Roman" w:hint="eastAsia"/>
          <w:sz w:val="24"/>
          <w:szCs w:val="24"/>
        </w:rPr>
        <w:t>对于该簇内的</w:t>
      </w:r>
      <w:r>
        <w:rPr>
          <w:rFonts w:ascii="Times New Roman" w:hAnsi="Times New Roman" w:hint="eastAsia"/>
          <w:sz w:val="24"/>
          <w:szCs w:val="24"/>
        </w:rPr>
        <w:t>SN</w:t>
      </w:r>
      <w:r>
        <w:rPr>
          <w:rFonts w:ascii="Times New Roman" w:hAnsi="Times New Roman" w:hint="eastAsia"/>
          <w:sz w:val="24"/>
          <w:szCs w:val="24"/>
        </w:rPr>
        <w:t>，</w:t>
      </w:r>
      <w:r w:rsidR="00942C2F">
        <w:rPr>
          <w:rFonts w:ascii="Times New Roman" w:hAnsi="Times New Roman" w:hint="eastAsia"/>
          <w:sz w:val="24"/>
          <w:szCs w:val="24"/>
        </w:rPr>
        <w:t>需要重新选择下一跳节点加入到网络中，解决方案与第一种</w:t>
      </w:r>
      <w:r w:rsidR="00942C2F">
        <w:rPr>
          <w:rFonts w:ascii="Times New Roman" w:hAnsi="Times New Roman" w:hint="eastAsia"/>
          <w:sz w:val="24"/>
          <w:szCs w:val="24"/>
        </w:rPr>
        <w:t>SN</w:t>
      </w:r>
      <w:r w:rsidR="00942C2F">
        <w:rPr>
          <w:rFonts w:ascii="Times New Roman" w:hAnsi="Times New Roman" w:hint="eastAsia"/>
          <w:sz w:val="24"/>
          <w:szCs w:val="24"/>
        </w:rPr>
        <w:t>失效情况相同。</w:t>
      </w:r>
    </w:p>
    <w:p w14:paraId="0ACE5CDD" w14:textId="709B4B0E" w:rsidR="00942C2F" w:rsidRDefault="00F12510" w:rsidP="00F12510">
      <w:pPr>
        <w:spacing w:line="400" w:lineRule="exact"/>
        <w:ind w:left="840"/>
        <w:rPr>
          <w:rFonts w:ascii="Times New Roman" w:hAnsi="Times New Roman"/>
          <w:sz w:val="24"/>
          <w:szCs w:val="24"/>
        </w:rPr>
      </w:pPr>
      <w:r>
        <w:rPr>
          <w:rFonts w:ascii="Times New Roman" w:hAnsi="Times New Roman" w:hint="eastAsia"/>
          <w:sz w:val="24"/>
          <w:szCs w:val="24"/>
        </w:rPr>
        <w:t>CH</w:t>
      </w:r>
      <w:r>
        <w:rPr>
          <w:rFonts w:ascii="Times New Roman" w:hAnsi="Times New Roman" w:hint="eastAsia"/>
          <w:sz w:val="24"/>
          <w:szCs w:val="24"/>
        </w:rPr>
        <w:t>失效时，路由恢复情况如下图所示。</w:t>
      </w:r>
    </w:p>
    <w:p w14:paraId="109B46E8" w14:textId="6B3E6AC4" w:rsidR="00540ADE" w:rsidRDefault="00E67CC0" w:rsidP="00AB3A1F">
      <w:pPr>
        <w:ind w:left="840"/>
        <w:jc w:val="center"/>
        <w:rPr>
          <w:rFonts w:ascii="Times New Roman" w:hAnsi="Times New Roman"/>
          <w:sz w:val="24"/>
          <w:szCs w:val="24"/>
        </w:rPr>
      </w:pPr>
      <w:r>
        <w:rPr>
          <w:rFonts w:ascii="Times New Roman" w:hAnsi="Times New Roman"/>
          <w:noProof/>
          <w:sz w:val="24"/>
          <w:szCs w:val="24"/>
        </w:rPr>
        <w:drawing>
          <wp:inline distT="0" distB="0" distL="0" distR="0" wp14:anchorId="2D2C3373" wp14:editId="21A2DACE">
            <wp:extent cx="2235419" cy="2052000"/>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35419" cy="2052000"/>
                    </a:xfrm>
                    <a:prstGeom prst="rect">
                      <a:avLst/>
                    </a:prstGeom>
                    <a:noFill/>
                    <a:ln>
                      <a:noFill/>
                    </a:ln>
                  </pic:spPr>
                </pic:pic>
              </a:graphicData>
            </a:graphic>
          </wp:inline>
        </w:drawing>
      </w:r>
      <w:r w:rsidR="003D2BF3">
        <w:rPr>
          <w:rFonts w:ascii="Times New Roman" w:hAnsi="Times New Roman" w:hint="eastAsia"/>
          <w:sz w:val="24"/>
          <w:szCs w:val="24"/>
        </w:rPr>
        <w:t xml:space="preserve"> </w:t>
      </w:r>
      <w:r w:rsidR="003D2BF3">
        <w:rPr>
          <w:rFonts w:ascii="Times New Roman" w:hAnsi="Times New Roman"/>
          <w:sz w:val="24"/>
          <w:szCs w:val="24"/>
        </w:rPr>
        <w:t xml:space="preserve">  </w:t>
      </w:r>
      <w:r>
        <w:rPr>
          <w:rFonts w:ascii="Times New Roman" w:hAnsi="Times New Roman"/>
          <w:noProof/>
          <w:sz w:val="24"/>
          <w:szCs w:val="24"/>
        </w:rPr>
        <w:drawing>
          <wp:inline distT="0" distB="0" distL="0" distR="0" wp14:anchorId="5B15FA1A" wp14:editId="33DE39EF">
            <wp:extent cx="2235419" cy="2052000"/>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5419" cy="2052000"/>
                    </a:xfrm>
                    <a:prstGeom prst="rect">
                      <a:avLst/>
                    </a:prstGeom>
                    <a:noFill/>
                    <a:ln>
                      <a:noFill/>
                    </a:ln>
                  </pic:spPr>
                </pic:pic>
              </a:graphicData>
            </a:graphic>
          </wp:inline>
        </w:drawing>
      </w:r>
    </w:p>
    <w:p w14:paraId="06E49FD2" w14:textId="2FEDABD1" w:rsidR="00BF710A" w:rsidRDefault="00BF710A" w:rsidP="00BF710A">
      <w:pPr>
        <w:ind w:left="840" w:firstLineChars="600" w:firstLine="1260"/>
        <w:jc w:val="left"/>
        <w:rPr>
          <w:rFonts w:ascii="Times New Roman" w:eastAsia="楷体" w:hAnsi="Times New Roman"/>
          <w:szCs w:val="21"/>
        </w:rPr>
      </w:pPr>
      <w:r w:rsidRPr="00ED6973">
        <w:rPr>
          <w:rFonts w:ascii="Times New Roman" w:eastAsia="楷体" w:hAnsi="Times New Roman" w:hint="eastAsia"/>
          <w:szCs w:val="21"/>
        </w:rPr>
        <w:t>(</w:t>
      </w:r>
      <w:r w:rsidRPr="00ED6973">
        <w:rPr>
          <w:rFonts w:ascii="Times New Roman" w:eastAsia="楷体" w:hAnsi="Times New Roman"/>
          <w:szCs w:val="21"/>
        </w:rPr>
        <w:t>a)</w:t>
      </w:r>
      <w:r>
        <w:rPr>
          <w:rFonts w:ascii="Times New Roman" w:eastAsia="楷体" w:hAnsi="Times New Roman" w:hint="eastAsia"/>
          <w:szCs w:val="21"/>
        </w:rPr>
        <w:t>CH</w:t>
      </w:r>
      <w:r>
        <w:rPr>
          <w:rFonts w:ascii="Times New Roman" w:eastAsia="楷体" w:hAnsi="Times New Roman" w:hint="eastAsia"/>
          <w:szCs w:val="21"/>
        </w:rPr>
        <w:t>失效</w:t>
      </w:r>
      <w:r>
        <w:rPr>
          <w:rFonts w:ascii="Times New Roman" w:eastAsia="楷体" w:hAnsi="Times New Roman" w:hint="eastAsia"/>
          <w:szCs w:val="21"/>
        </w:rPr>
        <w:t xml:space="preserve">  </w:t>
      </w:r>
      <w:r>
        <w:rPr>
          <w:rFonts w:ascii="Times New Roman" w:eastAsia="楷体" w:hAnsi="Times New Roman"/>
          <w:szCs w:val="21"/>
        </w:rPr>
        <w:t xml:space="preserve">                   </w:t>
      </w:r>
      <w:r w:rsidRPr="00ED6973">
        <w:rPr>
          <w:rFonts w:ascii="Times New Roman" w:eastAsia="楷体" w:hAnsi="Times New Roman" w:hint="eastAsia"/>
          <w:szCs w:val="21"/>
        </w:rPr>
        <w:t>(b</w:t>
      </w:r>
      <w:r w:rsidRPr="00ED6973">
        <w:rPr>
          <w:rFonts w:ascii="Times New Roman" w:eastAsia="楷体" w:hAnsi="Times New Roman"/>
          <w:szCs w:val="21"/>
        </w:rPr>
        <w:t>)</w:t>
      </w:r>
      <w:r>
        <w:rPr>
          <w:rFonts w:ascii="Times New Roman" w:eastAsia="楷体" w:hAnsi="Times New Roman" w:hint="eastAsia"/>
          <w:szCs w:val="21"/>
        </w:rPr>
        <w:t>受影响节点的</w:t>
      </w:r>
      <w:r w:rsidRPr="00ED6973">
        <w:rPr>
          <w:rFonts w:ascii="Times New Roman" w:eastAsia="楷体" w:hAnsi="Times New Roman" w:hint="eastAsia"/>
          <w:szCs w:val="21"/>
        </w:rPr>
        <w:t>恢复情</w:t>
      </w:r>
      <w:r>
        <w:rPr>
          <w:rFonts w:ascii="Times New Roman" w:eastAsia="楷体" w:hAnsi="Times New Roman" w:hint="eastAsia"/>
          <w:szCs w:val="21"/>
        </w:rPr>
        <w:t>况</w:t>
      </w:r>
    </w:p>
    <w:p w14:paraId="665FABA8" w14:textId="359FFBA3" w:rsidR="00BF710A" w:rsidRPr="004A69B2" w:rsidRDefault="00BF710A" w:rsidP="00BF710A">
      <w:pPr>
        <w:pStyle w:val="aa"/>
        <w:ind w:left="1200" w:firstLineChars="0" w:firstLine="0"/>
        <w:jc w:val="center"/>
        <w:rPr>
          <w:rFonts w:ascii="Times New Roman" w:hAnsi="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6</w:t>
      </w:r>
      <w:r w:rsidRPr="00E26031">
        <w:rPr>
          <w:rFonts w:ascii="Times New Roman" w:eastAsia="楷体" w:hAnsi="Times New Roman"/>
          <w:szCs w:val="21"/>
        </w:rPr>
        <w:t xml:space="preserve"> </w:t>
      </w:r>
      <w:r>
        <w:rPr>
          <w:rFonts w:ascii="Times New Roman" w:eastAsia="楷体" w:hAnsi="Times New Roman" w:hint="eastAsia"/>
          <w:szCs w:val="21"/>
        </w:rPr>
        <w:t>CH</w:t>
      </w:r>
      <w:r>
        <w:rPr>
          <w:rFonts w:ascii="Times New Roman" w:eastAsia="楷体" w:hAnsi="Times New Roman" w:hint="eastAsia"/>
          <w:szCs w:val="21"/>
        </w:rPr>
        <w:t>失效时的恢复情况</w:t>
      </w:r>
    </w:p>
    <w:p w14:paraId="6D4A4C0F" w14:textId="6ACB8087" w:rsidR="004A69B2" w:rsidRDefault="004A69B2" w:rsidP="004A69B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以上几种场景涵盖了网络中可能出现的故障类型</w:t>
      </w:r>
      <w:r w:rsidR="003469D6">
        <w:rPr>
          <w:rFonts w:ascii="Times New Roman" w:hAnsi="Times New Roman" w:cs="Times New Roman" w:hint="eastAsia"/>
          <w:sz w:val="24"/>
          <w:szCs w:val="24"/>
        </w:rPr>
        <w:t>。针对每种失效场景，基于前文中路由构建机制，提出有利于提高节点利用率、延长网络生命周期的路由恢复方案。具有容错性的路由机制可以在发生路由时快速地发现问题，降低失效对网络的影响，及时地恢复通信。</w:t>
      </w:r>
    </w:p>
    <w:p w14:paraId="3AA2AEE2" w14:textId="77777777" w:rsidR="002C33A4" w:rsidRDefault="006A0A90" w:rsidP="004A69B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最后，我们分析</w:t>
      </w:r>
      <w:r w:rsidR="00117478">
        <w:rPr>
          <w:rFonts w:ascii="Times New Roman" w:hAnsi="Times New Roman" w:cs="Times New Roman" w:hint="eastAsia"/>
          <w:sz w:val="24"/>
          <w:szCs w:val="24"/>
        </w:rPr>
        <w:t>恢复机制的</w:t>
      </w:r>
      <w:r w:rsidR="00144BF2">
        <w:rPr>
          <w:rFonts w:ascii="Times New Roman" w:hAnsi="Times New Roman" w:cs="Times New Roman" w:hint="eastAsia"/>
          <w:sz w:val="24"/>
          <w:szCs w:val="24"/>
        </w:rPr>
        <w:t>复杂度。路由机制的容错性基于控制中心或节点</w:t>
      </w:r>
      <w:r w:rsidR="00144BF2">
        <w:rPr>
          <w:rFonts w:ascii="Times New Roman" w:hAnsi="Times New Roman" w:cs="Times New Roman" w:hint="eastAsia"/>
          <w:sz w:val="24"/>
          <w:szCs w:val="24"/>
        </w:rPr>
        <w:lastRenderedPageBreak/>
        <w:t>自身的计算能力实现，在边缘计算场景下，路由容错性主要依赖于节点的自主计算能力，以达到快速、有效地恢复网络。因此，失效恢复的复杂度是评价容错机制的一个重要指标。</w:t>
      </w:r>
    </w:p>
    <w:p w14:paraId="5D223EE3" w14:textId="3B578D89" w:rsidR="002C33A4" w:rsidRDefault="00144BF2" w:rsidP="002C33A4">
      <w:pPr>
        <w:pStyle w:val="aa"/>
        <w:numPr>
          <w:ilvl w:val="0"/>
          <w:numId w:val="25"/>
        </w:numPr>
        <w:spacing w:line="400" w:lineRule="exact"/>
        <w:ind w:firstLineChars="0"/>
        <w:rPr>
          <w:rFonts w:ascii="Times New Roman" w:hAnsi="Times New Roman"/>
          <w:sz w:val="24"/>
          <w:szCs w:val="24"/>
        </w:rPr>
      </w:pPr>
      <w:r w:rsidRPr="002C33A4">
        <w:rPr>
          <w:rFonts w:ascii="Times New Roman" w:hAnsi="Times New Roman" w:hint="eastAsia"/>
          <w:sz w:val="24"/>
          <w:szCs w:val="24"/>
        </w:rPr>
        <w:t>当</w:t>
      </w:r>
      <w:r w:rsidRPr="002C33A4">
        <w:rPr>
          <w:rFonts w:ascii="Times New Roman" w:hAnsi="Times New Roman" w:hint="eastAsia"/>
          <w:sz w:val="24"/>
          <w:szCs w:val="24"/>
        </w:rPr>
        <w:t>SN</w:t>
      </w:r>
      <w:r w:rsidRPr="002C33A4">
        <w:rPr>
          <w:rFonts w:ascii="Times New Roman" w:hAnsi="Times New Roman" w:hint="eastAsia"/>
          <w:sz w:val="24"/>
          <w:szCs w:val="24"/>
        </w:rPr>
        <w:t>失效时，</w:t>
      </w:r>
      <w:r w:rsidR="00183CF0" w:rsidRPr="002C33A4">
        <w:rPr>
          <w:rFonts w:ascii="Times New Roman" w:hAnsi="Times New Roman" w:hint="eastAsia"/>
          <w:sz w:val="24"/>
          <w:szCs w:val="24"/>
        </w:rPr>
        <w:t>失效节点本身被设置为休眠状态，</w:t>
      </w:r>
      <w:r w:rsidRPr="002C33A4">
        <w:rPr>
          <w:rFonts w:ascii="Times New Roman" w:hAnsi="Times New Roman" w:hint="eastAsia"/>
          <w:sz w:val="24"/>
          <w:szCs w:val="24"/>
        </w:rPr>
        <w:t>被影响的</w:t>
      </w:r>
      <w:r w:rsidRPr="002C33A4">
        <w:rPr>
          <w:rFonts w:ascii="Times New Roman" w:hAnsi="Times New Roman" w:hint="eastAsia"/>
          <w:sz w:val="24"/>
          <w:szCs w:val="24"/>
        </w:rPr>
        <w:t>SN</w:t>
      </w:r>
      <w:r w:rsidR="00183CF0" w:rsidRPr="002C33A4">
        <w:rPr>
          <w:rFonts w:ascii="Times New Roman" w:hAnsi="Times New Roman" w:hint="eastAsia"/>
          <w:sz w:val="24"/>
          <w:szCs w:val="24"/>
        </w:rPr>
        <w:t>重新规划路径。最优的选择是加入新的簇，直接与</w:t>
      </w:r>
      <w:r w:rsidR="00183CF0" w:rsidRPr="002C33A4">
        <w:rPr>
          <w:rFonts w:ascii="Times New Roman" w:hAnsi="Times New Roman" w:hint="eastAsia"/>
          <w:sz w:val="24"/>
          <w:szCs w:val="24"/>
        </w:rPr>
        <w:t>CH</w:t>
      </w:r>
      <w:r w:rsidR="00183CF0" w:rsidRPr="002C33A4">
        <w:rPr>
          <w:rFonts w:ascii="Times New Roman" w:hAnsi="Times New Roman" w:hint="eastAsia"/>
          <w:sz w:val="24"/>
          <w:szCs w:val="24"/>
        </w:rPr>
        <w:t>相连</w:t>
      </w:r>
      <w:r w:rsidR="00E07C5B" w:rsidRPr="002C33A4">
        <w:rPr>
          <w:rFonts w:ascii="Times New Roman" w:hAnsi="Times New Roman" w:hint="eastAsia"/>
          <w:sz w:val="24"/>
          <w:szCs w:val="24"/>
        </w:rPr>
        <w:t>，此时</w:t>
      </w:r>
      <w:r w:rsidR="00DF3998" w:rsidRPr="002C33A4">
        <w:rPr>
          <w:rFonts w:ascii="Times New Roman" w:hAnsi="Times New Roman" w:hint="eastAsia"/>
          <w:sz w:val="24"/>
          <w:szCs w:val="24"/>
        </w:rPr>
        <w:t>算法</w:t>
      </w:r>
      <w:r w:rsidR="00E07C5B" w:rsidRPr="002C33A4">
        <w:rPr>
          <w:rFonts w:ascii="Times New Roman" w:hAnsi="Times New Roman" w:hint="eastAsia"/>
          <w:sz w:val="24"/>
          <w:szCs w:val="24"/>
        </w:rPr>
        <w:t>复杂度与</w:t>
      </w:r>
      <w:r w:rsidR="00DF3998" w:rsidRPr="002C33A4">
        <w:rPr>
          <w:rFonts w:ascii="Times New Roman" w:hAnsi="Times New Roman" w:hint="eastAsia"/>
          <w:sz w:val="24"/>
          <w:szCs w:val="24"/>
        </w:rPr>
        <w:t>CH</w:t>
      </w:r>
      <w:r w:rsidR="00DF3998" w:rsidRPr="002C33A4">
        <w:rPr>
          <w:rFonts w:ascii="Times New Roman" w:hAnsi="Times New Roman" w:hint="eastAsia"/>
          <w:sz w:val="24"/>
          <w:szCs w:val="24"/>
        </w:rPr>
        <w:t>节点个数有关，即</w:t>
      </w:r>
      <m:oMath>
        <m:r>
          <w:rPr>
            <w:rFonts w:ascii="Cambria Math" w:hAnsi="Cambria Math" w:hint="eastAsia"/>
            <w:sz w:val="24"/>
            <w:szCs w:val="24"/>
          </w:rPr>
          <m:t>O</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w:r w:rsidR="00183CF0" w:rsidRPr="002C33A4">
        <w:rPr>
          <w:rFonts w:ascii="Times New Roman" w:hAnsi="Times New Roman" w:hint="eastAsia"/>
          <w:sz w:val="24"/>
          <w:szCs w:val="24"/>
        </w:rPr>
        <w:t>；如果通信范围内没有有效的</w:t>
      </w:r>
      <w:r w:rsidR="00183CF0" w:rsidRPr="002C33A4">
        <w:rPr>
          <w:rFonts w:ascii="Times New Roman" w:hAnsi="Times New Roman" w:hint="eastAsia"/>
          <w:sz w:val="24"/>
          <w:szCs w:val="24"/>
        </w:rPr>
        <w:t>CH</w:t>
      </w:r>
      <w:r w:rsidR="00183CF0" w:rsidRPr="002C33A4">
        <w:rPr>
          <w:rFonts w:ascii="Times New Roman" w:hAnsi="Times New Roman" w:hint="eastAsia"/>
          <w:sz w:val="24"/>
          <w:szCs w:val="24"/>
        </w:rPr>
        <w:t>，则</w:t>
      </w:r>
      <w:r w:rsidR="00F12510" w:rsidRPr="002C33A4">
        <w:rPr>
          <w:rFonts w:ascii="Times New Roman" w:hAnsi="Times New Roman" w:hint="eastAsia"/>
          <w:sz w:val="24"/>
          <w:szCs w:val="24"/>
        </w:rPr>
        <w:t>退而求其次</w:t>
      </w:r>
      <w:r w:rsidR="00183CF0" w:rsidRPr="002C33A4">
        <w:rPr>
          <w:rFonts w:ascii="Times New Roman" w:hAnsi="Times New Roman" w:hint="eastAsia"/>
          <w:sz w:val="24"/>
          <w:szCs w:val="24"/>
        </w:rPr>
        <w:t>与一个距离最近的</w:t>
      </w:r>
      <w:r w:rsidR="00183CF0" w:rsidRPr="002C33A4">
        <w:rPr>
          <w:rFonts w:ascii="Times New Roman" w:hAnsi="Times New Roman" w:hint="eastAsia"/>
          <w:sz w:val="24"/>
          <w:szCs w:val="24"/>
        </w:rPr>
        <w:t>SN</w:t>
      </w:r>
      <w:r w:rsidR="00E07C5B" w:rsidRPr="002C33A4">
        <w:rPr>
          <w:rFonts w:ascii="Times New Roman" w:hAnsi="Times New Roman" w:hint="eastAsia"/>
          <w:sz w:val="24"/>
          <w:szCs w:val="24"/>
        </w:rPr>
        <w:t>通信</w:t>
      </w:r>
      <w:r w:rsidR="00DF3998" w:rsidRPr="002C33A4">
        <w:rPr>
          <w:rFonts w:ascii="Times New Roman" w:hAnsi="Times New Roman" w:hint="eastAsia"/>
          <w:sz w:val="24"/>
          <w:szCs w:val="24"/>
        </w:rPr>
        <w:t>，算法复杂度为</w:t>
      </w:r>
      <m:oMath>
        <m:r>
          <w:rPr>
            <w:rFonts w:ascii="Cambria Math" w:hAnsi="Cambria Math" w:hint="eastAsia"/>
            <w:sz w:val="24"/>
            <w:szCs w:val="24"/>
          </w:rPr>
          <m:t>O</m:t>
        </m:r>
        <m:r>
          <m:rPr>
            <m:sty m:val="p"/>
          </m:rPr>
          <w:rPr>
            <w:rFonts w:ascii="Cambria Math" w:hAnsi="Cambria Math"/>
            <w:sz w:val="24"/>
            <w:szCs w:val="24"/>
          </w:rPr>
          <m:t>(</m:t>
        </m:r>
        <m:r>
          <w:rPr>
            <w:rFonts w:ascii="Cambria Math" w:hAnsi="Cambria Math" w:hint="eastAsia"/>
            <w:sz w:val="24"/>
            <w:szCs w:val="24"/>
          </w:rPr>
          <m:t>n</m:t>
        </m:r>
        <m:r>
          <m:rPr>
            <m:sty m:val="p"/>
          </m:rPr>
          <w:rPr>
            <w:rFonts w:ascii="Cambria Math" w:hAnsi="Cambria Math"/>
            <w:sz w:val="24"/>
            <w:szCs w:val="24"/>
          </w:rPr>
          <m:t>)</m:t>
        </m:r>
      </m:oMath>
      <w:r w:rsidR="00F12510" w:rsidRPr="002C33A4">
        <w:rPr>
          <w:rFonts w:ascii="Times New Roman" w:hAnsi="Times New Roman" w:hint="eastAsia"/>
          <w:sz w:val="24"/>
          <w:szCs w:val="24"/>
        </w:rPr>
        <w:t>。</w:t>
      </w:r>
      <w:r w:rsidR="002C33A4">
        <w:rPr>
          <w:rFonts w:ascii="Times New Roman" w:hAnsi="Times New Roman" w:hint="eastAsia"/>
          <w:sz w:val="24"/>
          <w:szCs w:val="24"/>
        </w:rPr>
        <w:t>因此，恢复的最大复杂度为</w:t>
      </w:r>
      <m:oMath>
        <m:r>
          <w:rPr>
            <w:rFonts w:ascii="Cambria Math" w:hAnsi="Cambria Math" w:hint="eastAsia"/>
            <w:sz w:val="24"/>
            <w:szCs w:val="24"/>
          </w:rPr>
          <m:t>O</m:t>
        </m:r>
        <m:r>
          <m:rPr>
            <m:sty m:val="p"/>
          </m:rPr>
          <w:rPr>
            <w:rFonts w:ascii="Cambria Math" w:hAnsi="Cambria Math"/>
            <w:sz w:val="24"/>
            <w:szCs w:val="24"/>
          </w:rPr>
          <m:t>(</m:t>
        </m:r>
        <m:r>
          <w:rPr>
            <w:rFonts w:ascii="Cambria Math" w:hAnsi="Cambria Math"/>
            <w:sz w:val="24"/>
            <w:szCs w:val="24"/>
          </w:rPr>
          <m:t>m</m:t>
        </m:r>
        <m:r>
          <w:rPr>
            <w:rFonts w:ascii="Cambria Math" w:hAnsi="Cambria Math" w:hint="eastAsia"/>
            <w:sz w:val="24"/>
            <w:szCs w:val="24"/>
          </w:rPr>
          <m:t>+n</m:t>
        </m:r>
        <m:r>
          <m:rPr>
            <m:sty m:val="p"/>
          </m:rPr>
          <w:rPr>
            <w:rFonts w:ascii="Cambria Math" w:hAnsi="Cambria Math"/>
            <w:sz w:val="24"/>
            <w:szCs w:val="24"/>
          </w:rPr>
          <m:t>)</m:t>
        </m:r>
      </m:oMath>
      <w:r w:rsidR="002C33A4">
        <w:rPr>
          <w:rFonts w:ascii="Times New Roman" w:hAnsi="Times New Roman" w:hint="eastAsia"/>
          <w:sz w:val="24"/>
          <w:szCs w:val="24"/>
        </w:rPr>
        <w:t>。</w:t>
      </w:r>
    </w:p>
    <w:p w14:paraId="1EE1405B" w14:textId="704A2960" w:rsidR="00183CF0" w:rsidRDefault="002C33A4" w:rsidP="002C33A4">
      <w:pPr>
        <w:pStyle w:val="aa"/>
        <w:numPr>
          <w:ilvl w:val="0"/>
          <w:numId w:val="25"/>
        </w:numPr>
        <w:spacing w:line="400" w:lineRule="exact"/>
        <w:ind w:firstLineChars="0"/>
        <w:rPr>
          <w:rFonts w:ascii="Times New Roman" w:hAnsi="Times New Roman"/>
          <w:sz w:val="24"/>
          <w:szCs w:val="24"/>
        </w:rPr>
      </w:pPr>
      <w:r>
        <w:rPr>
          <w:rFonts w:ascii="Times New Roman" w:hAnsi="Times New Roman" w:hint="eastAsia"/>
          <w:sz w:val="24"/>
          <w:szCs w:val="24"/>
        </w:rPr>
        <w:t>当</w:t>
      </w:r>
      <w:r>
        <w:rPr>
          <w:rFonts w:ascii="Times New Roman" w:hAnsi="Times New Roman" w:hint="eastAsia"/>
          <w:sz w:val="24"/>
          <w:szCs w:val="24"/>
        </w:rPr>
        <w:t>CH</w:t>
      </w:r>
      <w:r>
        <w:rPr>
          <w:rFonts w:ascii="Times New Roman" w:hAnsi="Times New Roman" w:hint="eastAsia"/>
          <w:sz w:val="24"/>
          <w:szCs w:val="24"/>
        </w:rPr>
        <w:t>失效时，簇内</w:t>
      </w:r>
      <w:r>
        <w:rPr>
          <w:rFonts w:ascii="Times New Roman" w:hAnsi="Times New Roman" w:hint="eastAsia"/>
          <w:sz w:val="24"/>
          <w:szCs w:val="24"/>
        </w:rPr>
        <w:t>SN</w:t>
      </w:r>
      <w:r>
        <w:rPr>
          <w:rFonts w:ascii="Times New Roman" w:hAnsi="Times New Roman" w:hint="eastAsia"/>
          <w:sz w:val="24"/>
          <w:szCs w:val="24"/>
        </w:rPr>
        <w:t>节点的恢复与</w:t>
      </w:r>
      <w:r>
        <w:rPr>
          <w:rFonts w:ascii="Times New Roman" w:hAnsi="Times New Roman" w:hint="eastAsia"/>
          <w:sz w:val="24"/>
          <w:szCs w:val="24"/>
        </w:rPr>
        <w:t>1</w:t>
      </w:r>
      <w:r>
        <w:rPr>
          <w:rFonts w:ascii="Times New Roman" w:hAnsi="Times New Roman" w:hint="eastAsia"/>
          <w:sz w:val="24"/>
          <w:szCs w:val="24"/>
        </w:rPr>
        <w:t>中相同；同时，受影响的</w:t>
      </w:r>
      <w:r>
        <w:rPr>
          <w:rFonts w:ascii="Times New Roman" w:hAnsi="Times New Roman" w:hint="eastAsia"/>
          <w:sz w:val="24"/>
          <w:szCs w:val="24"/>
        </w:rPr>
        <w:t>CH</w:t>
      </w:r>
      <w:r>
        <w:rPr>
          <w:rFonts w:ascii="Times New Roman" w:hAnsi="Times New Roman" w:hint="eastAsia"/>
          <w:sz w:val="24"/>
          <w:szCs w:val="24"/>
        </w:rPr>
        <w:t>重新寻找最优的下一跳节点，复杂度为</w:t>
      </w:r>
      <m:oMath>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w:r>
        <w:rPr>
          <w:rFonts w:ascii="Times New Roman" w:hAnsi="Times New Roman" w:hint="eastAsia"/>
          <w:sz w:val="24"/>
          <w:szCs w:val="24"/>
        </w:rPr>
        <w:t>。因此恢复的复杂度为两种情况的累加，为</w:t>
      </w:r>
      <m:oMath>
        <m:r>
          <w:rPr>
            <w:rFonts w:ascii="Cambria Math" w:hAnsi="Cambria Math" w:hint="eastAsia"/>
            <w:sz w:val="24"/>
            <w:szCs w:val="24"/>
          </w:rPr>
          <m:t>O</m:t>
        </m:r>
        <m:d>
          <m:dPr>
            <m:ctrlPr>
              <w:rPr>
                <w:rFonts w:ascii="Cambria Math" w:hAnsi="Cambria Math"/>
                <w:sz w:val="24"/>
                <w:szCs w:val="24"/>
              </w:rPr>
            </m:ctrlPr>
          </m:dPr>
          <m:e>
            <m:r>
              <m:rPr>
                <m:sty m:val="p"/>
              </m:rPr>
              <w:rPr>
                <w:rFonts w:ascii="Cambria Math" w:hAnsi="Cambria Math"/>
                <w:sz w:val="24"/>
                <w:szCs w:val="24"/>
              </w:rPr>
              <m:t>2</m:t>
            </m:r>
            <m:r>
              <w:rPr>
                <w:rFonts w:ascii="Cambria Math" w:hAnsi="Cambria Math"/>
                <w:sz w:val="24"/>
                <w:szCs w:val="24"/>
              </w:rPr>
              <m:t>m</m:t>
            </m:r>
            <m:r>
              <w:rPr>
                <w:rFonts w:ascii="Cambria Math" w:hAnsi="Cambria Math" w:hint="eastAsia"/>
                <w:sz w:val="24"/>
                <w:szCs w:val="24"/>
              </w:rPr>
              <m:t>+n</m:t>
            </m:r>
          </m:e>
        </m:d>
      </m:oMath>
      <w:r>
        <w:rPr>
          <w:rFonts w:ascii="Times New Roman" w:hAnsi="Times New Roman" w:hint="eastAsia"/>
          <w:sz w:val="24"/>
          <w:szCs w:val="24"/>
        </w:rPr>
        <w:t>。</w:t>
      </w:r>
    </w:p>
    <w:p w14:paraId="3D829568" w14:textId="10C9CB30" w:rsidR="00D15C65" w:rsidRPr="00E374EF" w:rsidRDefault="002C33A4" w:rsidP="00E374E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通过上述分析可得</w:t>
      </w:r>
      <w:r>
        <w:rPr>
          <w:rFonts w:ascii="Times New Roman" w:hAnsi="Times New Roman" w:cs="Times New Roman" w:hint="eastAsia"/>
          <w:sz w:val="24"/>
          <w:szCs w:val="24"/>
        </w:rPr>
        <w:t>CH</w:t>
      </w:r>
      <w:r>
        <w:rPr>
          <w:rFonts w:ascii="Times New Roman" w:hAnsi="Times New Roman" w:cs="Times New Roman" w:hint="eastAsia"/>
          <w:sz w:val="24"/>
          <w:szCs w:val="24"/>
        </w:rPr>
        <w:t>失效时对网络的影响较大，</w:t>
      </w:r>
      <w:r w:rsidR="00BD1FBE">
        <w:rPr>
          <w:rFonts w:ascii="Times New Roman" w:hAnsi="Times New Roman" w:cs="Times New Roman" w:hint="eastAsia"/>
          <w:sz w:val="24"/>
          <w:szCs w:val="24"/>
        </w:rPr>
        <w:t>因此，提高网络边缘各级节点的计算能力，实现动态的、自适应的路由规划十分有必要。在构造路由机制时，应充分考虑到节点的负载情况和能量状态</w:t>
      </w:r>
      <w:r w:rsidR="00E374EF">
        <w:rPr>
          <w:rFonts w:ascii="Times New Roman" w:hAnsi="Times New Roman" w:cs="Times New Roman" w:hint="eastAsia"/>
          <w:sz w:val="24"/>
          <w:szCs w:val="24"/>
        </w:rPr>
        <w:t>。</w:t>
      </w:r>
    </w:p>
    <w:p w14:paraId="48C4F736" w14:textId="77777777" w:rsidR="000B1C72" w:rsidRPr="00E26031" w:rsidRDefault="000B1C72" w:rsidP="000B1C72">
      <w:pPr>
        <w:pStyle w:val="2"/>
        <w:rPr>
          <w:rFonts w:ascii="Times New Roman" w:eastAsia="黑体" w:hAnsi="Times New Roman" w:cs="Times New Roman"/>
          <w:b w:val="0"/>
          <w:sz w:val="28"/>
          <w:szCs w:val="28"/>
        </w:rPr>
      </w:pPr>
      <w:bookmarkStart w:id="88" w:name="_Toc881691"/>
      <w:r w:rsidRPr="00E26031">
        <w:rPr>
          <w:rFonts w:ascii="Times New Roman" w:eastAsia="黑体" w:hAnsi="Times New Roman" w:cs="Times New Roman"/>
          <w:b w:val="0"/>
          <w:sz w:val="28"/>
          <w:szCs w:val="28"/>
        </w:rPr>
        <w:t xml:space="preserve">4.3 </w:t>
      </w:r>
      <w:r w:rsidRPr="00E26031">
        <w:rPr>
          <w:rFonts w:ascii="Times New Roman" w:eastAsia="黑体" w:hAnsi="Times New Roman" w:cs="Times New Roman"/>
          <w:b w:val="0"/>
          <w:sz w:val="28"/>
          <w:szCs w:val="28"/>
        </w:rPr>
        <w:t>仿真实验</w:t>
      </w:r>
      <w:bookmarkEnd w:id="88"/>
    </w:p>
    <w:p w14:paraId="474CA676" w14:textId="77777777" w:rsidR="000B1C72" w:rsidRPr="00E26031" w:rsidRDefault="000B1C72" w:rsidP="000B1C72">
      <w:pPr>
        <w:pStyle w:val="3"/>
        <w:rPr>
          <w:rFonts w:ascii="Times New Roman" w:eastAsia="黑体" w:hAnsi="Times New Roman" w:cs="Times New Roman"/>
          <w:b w:val="0"/>
          <w:sz w:val="24"/>
          <w:szCs w:val="24"/>
        </w:rPr>
      </w:pPr>
      <w:bookmarkStart w:id="89" w:name="_Toc881692"/>
      <w:r w:rsidRPr="00E26031">
        <w:rPr>
          <w:rFonts w:ascii="Times New Roman" w:eastAsia="黑体" w:hAnsi="Times New Roman" w:cs="Times New Roman"/>
          <w:b w:val="0"/>
          <w:sz w:val="24"/>
          <w:szCs w:val="24"/>
        </w:rPr>
        <w:t xml:space="preserve">4.3.1 </w:t>
      </w:r>
      <w:r w:rsidRPr="00E26031">
        <w:rPr>
          <w:rFonts w:ascii="Times New Roman" w:eastAsia="黑体" w:hAnsi="Times New Roman" w:cs="Times New Roman"/>
          <w:b w:val="0"/>
          <w:sz w:val="24"/>
          <w:szCs w:val="24"/>
        </w:rPr>
        <w:t>仿真环境</w:t>
      </w:r>
      <w:bookmarkEnd w:id="89"/>
    </w:p>
    <w:p w14:paraId="629AE085" w14:textId="32F6EEB9" w:rsidR="0083548D" w:rsidRDefault="004377EC" w:rsidP="004377EC">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在本小节的仿真实验中，</w:t>
      </w:r>
      <w:r w:rsidR="0066737B">
        <w:rPr>
          <w:rFonts w:ascii="Times New Roman" w:hAnsi="Times New Roman" w:cs="Times New Roman" w:hint="eastAsia"/>
          <w:sz w:val="24"/>
          <w:szCs w:val="24"/>
        </w:rPr>
        <w:t>我们选用网络模拟器</w:t>
      </w:r>
      <w:r>
        <w:rPr>
          <w:rFonts w:ascii="Times New Roman" w:hAnsi="Times New Roman" w:cs="Times New Roman" w:hint="eastAsia"/>
          <w:sz w:val="24"/>
          <w:szCs w:val="24"/>
        </w:rPr>
        <w:t>NS-</w:t>
      </w:r>
      <w:r>
        <w:rPr>
          <w:rFonts w:ascii="Times New Roman" w:hAnsi="Times New Roman" w:cs="Times New Roman"/>
          <w:sz w:val="24"/>
          <w:szCs w:val="24"/>
        </w:rPr>
        <w:t>3</w:t>
      </w:r>
      <w:r w:rsidRPr="00E26031">
        <w:rPr>
          <w:rFonts w:ascii="Times New Roman" w:hAnsi="Times New Roman" w:cs="Times New Roman"/>
          <w:sz w:val="24"/>
          <w:szCs w:val="24"/>
        </w:rPr>
        <w:t>为仿真实验平台</w:t>
      </w:r>
      <w:r>
        <w:rPr>
          <w:rFonts w:ascii="Times New Roman" w:hAnsi="Times New Roman" w:cs="Times New Roman" w:hint="eastAsia"/>
          <w:sz w:val="24"/>
          <w:szCs w:val="24"/>
        </w:rPr>
        <w:t>，并结合</w:t>
      </w:r>
      <w:r w:rsidR="00E374EF" w:rsidRPr="00E374EF">
        <w:rPr>
          <w:rFonts w:ascii="Times New Roman" w:hAnsi="Times New Roman" w:cs="Times New Roman"/>
          <w:sz w:val="24"/>
          <w:szCs w:val="24"/>
        </w:rPr>
        <w:t>MATLAB R2015b</w:t>
      </w:r>
      <w:r>
        <w:rPr>
          <w:rFonts w:ascii="Times New Roman" w:hAnsi="Times New Roman" w:cs="Times New Roman" w:hint="eastAsia"/>
          <w:sz w:val="24"/>
          <w:szCs w:val="24"/>
        </w:rPr>
        <w:t>对实验结果数据进行更好的处理和展示</w:t>
      </w:r>
      <w:r w:rsidR="00823ADB" w:rsidRPr="001B15CA">
        <w:rPr>
          <w:rFonts w:ascii="Times New Roman" w:hAnsi="Times New Roman" w:cs="Times New Roman"/>
          <w:sz w:val="24"/>
          <w:szCs w:val="24"/>
        </w:rPr>
        <w:t>，表</w:t>
      </w:r>
      <w:r w:rsidR="003B0545" w:rsidRPr="001B15CA">
        <w:rPr>
          <w:rFonts w:ascii="Times New Roman" w:hAnsi="Times New Roman" w:cs="Times New Roman"/>
          <w:sz w:val="24"/>
          <w:szCs w:val="24"/>
        </w:rPr>
        <w:t>4-</w:t>
      </w:r>
      <w:r w:rsidR="001B15CA">
        <w:rPr>
          <w:rFonts w:ascii="Times New Roman" w:hAnsi="Times New Roman" w:cs="Times New Roman"/>
          <w:sz w:val="24"/>
          <w:szCs w:val="24"/>
        </w:rPr>
        <w:t>2</w:t>
      </w:r>
      <w:r w:rsidR="00823ADB" w:rsidRPr="001B15CA">
        <w:rPr>
          <w:rFonts w:ascii="Times New Roman" w:hAnsi="Times New Roman" w:cs="Times New Roman"/>
          <w:sz w:val="24"/>
          <w:szCs w:val="24"/>
        </w:rPr>
        <w:t>描述了仿真过程中的具体参数设置</w:t>
      </w:r>
      <w:r w:rsidR="00823ADB" w:rsidRPr="00E26031">
        <w:rPr>
          <w:rFonts w:ascii="Times New Roman" w:hAnsi="Times New Roman" w:cs="Times New Roman"/>
          <w:sz w:val="24"/>
          <w:szCs w:val="24"/>
        </w:rPr>
        <w:t>。</w:t>
      </w:r>
    </w:p>
    <w:p w14:paraId="0ABC720A" w14:textId="3C5B3484" w:rsidR="0037658B" w:rsidRDefault="0037658B" w:rsidP="0037658B">
      <w:pPr>
        <w:autoSpaceDE w:val="0"/>
        <w:autoSpaceDN w:val="0"/>
        <w:adjustRightInd w:val="0"/>
        <w:jc w:val="center"/>
        <w:rPr>
          <w:rFonts w:ascii="Times New Roman" w:eastAsia="楷体" w:hAnsi="Times New Roman" w:cs="Times New Roman"/>
          <w:szCs w:val="21"/>
        </w:rPr>
      </w:pPr>
      <w:r w:rsidRPr="00E26031">
        <w:rPr>
          <w:rFonts w:ascii="Times New Roman" w:eastAsia="楷体" w:hAnsi="Times New Roman" w:cs="Times New Roman"/>
          <w:szCs w:val="21"/>
        </w:rPr>
        <w:t>表</w:t>
      </w:r>
      <w:r>
        <w:rPr>
          <w:rFonts w:ascii="Times New Roman" w:eastAsia="楷体" w:hAnsi="Times New Roman" w:cs="Times New Roman"/>
          <w:szCs w:val="21"/>
        </w:rPr>
        <w:t>4</w:t>
      </w:r>
      <w:r w:rsidRPr="00E26031">
        <w:rPr>
          <w:rFonts w:ascii="Times New Roman" w:eastAsia="楷体" w:hAnsi="Times New Roman" w:cs="Times New Roman"/>
          <w:szCs w:val="21"/>
        </w:rPr>
        <w:t xml:space="preserve">-2 </w:t>
      </w:r>
      <w:r w:rsidRPr="00E26031">
        <w:rPr>
          <w:rFonts w:ascii="Times New Roman" w:eastAsia="楷体" w:hAnsi="Times New Roman" w:cs="Times New Roman"/>
          <w:szCs w:val="21"/>
        </w:rPr>
        <w:t>参数设置</w:t>
      </w:r>
      <w:r w:rsidRPr="00E26031">
        <w:rPr>
          <w:rFonts w:ascii="Times New Roman" w:eastAsia="楷体" w:hAnsi="Times New Roman" w:cs="Times New Roman"/>
          <w:szCs w:val="21"/>
        </w:rPr>
        <w:t xml:space="preserve"> </w:t>
      </w:r>
    </w:p>
    <w:tbl>
      <w:tblPr>
        <w:tblStyle w:val="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7658B" w14:paraId="14CA1D33" w14:textId="77777777" w:rsidTr="00E12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A6F93F7" w14:textId="77777777" w:rsidR="0037658B" w:rsidRPr="005A2B9E" w:rsidRDefault="0037658B" w:rsidP="00E1271E">
            <w:pPr>
              <w:autoSpaceDE w:val="0"/>
              <w:autoSpaceDN w:val="0"/>
              <w:adjustRightInd w:val="0"/>
              <w:jc w:val="center"/>
              <w:rPr>
                <w:rFonts w:ascii="Times New Roman" w:hAnsi="Times New Roman" w:cs="Times New Roman"/>
                <w:b w:val="0"/>
                <w:bCs w:val="0"/>
                <w:kern w:val="0"/>
                <w:szCs w:val="21"/>
                <w:lang w:val="de-DE" w:eastAsia="de-DE"/>
              </w:rPr>
            </w:pPr>
            <w:r w:rsidRPr="005A2B9E">
              <w:rPr>
                <w:rFonts w:ascii="Times New Roman" w:hAnsi="Times New Roman" w:cs="Times New Roman"/>
                <w:b w:val="0"/>
                <w:bCs w:val="0"/>
                <w:kern w:val="0"/>
                <w:szCs w:val="21"/>
                <w:lang w:val="de-DE" w:eastAsia="de-DE"/>
              </w:rPr>
              <w:t>实验参数</w:t>
            </w:r>
          </w:p>
        </w:tc>
        <w:tc>
          <w:tcPr>
            <w:tcW w:w="4148" w:type="dxa"/>
          </w:tcPr>
          <w:p w14:paraId="258C5CA0" w14:textId="77777777" w:rsidR="0037658B" w:rsidRPr="005A2B9E" w:rsidRDefault="0037658B" w:rsidP="00E1271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0"/>
                <w:szCs w:val="21"/>
                <w:lang w:val="de-DE" w:eastAsia="de-DE"/>
              </w:rPr>
            </w:pPr>
            <w:r w:rsidRPr="005A2B9E">
              <w:rPr>
                <w:rFonts w:ascii="Times New Roman" w:hAnsi="Times New Roman" w:cs="Times New Roman"/>
                <w:b w:val="0"/>
                <w:bCs w:val="0"/>
                <w:kern w:val="0"/>
                <w:szCs w:val="21"/>
                <w:lang w:val="de-DE"/>
              </w:rPr>
              <w:t>取值</w:t>
            </w:r>
          </w:p>
        </w:tc>
      </w:tr>
      <w:tr w:rsidR="0037658B" w14:paraId="125D1558"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28CEF469" w14:textId="77777777" w:rsidR="0037658B" w:rsidRPr="005A2B9E" w:rsidRDefault="0037658B" w:rsidP="00E1271E">
            <w:pPr>
              <w:autoSpaceDE w:val="0"/>
              <w:autoSpaceDN w:val="0"/>
              <w:adjustRightInd w:val="0"/>
              <w:jc w:val="center"/>
              <w:rPr>
                <w:rFonts w:ascii="Times New Roman" w:hAnsi="Times New Roman" w:cs="Times New Roman"/>
                <w:b w:val="0"/>
                <w:bCs w:val="0"/>
                <w:kern w:val="0"/>
                <w:szCs w:val="21"/>
                <w:lang w:val="de-DE" w:eastAsia="de-DE"/>
              </w:rPr>
            </w:pPr>
            <w:r w:rsidRPr="005A2B9E">
              <w:rPr>
                <w:rFonts w:ascii="Times New Roman" w:hAnsi="Times New Roman" w:cs="Times New Roman"/>
                <w:b w:val="0"/>
                <w:bCs w:val="0"/>
                <w:kern w:val="0"/>
                <w:szCs w:val="21"/>
                <w:lang w:val="de-DE"/>
              </w:rPr>
              <w:t>仿真平台</w:t>
            </w:r>
          </w:p>
        </w:tc>
        <w:tc>
          <w:tcPr>
            <w:tcW w:w="4148" w:type="dxa"/>
          </w:tcPr>
          <w:p w14:paraId="2683338B" w14:textId="77777777" w:rsidR="0037658B" w:rsidRPr="005A2B9E" w:rsidRDefault="0037658B"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1"/>
                <w:lang w:val="de-DE" w:eastAsia="de-DE"/>
              </w:rPr>
            </w:pPr>
            <w:r w:rsidRPr="005A2B9E">
              <w:rPr>
                <w:rFonts w:ascii="Times New Roman" w:hAnsi="Times New Roman" w:cs="Times New Roman"/>
                <w:kern w:val="0"/>
                <w:szCs w:val="21"/>
                <w:lang w:val="de-DE"/>
              </w:rPr>
              <w:t>NS-</w:t>
            </w:r>
            <w:r w:rsidRPr="005A2B9E">
              <w:rPr>
                <w:rFonts w:ascii="Times New Roman" w:hAnsi="Times New Roman" w:cs="Times New Roman"/>
                <w:kern w:val="0"/>
                <w:szCs w:val="21"/>
                <w:lang w:val="de-DE" w:eastAsia="de-DE"/>
              </w:rPr>
              <w:t>3</w:t>
            </w:r>
          </w:p>
        </w:tc>
      </w:tr>
      <w:tr w:rsidR="0037658B" w14:paraId="0142AFB4"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18088D24" w14:textId="77777777" w:rsidR="0037658B" w:rsidRPr="00C266A0" w:rsidRDefault="0037658B" w:rsidP="00E1271E">
            <w:pPr>
              <w:autoSpaceDE w:val="0"/>
              <w:autoSpaceDN w:val="0"/>
              <w:adjustRightInd w:val="0"/>
              <w:jc w:val="center"/>
              <w:rPr>
                <w:rFonts w:ascii="Times New Roman" w:hAnsi="Times New Roman" w:cs="Times New Roman"/>
                <w:b w:val="0"/>
                <w:bCs w:val="0"/>
                <w:kern w:val="0"/>
                <w:szCs w:val="21"/>
                <w:lang w:val="de-DE" w:eastAsia="de-DE"/>
              </w:rPr>
            </w:pPr>
            <w:r w:rsidRPr="00C266A0">
              <w:rPr>
                <w:rFonts w:ascii="Times New Roman" w:hAnsi="Times New Roman" w:cs="Times New Roman"/>
                <w:b w:val="0"/>
                <w:bCs w:val="0"/>
                <w:kern w:val="0"/>
                <w:szCs w:val="21"/>
                <w:lang w:val="de-DE"/>
              </w:rPr>
              <w:t>仿真区域</w:t>
            </w:r>
          </w:p>
        </w:tc>
        <w:tc>
          <w:tcPr>
            <w:tcW w:w="4148" w:type="dxa"/>
          </w:tcPr>
          <w:p w14:paraId="1B1B4C16" w14:textId="48506134" w:rsidR="0037658B" w:rsidRPr="005A2B9E" w:rsidRDefault="00C266A0"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1"/>
                <w:lang w:val="de-DE" w:eastAsia="de-DE"/>
              </w:rPr>
            </w:pPr>
            <m:oMathPara>
              <m:oMath>
                <m:r>
                  <m:rPr>
                    <m:sty m:val="p"/>
                  </m:rPr>
                  <w:rPr>
                    <w:rFonts w:ascii="Cambria Math" w:hAnsi="Cambria Math" w:cs="Times New Roman"/>
                    <w:kern w:val="0"/>
                    <w:szCs w:val="21"/>
                    <w:lang w:val="de-DE" w:eastAsia="de-DE"/>
                  </w:rPr>
                  <m:t>1000</m:t>
                </m:r>
                <m:r>
                  <m:rPr>
                    <m:sty m:val="p"/>
                  </m:rPr>
                  <w:rPr>
                    <w:rFonts w:ascii="Cambria Math" w:hAnsi="Cambria Math" w:cs="Times New Roman"/>
                    <w:kern w:val="0"/>
                    <w:szCs w:val="21"/>
                    <w:lang w:val="de-DE"/>
                  </w:rPr>
                  <m:t>m</m:t>
                </m:r>
                <m:r>
                  <m:rPr>
                    <m:sty m:val="p"/>
                  </m:rPr>
                  <w:rPr>
                    <w:rFonts w:ascii="Cambria Math" w:hAnsi="Cambria Math" w:cs="Times New Roman"/>
                    <w:kern w:val="0"/>
                    <w:szCs w:val="21"/>
                    <w:lang w:val="de-DE" w:eastAsia="de-DE"/>
                  </w:rPr>
                  <m:t>×1000</m:t>
                </m:r>
                <m:r>
                  <m:rPr>
                    <m:sty m:val="p"/>
                  </m:rPr>
                  <w:rPr>
                    <w:rFonts w:ascii="Cambria Math" w:hAnsi="Cambria Math" w:cs="Times New Roman"/>
                    <w:kern w:val="0"/>
                    <w:szCs w:val="21"/>
                    <w:lang w:val="de-DE"/>
                  </w:rPr>
                  <m:t>m</m:t>
                </m:r>
              </m:oMath>
            </m:oMathPara>
          </w:p>
        </w:tc>
      </w:tr>
      <w:tr w:rsidR="00570D20" w14:paraId="41B1B525"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349B9EAB" w14:textId="7D8BEDB1" w:rsidR="00570D20" w:rsidRPr="00C266A0" w:rsidRDefault="00C266A0" w:rsidP="00E1271E">
            <w:pPr>
              <w:autoSpaceDE w:val="0"/>
              <w:autoSpaceDN w:val="0"/>
              <w:adjustRightInd w:val="0"/>
              <w:jc w:val="center"/>
              <w:rPr>
                <w:rFonts w:ascii="Times New Roman" w:hAnsi="Times New Roman" w:cs="Times New Roman"/>
                <w:b w:val="0"/>
                <w:bCs w:val="0"/>
                <w:kern w:val="0"/>
                <w:szCs w:val="21"/>
                <w:lang w:val="de-DE"/>
              </w:rPr>
            </w:pPr>
            <m:oMath>
              <m:r>
                <m:rPr>
                  <m:sty m:val="bi"/>
                </m:rPr>
                <w:rPr>
                  <w:rFonts w:ascii="Cambria Math" w:eastAsia="宋体" w:hAnsi="Cambria Math" w:cs="Times New Roman"/>
                  <w:szCs w:val="21"/>
                </w:rPr>
                <m:t>Sink</m:t>
              </m:r>
            </m:oMath>
            <w:r w:rsidR="00570D20" w:rsidRPr="00C266A0">
              <w:rPr>
                <w:rFonts w:ascii="Times New Roman" w:hAnsi="Times New Roman" w:cs="Times New Roman" w:hint="eastAsia"/>
                <w:b w:val="0"/>
                <w:szCs w:val="21"/>
              </w:rPr>
              <w:t>个数</w:t>
            </w:r>
          </w:p>
        </w:tc>
        <w:tc>
          <w:tcPr>
            <w:tcW w:w="4148" w:type="dxa"/>
          </w:tcPr>
          <w:p w14:paraId="5122DE29" w14:textId="382D1D32" w:rsidR="00570D20" w:rsidRPr="005A2B9E" w:rsidRDefault="00570D20"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hint="eastAsia"/>
                <w:kern w:val="0"/>
                <w:szCs w:val="21"/>
                <w:lang w:val="de-DE"/>
              </w:rPr>
              <w:t>1</w:t>
            </w:r>
            <w:r w:rsidRPr="005A2B9E">
              <w:rPr>
                <w:rFonts w:ascii="Times New Roman" w:eastAsia="宋体" w:hAnsi="Times New Roman" w:cs="Times New Roman" w:hint="eastAsia"/>
                <w:kern w:val="0"/>
                <w:szCs w:val="21"/>
                <w:lang w:val="de-DE"/>
              </w:rPr>
              <w:t>个</w:t>
            </w:r>
          </w:p>
        </w:tc>
      </w:tr>
      <w:tr w:rsidR="00E60B90" w14:paraId="191F3566"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56C143DD" w14:textId="0938F4FF" w:rsidR="00E60B90" w:rsidRPr="00C266A0" w:rsidRDefault="00C266A0" w:rsidP="00E1271E">
            <w:pPr>
              <w:autoSpaceDE w:val="0"/>
              <w:autoSpaceDN w:val="0"/>
              <w:adjustRightInd w:val="0"/>
              <w:jc w:val="center"/>
              <w:rPr>
                <w:rFonts w:ascii="Times New Roman" w:hAnsi="Times New Roman" w:cs="Times New Roman"/>
                <w:b w:val="0"/>
                <w:bCs w:val="0"/>
                <w:kern w:val="0"/>
                <w:szCs w:val="21"/>
                <w:lang w:val="de-DE"/>
              </w:rPr>
            </w:pPr>
            <m:oMathPara>
              <m:oMath>
                <m:r>
                  <m:rPr>
                    <m:sty m:val="bi"/>
                  </m:rPr>
                  <w:rPr>
                    <w:rFonts w:ascii="Cambria Math" w:eastAsia="宋体" w:hAnsi="Cambria Math" w:cs="Times New Roman"/>
                    <w:szCs w:val="21"/>
                  </w:rPr>
                  <m:t>m</m:t>
                </m:r>
              </m:oMath>
            </m:oMathPara>
          </w:p>
        </w:tc>
        <w:tc>
          <w:tcPr>
            <w:tcW w:w="4148" w:type="dxa"/>
          </w:tcPr>
          <w:p w14:paraId="4F555EB5" w14:textId="5DDAB338" w:rsidR="00E60B90" w:rsidRPr="005A2B9E" w:rsidRDefault="00E60B90"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100</w:t>
            </w:r>
            <w:r w:rsidRPr="005A2B9E">
              <w:rPr>
                <w:rFonts w:ascii="Times New Roman" w:eastAsia="宋体" w:hAnsi="Times New Roman" w:cs="Times New Roman"/>
                <w:kern w:val="0"/>
                <w:szCs w:val="21"/>
                <w:lang w:val="de-DE"/>
              </w:rPr>
              <w:t>个</w:t>
            </w:r>
          </w:p>
        </w:tc>
      </w:tr>
      <w:tr w:rsidR="00E60B90" w14:paraId="484DA6FB"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3344C008" w14:textId="5EFFD909" w:rsidR="00E60B90" w:rsidRPr="00C266A0" w:rsidRDefault="00C266A0" w:rsidP="00E1271E">
            <w:pPr>
              <w:autoSpaceDE w:val="0"/>
              <w:autoSpaceDN w:val="0"/>
              <w:adjustRightInd w:val="0"/>
              <w:jc w:val="center"/>
              <w:rPr>
                <w:rFonts w:ascii="Times New Roman" w:hAnsi="Times New Roman" w:cs="Times New Roman"/>
                <w:b w:val="0"/>
                <w:bCs w:val="0"/>
                <w:kern w:val="0"/>
                <w:szCs w:val="21"/>
                <w:lang w:val="de-DE"/>
              </w:rPr>
            </w:pPr>
            <m:oMathPara>
              <m:oMath>
                <m:r>
                  <m:rPr>
                    <m:sty m:val="bi"/>
                  </m:rPr>
                  <w:rPr>
                    <w:rFonts w:ascii="Cambria Math" w:hAnsi="Cambria Math" w:cs="Times New Roman"/>
                    <w:szCs w:val="21"/>
                  </w:rPr>
                  <m:t>n</m:t>
                </m:r>
              </m:oMath>
            </m:oMathPara>
          </w:p>
        </w:tc>
        <w:tc>
          <w:tcPr>
            <w:tcW w:w="4148" w:type="dxa"/>
          </w:tcPr>
          <w:p w14:paraId="6F87D044" w14:textId="142E48C5" w:rsidR="00E60B90" w:rsidRPr="005A2B9E" w:rsidRDefault="00E60B90"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800</w:t>
            </w:r>
            <w:r w:rsidRPr="005A2B9E">
              <w:rPr>
                <w:rFonts w:ascii="Times New Roman" w:eastAsia="宋体" w:hAnsi="Times New Roman" w:cs="Times New Roman"/>
                <w:kern w:val="0"/>
                <w:szCs w:val="21"/>
                <w:lang w:val="de-DE"/>
              </w:rPr>
              <w:t>个</w:t>
            </w:r>
          </w:p>
        </w:tc>
      </w:tr>
      <w:tr w:rsidR="00E60B90" w14:paraId="4EBF73EA"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4D32CFAE" w14:textId="1709ADB9" w:rsidR="00E60B90" w:rsidRPr="00C266A0" w:rsidRDefault="008728F1" w:rsidP="00E1271E">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E</m:t>
                    </m:r>
                  </m:e>
                  <m:sub>
                    <m:r>
                      <m:rPr>
                        <m:sty m:val="bi"/>
                      </m:rPr>
                      <w:rPr>
                        <w:rFonts w:ascii="Cambria Math" w:hAnsi="Cambria Math" w:cs="Times New Roman"/>
                        <w:szCs w:val="21"/>
                      </w:rPr>
                      <m:t>init</m:t>
                    </m:r>
                  </m:sub>
                </m:sSub>
                <m:r>
                  <m:rPr>
                    <m:sty m:val="bi"/>
                  </m:rPr>
                  <w:rPr>
                    <w:rFonts w:ascii="Cambria Math" w:hAnsi="Cambria Math" w:cs="Times New Roman"/>
                    <w:szCs w:val="21"/>
                  </w:rPr>
                  <m:t>(</m:t>
                </m:r>
                <m:sSub>
                  <m:sSubPr>
                    <m:ctrlPr>
                      <w:rPr>
                        <w:rFonts w:ascii="Cambria Math" w:hAnsi="Cambria Math" w:cs="Times New Roman"/>
                        <w:b w:val="0"/>
                        <w:i/>
                        <w:szCs w:val="21"/>
                      </w:rPr>
                    </m:ctrlPr>
                  </m:sSubPr>
                  <m:e>
                    <m:r>
                      <m:rPr>
                        <m:sty m:val="bi"/>
                      </m:rPr>
                      <w:rPr>
                        <w:rFonts w:ascii="Cambria Math" w:hAnsi="Cambria Math" w:cs="Times New Roman"/>
                        <w:szCs w:val="21"/>
                      </w:rPr>
                      <m:t>c</m:t>
                    </m:r>
                    <m:r>
                      <m:rPr>
                        <m:sty m:val="bi"/>
                      </m:rPr>
                      <w:rPr>
                        <w:rFonts w:ascii="Cambria Math" w:eastAsia="MS Mincho" w:hAnsi="Cambria Math" w:cs="Times New Roman"/>
                        <w:szCs w:val="21"/>
                      </w:rPr>
                      <m:t>h</m:t>
                    </m:r>
                  </m:e>
                  <m:sub>
                    <m:r>
                      <m:rPr>
                        <m:sty m:val="bi"/>
                      </m:rPr>
                      <w:rPr>
                        <w:rFonts w:ascii="Cambria Math" w:hAnsi="Cambria Math" w:cs="Times New Roman"/>
                        <w:szCs w:val="21"/>
                      </w:rPr>
                      <m:t>i</m:t>
                    </m:r>
                  </m:sub>
                </m:sSub>
                <m:r>
                  <m:rPr>
                    <m:sty m:val="bi"/>
                  </m:rPr>
                  <w:rPr>
                    <w:rFonts w:ascii="Cambria Math" w:hAnsi="Cambria Math" w:cs="Times New Roman"/>
                    <w:szCs w:val="21"/>
                  </w:rPr>
                  <m:t>)</m:t>
                </m:r>
              </m:oMath>
            </m:oMathPara>
          </w:p>
        </w:tc>
        <w:tc>
          <w:tcPr>
            <w:tcW w:w="4148" w:type="dxa"/>
          </w:tcPr>
          <w:p w14:paraId="3156170F" w14:textId="014B8F04" w:rsidR="00E60B90" w:rsidRPr="005A2B9E" w:rsidRDefault="00D027D5" w:rsidP="00E127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10J</w:t>
            </w:r>
          </w:p>
        </w:tc>
      </w:tr>
      <w:tr w:rsidR="00D027D5" w14:paraId="512BA027"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27231562" w14:textId="7CB36C23" w:rsidR="00D027D5" w:rsidRPr="00C266A0" w:rsidRDefault="008728F1" w:rsidP="00D027D5">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E</m:t>
                    </m:r>
                  </m:e>
                  <m:sub>
                    <m:r>
                      <m:rPr>
                        <m:sty m:val="bi"/>
                      </m:rPr>
                      <w:rPr>
                        <w:rFonts w:ascii="Cambria Math" w:hAnsi="Cambria Math" w:cs="Times New Roman"/>
                        <w:szCs w:val="21"/>
                      </w:rPr>
                      <m:t>init</m:t>
                    </m:r>
                  </m:sub>
                </m:sSub>
                <m:r>
                  <m:rPr>
                    <m:sty m:val="bi"/>
                  </m:rPr>
                  <w:rPr>
                    <w:rFonts w:ascii="Cambria Math" w:hAnsi="Cambria Math" w:cs="Times New Roman"/>
                    <w:szCs w:val="21"/>
                  </w:rPr>
                  <m:t>(</m:t>
                </m:r>
                <m:sSub>
                  <m:sSubPr>
                    <m:ctrlPr>
                      <w:rPr>
                        <w:rFonts w:ascii="Cambria Math" w:hAnsi="Cambria Math" w:cs="Times New Roman"/>
                        <w:b w:val="0"/>
                        <w:i/>
                        <w:szCs w:val="21"/>
                      </w:rPr>
                    </m:ctrlPr>
                  </m:sSubPr>
                  <m:e>
                    <m:r>
                      <m:rPr>
                        <m:sty m:val="bi"/>
                      </m:rPr>
                      <w:rPr>
                        <w:rFonts w:ascii="Cambria Math" w:eastAsia="MS Mincho" w:hAnsi="Cambria Math" w:cs="Times New Roman"/>
                        <w:szCs w:val="21"/>
                      </w:rPr>
                      <m:t>sn</m:t>
                    </m:r>
                  </m:e>
                  <m:sub>
                    <m:r>
                      <m:rPr>
                        <m:sty m:val="bi"/>
                      </m:rPr>
                      <w:rPr>
                        <w:rFonts w:ascii="Cambria Math" w:hAnsi="Cambria Math" w:cs="Times New Roman"/>
                        <w:szCs w:val="21"/>
                      </w:rPr>
                      <m:t>i</m:t>
                    </m:r>
                  </m:sub>
                </m:sSub>
                <m:r>
                  <m:rPr>
                    <m:sty m:val="bi"/>
                  </m:rPr>
                  <w:rPr>
                    <w:rFonts w:ascii="Cambria Math" w:hAnsi="Cambria Math" w:cs="Times New Roman"/>
                    <w:szCs w:val="21"/>
                  </w:rPr>
                  <m:t>)</m:t>
                </m:r>
              </m:oMath>
            </m:oMathPara>
          </w:p>
        </w:tc>
        <w:tc>
          <w:tcPr>
            <w:tcW w:w="4148" w:type="dxa"/>
          </w:tcPr>
          <w:p w14:paraId="07F806DA" w14:textId="65E5C2A0" w:rsidR="00D027D5" w:rsidRPr="005A2B9E" w:rsidRDefault="00D027D5"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2J</w:t>
            </w:r>
          </w:p>
        </w:tc>
      </w:tr>
      <w:tr w:rsidR="00D027D5" w14:paraId="0D6DA758"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483C7F46" w14:textId="219C1725" w:rsidR="00D027D5" w:rsidRPr="00C266A0" w:rsidRDefault="008728F1" w:rsidP="00D027D5">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R</m:t>
                    </m:r>
                  </m:e>
                  <m:sub>
                    <m:r>
                      <m:rPr>
                        <m:sty m:val="bi"/>
                      </m:rPr>
                      <w:rPr>
                        <w:rFonts w:ascii="Cambria Math" w:hAnsi="Cambria Math" w:cs="Times New Roman"/>
                        <w:szCs w:val="21"/>
                      </w:rPr>
                      <m:t>max</m:t>
                    </m:r>
                  </m:sub>
                </m:sSub>
              </m:oMath>
            </m:oMathPara>
          </w:p>
        </w:tc>
        <w:tc>
          <w:tcPr>
            <w:tcW w:w="4148" w:type="dxa"/>
          </w:tcPr>
          <w:p w14:paraId="53EB8582" w14:textId="238A3AF8" w:rsidR="00D027D5" w:rsidRPr="005A2B9E" w:rsidRDefault="00D027D5"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170m</w:t>
            </w:r>
          </w:p>
        </w:tc>
      </w:tr>
      <w:tr w:rsidR="00D027D5" w14:paraId="491C4BA7"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45FDFBD2" w14:textId="3329E68E" w:rsidR="00D027D5" w:rsidRPr="00C266A0" w:rsidRDefault="008728F1" w:rsidP="00D027D5">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r</m:t>
                    </m:r>
                  </m:e>
                  <m:sub>
                    <m:r>
                      <m:rPr>
                        <m:sty m:val="bi"/>
                      </m:rPr>
                      <w:rPr>
                        <w:rFonts w:ascii="Cambria Math" w:hAnsi="Cambria Math" w:cs="Times New Roman"/>
                        <w:szCs w:val="21"/>
                      </w:rPr>
                      <m:t>max</m:t>
                    </m:r>
                  </m:sub>
                </m:sSub>
              </m:oMath>
            </m:oMathPara>
          </w:p>
        </w:tc>
        <w:tc>
          <w:tcPr>
            <w:tcW w:w="4148" w:type="dxa"/>
          </w:tcPr>
          <w:p w14:paraId="3BB27AC3" w14:textId="5ECA0568" w:rsidR="00D027D5" w:rsidRPr="005A2B9E" w:rsidRDefault="00D027D5"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eastAsia="de-DE"/>
              </w:rPr>
            </w:pPr>
            <w:r w:rsidRPr="005A2B9E">
              <w:rPr>
                <w:rFonts w:ascii="Times New Roman" w:eastAsia="宋体" w:hAnsi="Times New Roman" w:cs="Times New Roman"/>
                <w:kern w:val="0"/>
                <w:szCs w:val="21"/>
                <w:lang w:val="de-DE"/>
              </w:rPr>
              <w:t>30m</w:t>
            </w:r>
          </w:p>
        </w:tc>
      </w:tr>
      <w:tr w:rsidR="000C46E7" w14:paraId="674BAA3C"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275E57A0" w14:textId="7E61276B" w:rsidR="000C46E7" w:rsidRPr="00C266A0" w:rsidRDefault="008728F1" w:rsidP="00D027D5">
            <w:pPr>
              <w:autoSpaceDE w:val="0"/>
              <w:autoSpaceDN w:val="0"/>
              <w:adjustRightInd w:val="0"/>
              <w:jc w:val="center"/>
              <w:rPr>
                <w:rFonts w:ascii="Times New Roman" w:eastAsia="宋体" w:hAnsi="Times New Roman" w:cs="Times New Roman"/>
                <w:b w:val="0"/>
                <w:szCs w:val="21"/>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ε</m:t>
                    </m:r>
                  </m:e>
                  <m:sub>
                    <m:r>
                      <m:rPr>
                        <m:sty m:val="bi"/>
                      </m:rPr>
                      <w:rPr>
                        <w:rFonts w:ascii="Cambria Math" w:hAnsi="Cambria Math" w:cs="Times New Roman"/>
                        <w:szCs w:val="21"/>
                      </w:rPr>
                      <m:t>1</m:t>
                    </m:r>
                  </m:sub>
                </m:sSub>
              </m:oMath>
            </m:oMathPara>
          </w:p>
        </w:tc>
        <w:tc>
          <w:tcPr>
            <w:tcW w:w="4148" w:type="dxa"/>
          </w:tcPr>
          <w:p w14:paraId="69546FA3" w14:textId="7D084232" w:rsidR="000C46E7" w:rsidRPr="005A2B9E" w:rsidRDefault="00F8132F"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eastAsia="宋体" w:hAnsi="Times New Roman" w:cs="Times New Roman"/>
                <w:kern w:val="0"/>
                <w:szCs w:val="21"/>
                <w:lang w:val="de-DE"/>
              </w:rPr>
              <w:t>50nJ/bit</w:t>
            </w:r>
          </w:p>
        </w:tc>
      </w:tr>
      <w:tr w:rsidR="00D027D5" w14:paraId="4594ED03"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2EB85DD4" w14:textId="639218C6" w:rsidR="00D027D5" w:rsidRPr="00C266A0" w:rsidRDefault="008728F1" w:rsidP="00D027D5">
            <w:pPr>
              <w:autoSpaceDE w:val="0"/>
              <w:autoSpaceDN w:val="0"/>
              <w:adjustRightInd w:val="0"/>
              <w:jc w:val="center"/>
              <w:rPr>
                <w:rFonts w:ascii="Times New Roman" w:hAnsi="Times New Roman" w:cs="Times New Roman"/>
                <w:b w:val="0"/>
                <w:bCs w:val="0"/>
                <w:kern w:val="0"/>
                <w:szCs w:val="21"/>
                <w:lang w:val="de-DE"/>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ε</m:t>
                    </m:r>
                  </m:e>
                  <m:sub>
                    <m:r>
                      <m:rPr>
                        <m:sty m:val="bi"/>
                      </m:rPr>
                      <w:rPr>
                        <w:rFonts w:ascii="Cambria Math" w:hAnsi="Cambria Math" w:cs="Times New Roman"/>
                        <w:szCs w:val="21"/>
                      </w:rPr>
                      <m:t>2</m:t>
                    </m:r>
                  </m:sub>
                </m:sSub>
              </m:oMath>
            </m:oMathPara>
          </w:p>
        </w:tc>
        <w:tc>
          <w:tcPr>
            <w:tcW w:w="4148" w:type="dxa"/>
          </w:tcPr>
          <w:p w14:paraId="71F45605" w14:textId="29C2A04D" w:rsidR="00D027D5" w:rsidRPr="005A2B9E" w:rsidRDefault="00F8132F"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Cs w:val="21"/>
                <w:lang w:val="de-DE"/>
              </w:rPr>
            </w:pPr>
            <w:r w:rsidRPr="005A2B9E">
              <w:rPr>
                <w:rFonts w:ascii="Times New Roman" w:hAnsi="Times New Roman" w:cs="Times New Roman"/>
                <w:szCs w:val="21"/>
              </w:rPr>
              <w:t>10pJ/bit/</w:t>
            </w:r>
            <m:oMath>
              <m:sSup>
                <m:sSupPr>
                  <m:ctrlPr>
                    <w:rPr>
                      <w:rFonts w:ascii="Cambria Math" w:hAnsi="Cambria Math" w:cs="Times New Roman"/>
                      <w:szCs w:val="21"/>
                    </w:rPr>
                  </m:ctrlPr>
                </m:sSupPr>
                <m:e>
                  <m:r>
                    <w:rPr>
                      <w:rFonts w:ascii="Cambria Math" w:hAnsi="Cambria Math" w:cs="Times New Roman"/>
                      <w:szCs w:val="21"/>
                    </w:rPr>
                    <m:t>m</m:t>
                  </m:r>
                </m:e>
                <m:sup>
                  <m:r>
                    <w:rPr>
                      <w:rFonts w:ascii="Cambria Math" w:hAnsi="Cambria Math" w:cs="Times New Roman"/>
                      <w:szCs w:val="21"/>
                    </w:rPr>
                    <m:t>2</m:t>
                  </m:r>
                </m:sup>
              </m:sSup>
            </m:oMath>
          </w:p>
        </w:tc>
      </w:tr>
      <w:tr w:rsidR="00D027D5" w14:paraId="2454A74F"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765B3958" w14:textId="2995944E" w:rsidR="00D027D5" w:rsidRPr="00C266A0" w:rsidRDefault="008728F1" w:rsidP="00D027D5">
            <w:pPr>
              <w:autoSpaceDE w:val="0"/>
              <w:autoSpaceDN w:val="0"/>
              <w:adjustRightInd w:val="0"/>
              <w:jc w:val="center"/>
              <w:rPr>
                <w:rFonts w:ascii="Times New Roman" w:hAnsi="Times New Roman" w:cs="Times New Roman"/>
                <w:b w:val="0"/>
                <w:szCs w:val="21"/>
              </w:rPr>
            </w:pPr>
            <m:oMathPara>
              <m:oMath>
                <m:sSub>
                  <m:sSubPr>
                    <m:ctrlPr>
                      <w:rPr>
                        <w:rFonts w:ascii="Cambria Math" w:hAnsi="Cambria Math" w:cs="Times New Roman"/>
                        <w:b w:val="0"/>
                        <w:i/>
                        <w:szCs w:val="21"/>
                      </w:rPr>
                    </m:ctrlPr>
                  </m:sSubPr>
                  <m:e>
                    <m:r>
                      <m:rPr>
                        <m:sty m:val="bi"/>
                      </m:rPr>
                      <w:rPr>
                        <w:rFonts w:ascii="Cambria Math" w:hAnsi="Cambria Math" w:cs="Times New Roman"/>
                        <w:szCs w:val="21"/>
                      </w:rPr>
                      <m:t>ε</m:t>
                    </m:r>
                  </m:e>
                  <m:sub>
                    <m:r>
                      <m:rPr>
                        <m:sty m:val="bi"/>
                      </m:rPr>
                      <w:rPr>
                        <w:rFonts w:ascii="Cambria Math" w:hAnsi="Cambria Math" w:cs="Times New Roman"/>
                        <w:szCs w:val="21"/>
                      </w:rPr>
                      <m:t>3</m:t>
                    </m:r>
                  </m:sub>
                </m:sSub>
              </m:oMath>
            </m:oMathPara>
          </w:p>
        </w:tc>
        <w:tc>
          <w:tcPr>
            <w:tcW w:w="4148" w:type="dxa"/>
          </w:tcPr>
          <w:p w14:paraId="24B3E493" w14:textId="4E2E5D77" w:rsidR="00D027D5" w:rsidRPr="005A2B9E" w:rsidRDefault="00F8132F"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Cs w:val="21"/>
                <w:lang w:val="de-DE"/>
              </w:rPr>
            </w:pPr>
            <w:r w:rsidRPr="005A2B9E">
              <w:rPr>
                <w:rFonts w:ascii="Times New Roman" w:hAnsi="Times New Roman" w:cs="Times New Roman"/>
                <w:szCs w:val="21"/>
              </w:rPr>
              <w:t>0.0013pJ/bit/</w:t>
            </w:r>
            <m:oMath>
              <m:sSup>
                <m:sSupPr>
                  <m:ctrlPr>
                    <w:rPr>
                      <w:rFonts w:ascii="Cambria Math" w:hAnsi="Cambria Math" w:cs="Times New Roman"/>
                      <w:szCs w:val="21"/>
                    </w:rPr>
                  </m:ctrlPr>
                </m:sSupPr>
                <m:e>
                  <m:r>
                    <w:rPr>
                      <w:rFonts w:ascii="Cambria Math" w:hAnsi="Cambria Math" w:cs="Times New Roman"/>
                      <w:szCs w:val="21"/>
                    </w:rPr>
                    <m:t>m</m:t>
                  </m:r>
                </m:e>
                <m:sup>
                  <m:r>
                    <w:rPr>
                      <w:rFonts w:ascii="Cambria Math" w:hAnsi="Cambria Math" w:cs="Times New Roman"/>
                      <w:szCs w:val="21"/>
                    </w:rPr>
                    <m:t>4</m:t>
                  </m:r>
                </m:sup>
              </m:sSup>
            </m:oMath>
          </w:p>
        </w:tc>
      </w:tr>
      <w:tr w:rsidR="00D027D5" w14:paraId="013FE082"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0AACA7D3" w14:textId="03505B70" w:rsidR="00D027D5" w:rsidRPr="00C266A0" w:rsidRDefault="004647AB" w:rsidP="00D027D5">
            <w:pPr>
              <w:autoSpaceDE w:val="0"/>
              <w:autoSpaceDN w:val="0"/>
              <w:adjustRightInd w:val="0"/>
              <w:jc w:val="center"/>
              <w:rPr>
                <w:rFonts w:ascii="Times New Roman" w:hAnsi="Times New Roman" w:cs="Times New Roman"/>
                <w:b w:val="0"/>
                <w:szCs w:val="21"/>
              </w:rPr>
            </w:pPr>
            <w:r w:rsidRPr="00C266A0">
              <w:rPr>
                <w:rFonts w:ascii="Times New Roman" w:hAnsi="Times New Roman" w:cs="Times New Roman"/>
                <w:b w:val="0"/>
                <w:szCs w:val="21"/>
              </w:rPr>
              <w:t>数据包</w:t>
            </w:r>
            <m:oMath>
              <m:r>
                <m:rPr>
                  <m:sty m:val="bi"/>
                </m:rPr>
                <w:rPr>
                  <w:rFonts w:ascii="Cambria Math" w:hAnsi="Cambria Math" w:cs="Times New Roman"/>
                  <w:szCs w:val="21"/>
                </w:rPr>
                <m:t>p</m:t>
              </m:r>
            </m:oMath>
          </w:p>
        </w:tc>
        <w:tc>
          <w:tcPr>
            <w:tcW w:w="4148" w:type="dxa"/>
          </w:tcPr>
          <w:p w14:paraId="1CAF042C" w14:textId="38190889" w:rsidR="00D027D5" w:rsidRPr="005A2B9E" w:rsidRDefault="004647AB"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A2B9E">
              <w:rPr>
                <w:rFonts w:ascii="Times New Roman" w:eastAsia="宋体" w:hAnsi="Times New Roman" w:cs="Times New Roman"/>
                <w:szCs w:val="21"/>
              </w:rPr>
              <w:t>4000bits</w:t>
            </w:r>
          </w:p>
        </w:tc>
      </w:tr>
      <w:tr w:rsidR="00D027D5" w14:paraId="1E14F019"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5EA33540" w14:textId="2971852C" w:rsidR="00D027D5" w:rsidRPr="00C266A0" w:rsidRDefault="004647AB" w:rsidP="00D027D5">
            <w:pPr>
              <w:autoSpaceDE w:val="0"/>
              <w:autoSpaceDN w:val="0"/>
              <w:adjustRightInd w:val="0"/>
              <w:jc w:val="center"/>
              <w:rPr>
                <w:rFonts w:ascii="Times New Roman" w:hAnsi="Times New Roman" w:cs="Times New Roman"/>
                <w:b w:val="0"/>
                <w:szCs w:val="21"/>
              </w:rPr>
            </w:pPr>
            <w:r w:rsidRPr="00C266A0">
              <w:rPr>
                <w:rFonts w:ascii="Times New Roman" w:hAnsi="Times New Roman" w:cs="Times New Roman"/>
                <w:b w:val="0"/>
                <w:szCs w:val="21"/>
              </w:rPr>
              <w:t>信息包</w:t>
            </w:r>
            <m:oMath>
              <m:r>
                <m:rPr>
                  <m:sty m:val="bi"/>
                </m:rPr>
                <w:rPr>
                  <w:rFonts w:ascii="Cambria Math" w:hAnsi="Cambria Math" w:cs="Times New Roman"/>
                  <w:szCs w:val="21"/>
                </w:rPr>
                <m:t>p</m:t>
              </m:r>
            </m:oMath>
          </w:p>
        </w:tc>
        <w:tc>
          <w:tcPr>
            <w:tcW w:w="4148" w:type="dxa"/>
          </w:tcPr>
          <w:p w14:paraId="363EB0E4" w14:textId="001D9EFB" w:rsidR="00D027D5" w:rsidRPr="005A2B9E" w:rsidRDefault="004647AB"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A2B9E">
              <w:rPr>
                <w:rFonts w:ascii="Times New Roman" w:eastAsia="宋体" w:hAnsi="Times New Roman" w:cs="Times New Roman"/>
                <w:szCs w:val="21"/>
              </w:rPr>
              <w:t>200bits</w:t>
            </w:r>
          </w:p>
        </w:tc>
      </w:tr>
      <w:tr w:rsidR="00D027D5" w14:paraId="2F7D7E93"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244BBDAF" w14:textId="66805F67" w:rsidR="00D027D5" w:rsidRPr="00C266A0" w:rsidRDefault="00C266A0" w:rsidP="00D027D5">
            <w:pPr>
              <w:autoSpaceDE w:val="0"/>
              <w:autoSpaceDN w:val="0"/>
              <w:adjustRightInd w:val="0"/>
              <w:jc w:val="center"/>
              <w:rPr>
                <w:rFonts w:ascii="Times New Roman" w:hAnsi="Times New Roman" w:cs="Times New Roman"/>
                <w:b w:val="0"/>
                <w:szCs w:val="21"/>
              </w:rPr>
            </w:pPr>
            <m:oMathPara>
              <m:oMath>
                <m:r>
                  <m:rPr>
                    <m:sty m:val="bi"/>
                  </m:rPr>
                  <w:rPr>
                    <w:rFonts w:ascii="Cambria Math" w:hAnsi="Cambria Math" w:cs="Times New Roman"/>
                    <w:szCs w:val="21"/>
                  </w:rPr>
                  <w:lastRenderedPageBreak/>
                  <m:t>K</m:t>
                </m:r>
              </m:oMath>
            </m:oMathPara>
          </w:p>
        </w:tc>
        <w:tc>
          <w:tcPr>
            <w:tcW w:w="4148" w:type="dxa"/>
          </w:tcPr>
          <w:p w14:paraId="08B8AACF" w14:textId="4893A154" w:rsidR="00D027D5" w:rsidRPr="005A2B9E" w:rsidRDefault="004647AB"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A2B9E">
              <w:rPr>
                <w:rFonts w:ascii="Times New Roman" w:eastAsia="宋体" w:hAnsi="Times New Roman" w:cs="Times New Roman"/>
                <w:szCs w:val="21"/>
              </w:rPr>
              <w:t>50</w:t>
            </w:r>
          </w:p>
        </w:tc>
      </w:tr>
      <w:tr w:rsidR="00D027D5" w14:paraId="6B6CC23C" w14:textId="77777777" w:rsidTr="00E1271E">
        <w:tc>
          <w:tcPr>
            <w:cnfStyle w:val="001000000000" w:firstRow="0" w:lastRow="0" w:firstColumn="1" w:lastColumn="0" w:oddVBand="0" w:evenVBand="0" w:oddHBand="0" w:evenHBand="0" w:firstRowFirstColumn="0" w:firstRowLastColumn="0" w:lastRowFirstColumn="0" w:lastRowLastColumn="0"/>
            <w:tcW w:w="4148" w:type="dxa"/>
          </w:tcPr>
          <w:p w14:paraId="3C94F4F5" w14:textId="4BFDE7AC" w:rsidR="00D027D5" w:rsidRPr="00C266A0" w:rsidRDefault="00C266A0" w:rsidP="00D027D5">
            <w:pPr>
              <w:autoSpaceDE w:val="0"/>
              <w:autoSpaceDN w:val="0"/>
              <w:adjustRightInd w:val="0"/>
              <w:jc w:val="center"/>
              <w:rPr>
                <w:rFonts w:ascii="Times New Roman" w:hAnsi="Times New Roman" w:cs="Times New Roman"/>
                <w:b w:val="0"/>
                <w:szCs w:val="21"/>
              </w:rPr>
            </w:pPr>
            <m:oMathPara>
              <m:oMath>
                <m:r>
                  <m:rPr>
                    <m:sty m:val="bi"/>
                  </m:rPr>
                  <w:rPr>
                    <w:rFonts w:ascii="Cambria Math" w:hAnsi="Cambria Math" w:cs="Times New Roman"/>
                    <w:szCs w:val="21"/>
                  </w:rPr>
                  <m:t>N</m:t>
                </m:r>
              </m:oMath>
            </m:oMathPara>
          </w:p>
        </w:tc>
        <w:tc>
          <w:tcPr>
            <w:tcW w:w="4148" w:type="dxa"/>
          </w:tcPr>
          <w:p w14:paraId="39862CAD" w14:textId="559E109C" w:rsidR="00D027D5" w:rsidRPr="005A2B9E" w:rsidRDefault="004647AB" w:rsidP="00D027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A2B9E">
              <w:rPr>
                <w:rFonts w:ascii="Times New Roman" w:eastAsia="宋体" w:hAnsi="Times New Roman" w:cs="Times New Roman"/>
                <w:szCs w:val="21"/>
              </w:rPr>
              <w:t>60</w:t>
            </w:r>
          </w:p>
        </w:tc>
      </w:tr>
    </w:tbl>
    <w:p w14:paraId="21C50118" w14:textId="510B6031" w:rsidR="000B1C72" w:rsidRPr="00E26031" w:rsidRDefault="000B1C72" w:rsidP="000B1C72">
      <w:pPr>
        <w:pStyle w:val="3"/>
        <w:rPr>
          <w:rFonts w:ascii="Times New Roman" w:eastAsia="黑体" w:hAnsi="Times New Roman" w:cs="Times New Roman"/>
          <w:b w:val="0"/>
          <w:sz w:val="24"/>
          <w:szCs w:val="24"/>
        </w:rPr>
      </w:pPr>
      <w:bookmarkStart w:id="90" w:name="_Toc881693"/>
      <w:r w:rsidRPr="00E26031">
        <w:rPr>
          <w:rFonts w:ascii="Times New Roman" w:eastAsia="黑体" w:hAnsi="Times New Roman" w:cs="Times New Roman"/>
          <w:b w:val="0"/>
          <w:sz w:val="24"/>
          <w:szCs w:val="24"/>
        </w:rPr>
        <w:t xml:space="preserve">4.3.2 </w:t>
      </w:r>
      <w:r w:rsidR="0010264F">
        <w:rPr>
          <w:rFonts w:ascii="Times New Roman" w:eastAsia="黑体" w:hAnsi="Times New Roman" w:cs="Times New Roman" w:hint="eastAsia"/>
          <w:b w:val="0"/>
          <w:sz w:val="24"/>
          <w:szCs w:val="24"/>
        </w:rPr>
        <w:t>仿真场景及</w:t>
      </w:r>
      <w:r w:rsidRPr="00E26031">
        <w:rPr>
          <w:rFonts w:ascii="Times New Roman" w:eastAsia="黑体" w:hAnsi="Times New Roman" w:cs="Times New Roman"/>
          <w:b w:val="0"/>
          <w:sz w:val="24"/>
          <w:szCs w:val="24"/>
        </w:rPr>
        <w:t>结果分析</w:t>
      </w:r>
      <w:bookmarkEnd w:id="90"/>
    </w:p>
    <w:p w14:paraId="7E373C29" w14:textId="2798D59C" w:rsidR="0010264F" w:rsidRPr="00E26031" w:rsidRDefault="0010264F" w:rsidP="0010264F">
      <w:pPr>
        <w:pStyle w:val="4"/>
        <w:rPr>
          <w:rFonts w:ascii="Times New Roman" w:eastAsiaTheme="minorEastAsia" w:hAnsi="Times New Roman" w:cs="Times New Roman"/>
          <w:b w:val="0"/>
          <w:sz w:val="24"/>
          <w:szCs w:val="24"/>
        </w:rPr>
      </w:pPr>
      <w:r>
        <w:rPr>
          <w:rFonts w:ascii="Times New Roman" w:eastAsiaTheme="minorEastAsia" w:hAnsi="Times New Roman" w:cs="Times New Roman"/>
          <w:b w:val="0"/>
          <w:sz w:val="24"/>
          <w:szCs w:val="24"/>
        </w:rPr>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3</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 xml:space="preserve">.1 </w:t>
      </w:r>
      <w:r>
        <w:rPr>
          <w:rFonts w:ascii="Times New Roman" w:eastAsiaTheme="minorEastAsia" w:hAnsi="Times New Roman" w:cs="Times New Roman" w:hint="eastAsia"/>
          <w:b w:val="0"/>
          <w:sz w:val="24"/>
          <w:szCs w:val="24"/>
        </w:rPr>
        <w:t>簇头节点通信范围</w:t>
      </w:r>
    </w:p>
    <w:p w14:paraId="0F995D1E" w14:textId="7B7F09FE" w:rsidR="0010264F" w:rsidRDefault="00424DC0" w:rsidP="001B15CA">
      <w:pPr>
        <w:spacing w:line="400" w:lineRule="exact"/>
        <w:ind w:firstLineChars="200" w:firstLine="480"/>
        <w:rPr>
          <w:rFonts w:ascii="Times New Roman" w:hAnsi="Times New Roman" w:cs="Times New Roman"/>
          <w:sz w:val="24"/>
          <w:szCs w:val="24"/>
        </w:rPr>
      </w:pPr>
      <w:r w:rsidRPr="001B15CA">
        <w:rPr>
          <w:rFonts w:ascii="Times New Roman" w:hAnsi="Times New Roman" w:cs="Times New Roman" w:hint="eastAsia"/>
          <w:sz w:val="24"/>
          <w:szCs w:val="24"/>
        </w:rPr>
        <w:t>在</w:t>
      </w:r>
      <w:r w:rsidRPr="001B15CA">
        <w:rPr>
          <w:rFonts w:ascii="Times New Roman" w:hAnsi="Times New Roman" w:cs="Times New Roman" w:hint="eastAsia"/>
          <w:sz w:val="24"/>
          <w:szCs w:val="24"/>
        </w:rPr>
        <w:t>4</w:t>
      </w:r>
      <w:r w:rsidRPr="001B15CA">
        <w:rPr>
          <w:rFonts w:ascii="Times New Roman" w:hAnsi="Times New Roman" w:cs="Times New Roman"/>
          <w:sz w:val="24"/>
          <w:szCs w:val="24"/>
        </w:rPr>
        <w:t>.2.5</w:t>
      </w:r>
      <w:r w:rsidRPr="001B15CA">
        <w:rPr>
          <w:rFonts w:ascii="Times New Roman" w:hAnsi="Times New Roman" w:cs="Times New Roman" w:hint="eastAsia"/>
          <w:sz w:val="24"/>
          <w:szCs w:val="24"/>
        </w:rPr>
        <w:t>小节中，详细介绍了</w:t>
      </w:r>
      <w:r w:rsidRPr="001B15CA">
        <w:rPr>
          <w:rFonts w:ascii="Times New Roman" w:hAnsi="Times New Roman" w:cs="Times New Roman" w:hint="eastAsia"/>
          <w:sz w:val="24"/>
          <w:szCs w:val="24"/>
        </w:rPr>
        <w:t>SAFT</w:t>
      </w:r>
      <w:r w:rsidRPr="001B15CA">
        <w:rPr>
          <w:rFonts w:ascii="Times New Roman" w:hAnsi="Times New Roman" w:cs="Times New Roman" w:hint="eastAsia"/>
          <w:sz w:val="24"/>
          <w:szCs w:val="24"/>
        </w:rPr>
        <w:t>算法重要的</w:t>
      </w:r>
      <w:r w:rsidR="001B15CA" w:rsidRPr="001B15CA">
        <w:rPr>
          <w:rFonts w:ascii="Times New Roman" w:hAnsi="Times New Roman" w:cs="Times New Roman" w:hint="eastAsia"/>
          <w:sz w:val="24"/>
          <w:szCs w:val="24"/>
        </w:rPr>
        <w:t>动态聚簇部分，</w:t>
      </w:r>
      <w:r w:rsidR="001B15CA" w:rsidRPr="001B15CA">
        <w:rPr>
          <w:rFonts w:ascii="Times New Roman" w:hAnsi="Times New Roman" w:cs="Times New Roman" w:hint="eastAsia"/>
          <w:sz w:val="24"/>
          <w:szCs w:val="24"/>
        </w:rPr>
        <w:t>CH</w:t>
      </w:r>
      <w:r w:rsidR="001B15CA" w:rsidRPr="001B15CA">
        <w:rPr>
          <w:rFonts w:ascii="Times New Roman" w:hAnsi="Times New Roman" w:cs="Times New Roman" w:hint="eastAsia"/>
          <w:sz w:val="24"/>
          <w:szCs w:val="24"/>
        </w:rPr>
        <w:t>根据自身能量状态和</w:t>
      </w:r>
      <w:r w:rsidR="001B15CA">
        <w:rPr>
          <w:rFonts w:ascii="Times New Roman" w:hAnsi="Times New Roman" w:cs="Times New Roman" w:hint="eastAsia"/>
          <w:sz w:val="24"/>
          <w:szCs w:val="24"/>
        </w:rPr>
        <w:t>网络能量状态动态调整实际通信范围。因此，首先通过仿真验证动态</w:t>
      </w:r>
      <w:r w:rsidR="005D63F7">
        <w:rPr>
          <w:rFonts w:ascii="Times New Roman" w:hAnsi="Times New Roman" w:cs="Times New Roman" w:hint="eastAsia"/>
          <w:sz w:val="24"/>
          <w:szCs w:val="24"/>
        </w:rPr>
        <w:t>聚簇机制。</w:t>
      </w:r>
      <w:r w:rsidR="00081132">
        <w:rPr>
          <w:rFonts w:ascii="Times New Roman" w:hAnsi="Times New Roman" w:cs="Times New Roman" w:hint="eastAsia"/>
          <w:sz w:val="24"/>
          <w:szCs w:val="24"/>
        </w:rPr>
        <w:t>在实际应用中，</w:t>
      </w:r>
      <w:r w:rsidR="00081132">
        <w:rPr>
          <w:rFonts w:ascii="Times New Roman" w:hAnsi="Times New Roman" w:cs="Times New Roman" w:hint="eastAsia"/>
          <w:sz w:val="24"/>
          <w:szCs w:val="24"/>
        </w:rPr>
        <w:t>SN</w:t>
      </w:r>
      <w:r w:rsidR="00081132">
        <w:rPr>
          <w:rFonts w:ascii="Times New Roman" w:hAnsi="Times New Roman" w:cs="Times New Roman" w:hint="eastAsia"/>
          <w:sz w:val="24"/>
          <w:szCs w:val="24"/>
        </w:rPr>
        <w:t>数量较多，部署较为分散，</w:t>
      </w:r>
      <w:r w:rsidR="00081132">
        <w:rPr>
          <w:rFonts w:ascii="Times New Roman" w:hAnsi="Times New Roman" w:cs="Times New Roman" w:hint="eastAsia"/>
          <w:sz w:val="24"/>
          <w:szCs w:val="24"/>
        </w:rPr>
        <w:t>CN</w:t>
      </w:r>
      <w:r w:rsidR="00081132">
        <w:rPr>
          <w:rFonts w:ascii="Times New Roman" w:hAnsi="Times New Roman" w:cs="Times New Roman" w:hint="eastAsia"/>
          <w:sz w:val="24"/>
          <w:szCs w:val="24"/>
        </w:rPr>
        <w:t>数量较少，部署相对规则。因此，</w:t>
      </w:r>
      <w:r w:rsidR="005D63F7">
        <w:rPr>
          <w:rFonts w:ascii="Times New Roman" w:hAnsi="Times New Roman" w:cs="Times New Roman" w:hint="eastAsia"/>
          <w:sz w:val="24"/>
          <w:szCs w:val="24"/>
        </w:rPr>
        <w:t>设定网络中</w:t>
      </w:r>
      <w:r w:rsidR="00570D20">
        <w:rPr>
          <w:rFonts w:ascii="Times New Roman" w:hAnsi="Times New Roman" w:cs="Times New Roman" w:hint="eastAsia"/>
          <w:sz w:val="24"/>
          <w:szCs w:val="24"/>
        </w:rPr>
        <w:t>的</w:t>
      </w:r>
      <w:r w:rsidR="00081132">
        <w:rPr>
          <w:rFonts w:ascii="Times New Roman" w:hAnsi="Times New Roman" w:cs="Times New Roman" w:hint="eastAsia"/>
          <w:sz w:val="24"/>
          <w:szCs w:val="24"/>
        </w:rPr>
        <w:t>CH</w:t>
      </w:r>
      <w:r w:rsidR="007942C6">
        <w:rPr>
          <w:rFonts w:ascii="Times New Roman" w:hAnsi="Times New Roman" w:cs="Times New Roman" w:hint="eastAsia"/>
          <w:sz w:val="24"/>
          <w:szCs w:val="24"/>
        </w:rPr>
        <w:t>均匀</w:t>
      </w:r>
      <w:r w:rsidR="00570D20">
        <w:rPr>
          <w:rFonts w:ascii="Times New Roman" w:hAnsi="Times New Roman" w:cs="Times New Roman" w:hint="eastAsia"/>
          <w:sz w:val="24"/>
          <w:szCs w:val="24"/>
        </w:rPr>
        <w:t>分布，</w:t>
      </w:r>
      <w:r w:rsidR="007942C6">
        <w:rPr>
          <w:rFonts w:ascii="Times New Roman" w:hAnsi="Times New Roman" w:cs="Times New Roman" w:hint="eastAsia"/>
          <w:sz w:val="24"/>
          <w:szCs w:val="24"/>
        </w:rPr>
        <w:t>以保证覆盖整个仿真区域，</w:t>
      </w:r>
      <w:r w:rsidR="00081132">
        <w:rPr>
          <w:rFonts w:ascii="Times New Roman" w:hAnsi="Times New Roman" w:cs="Times New Roman" w:hint="eastAsia"/>
          <w:sz w:val="24"/>
          <w:szCs w:val="24"/>
        </w:rPr>
        <w:t>SN</w:t>
      </w:r>
      <w:r w:rsidR="00081132">
        <w:rPr>
          <w:rFonts w:ascii="Times New Roman" w:hAnsi="Times New Roman" w:cs="Times New Roman" w:hint="eastAsia"/>
          <w:sz w:val="24"/>
          <w:szCs w:val="24"/>
        </w:rPr>
        <w:t>随机分布在整个区域</w:t>
      </w:r>
      <w:r w:rsidR="005D63F7">
        <w:rPr>
          <w:rFonts w:ascii="Times New Roman" w:hAnsi="Times New Roman" w:cs="Times New Roman" w:hint="eastAsia"/>
          <w:sz w:val="24"/>
          <w:szCs w:val="24"/>
        </w:rPr>
        <w:t>。仿真开始</w:t>
      </w:r>
      <w:r w:rsidR="005D63F7">
        <w:rPr>
          <w:rFonts w:ascii="Times New Roman" w:hAnsi="Times New Roman" w:cs="Times New Roman"/>
          <w:sz w:val="24"/>
          <w:szCs w:val="24"/>
        </w:rPr>
        <w:t>30</w:t>
      </w:r>
      <w:r w:rsidR="005D63F7">
        <w:rPr>
          <w:rFonts w:ascii="Times New Roman" w:hAnsi="Times New Roman" w:cs="Times New Roman" w:hint="eastAsia"/>
          <w:sz w:val="24"/>
          <w:szCs w:val="24"/>
        </w:rPr>
        <w:t>s</w:t>
      </w:r>
      <w:r w:rsidR="005D63F7">
        <w:rPr>
          <w:rFonts w:ascii="Times New Roman" w:hAnsi="Times New Roman" w:cs="Times New Roman" w:hint="eastAsia"/>
          <w:sz w:val="24"/>
          <w:szCs w:val="24"/>
        </w:rPr>
        <w:t>后</w:t>
      </w:r>
      <w:r w:rsidR="007942C6">
        <w:rPr>
          <w:rFonts w:ascii="Times New Roman" w:hAnsi="Times New Roman" w:cs="Times New Roman" w:hint="eastAsia"/>
          <w:sz w:val="24"/>
          <w:szCs w:val="24"/>
        </w:rPr>
        <w:t>，记录网络结构和</w:t>
      </w:r>
      <w:r w:rsidR="005D63F7">
        <w:rPr>
          <w:rFonts w:ascii="Times New Roman" w:hAnsi="Times New Roman" w:cs="Times New Roman" w:hint="eastAsia"/>
          <w:sz w:val="24"/>
          <w:szCs w:val="24"/>
        </w:rPr>
        <w:t>每个</w:t>
      </w:r>
      <w:r w:rsidR="005D63F7">
        <w:rPr>
          <w:rFonts w:ascii="Times New Roman" w:hAnsi="Times New Roman" w:cs="Times New Roman" w:hint="eastAsia"/>
          <w:sz w:val="24"/>
          <w:szCs w:val="24"/>
        </w:rPr>
        <w:t>CH</w:t>
      </w:r>
      <w:r w:rsidR="005D63F7">
        <w:rPr>
          <w:rFonts w:ascii="Times New Roman" w:hAnsi="Times New Roman" w:cs="Times New Roman" w:hint="eastAsia"/>
          <w:sz w:val="24"/>
          <w:szCs w:val="24"/>
        </w:rPr>
        <w:t>的通信半径</w:t>
      </w:r>
      <w:r w:rsidR="00081132">
        <w:rPr>
          <w:rFonts w:ascii="Times New Roman" w:hAnsi="Times New Roman" w:cs="Times New Roman" w:hint="eastAsia"/>
          <w:sz w:val="24"/>
          <w:szCs w:val="24"/>
        </w:rPr>
        <w:t>。</w:t>
      </w:r>
    </w:p>
    <w:p w14:paraId="59A4AA01" w14:textId="414AFDFA" w:rsidR="005D63F7" w:rsidRDefault="00081132" w:rsidP="00081132">
      <w:pPr>
        <w:ind w:firstLineChars="200" w:firstLine="420"/>
        <w:jc w:val="center"/>
        <w:rPr>
          <w:rFonts w:ascii="Times New Roman" w:hAnsi="Times New Roman" w:cs="Times New Roman"/>
          <w:sz w:val="24"/>
          <w:szCs w:val="24"/>
        </w:rPr>
      </w:pPr>
      <w:r>
        <w:rPr>
          <w:noProof/>
        </w:rPr>
        <w:drawing>
          <wp:inline distT="0" distB="0" distL="0" distR="0" wp14:anchorId="1FD4A8B7" wp14:editId="239158F8">
            <wp:extent cx="4152250" cy="3672000"/>
            <wp:effectExtent l="0" t="0" r="1270" b="5080"/>
            <wp:docPr id="32" name="图片 32" descr="仿真整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仿真整体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52250" cy="3672000"/>
                    </a:xfrm>
                    <a:prstGeom prst="rect">
                      <a:avLst/>
                    </a:prstGeom>
                    <a:noFill/>
                    <a:ln>
                      <a:noFill/>
                    </a:ln>
                  </pic:spPr>
                </pic:pic>
              </a:graphicData>
            </a:graphic>
          </wp:inline>
        </w:drawing>
      </w:r>
    </w:p>
    <w:p w14:paraId="74FE4100" w14:textId="7448BCF9" w:rsidR="00081132" w:rsidRPr="00081132" w:rsidRDefault="00081132" w:rsidP="00081132">
      <w:pPr>
        <w:pStyle w:val="aa"/>
        <w:ind w:left="1200" w:firstLineChars="0" w:firstLine="0"/>
        <w:jc w:val="center"/>
        <w:rPr>
          <w:rFonts w:ascii="Times New Roman" w:hAnsi="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7</w:t>
      </w:r>
      <w:r w:rsidRPr="00E26031">
        <w:rPr>
          <w:rFonts w:ascii="Times New Roman" w:eastAsia="楷体" w:hAnsi="Times New Roman"/>
          <w:szCs w:val="21"/>
        </w:rPr>
        <w:t xml:space="preserve"> </w:t>
      </w:r>
      <w:r>
        <w:rPr>
          <w:rFonts w:ascii="Times New Roman" w:eastAsia="楷体" w:hAnsi="Times New Roman" w:hint="eastAsia"/>
          <w:szCs w:val="21"/>
        </w:rPr>
        <w:t>配用电通信网边缘</w:t>
      </w:r>
      <w:r w:rsidR="007942C6">
        <w:rPr>
          <w:rFonts w:ascii="Times New Roman" w:eastAsia="楷体" w:hAnsi="Times New Roman" w:hint="eastAsia"/>
          <w:szCs w:val="21"/>
        </w:rPr>
        <w:t>无线传感器分布情况</w:t>
      </w:r>
    </w:p>
    <w:p w14:paraId="15CB621F" w14:textId="062BB17A" w:rsidR="007942C6" w:rsidRDefault="007942C6" w:rsidP="007942C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在图</w:t>
      </w:r>
      <w:r w:rsidR="007A5645">
        <w:rPr>
          <w:rFonts w:ascii="Times New Roman" w:hAnsi="Times New Roman" w:cs="Times New Roman" w:hint="eastAsia"/>
          <w:sz w:val="24"/>
          <w:szCs w:val="24"/>
        </w:rPr>
        <w:t>4</w:t>
      </w:r>
      <w:r w:rsidR="007A5645">
        <w:rPr>
          <w:rFonts w:ascii="Times New Roman" w:hAnsi="Times New Roman" w:cs="Times New Roman"/>
          <w:sz w:val="24"/>
          <w:szCs w:val="24"/>
        </w:rPr>
        <w:t>-7</w:t>
      </w:r>
      <w:r>
        <w:rPr>
          <w:rFonts w:ascii="Times New Roman" w:hAnsi="Times New Roman" w:cs="Times New Roman" w:hint="eastAsia"/>
          <w:sz w:val="24"/>
          <w:szCs w:val="24"/>
        </w:rPr>
        <w:t>中，仿真区域的中心的绿色三角表示</w:t>
      </w:r>
      <w:r>
        <w:rPr>
          <w:rFonts w:ascii="Times New Roman" w:hAnsi="Times New Roman" w:cs="Times New Roman" w:hint="eastAsia"/>
          <w:sz w:val="24"/>
          <w:szCs w:val="24"/>
        </w:rPr>
        <w:t>Sink</w:t>
      </w:r>
      <w:r>
        <w:rPr>
          <w:rFonts w:ascii="Times New Roman" w:hAnsi="Times New Roman" w:cs="Times New Roman" w:hint="eastAsia"/>
          <w:sz w:val="24"/>
          <w:szCs w:val="24"/>
        </w:rPr>
        <w:t>，蓝色点代表</w:t>
      </w:r>
      <w:r>
        <w:rPr>
          <w:rFonts w:ascii="Times New Roman" w:hAnsi="Times New Roman" w:cs="Times New Roman" w:hint="eastAsia"/>
          <w:sz w:val="24"/>
          <w:szCs w:val="24"/>
        </w:rPr>
        <w:t>CH</w:t>
      </w:r>
      <w:r>
        <w:rPr>
          <w:rFonts w:ascii="Times New Roman" w:hAnsi="Times New Roman" w:cs="Times New Roman" w:hint="eastAsia"/>
          <w:sz w:val="24"/>
          <w:szCs w:val="24"/>
        </w:rPr>
        <w:t>，橙色点代表</w:t>
      </w:r>
      <w:r>
        <w:rPr>
          <w:rFonts w:ascii="Times New Roman" w:hAnsi="Times New Roman" w:cs="Times New Roman" w:hint="eastAsia"/>
          <w:sz w:val="24"/>
          <w:szCs w:val="24"/>
        </w:rPr>
        <w:t>SN</w:t>
      </w:r>
      <w:r w:rsidR="00CF4C45">
        <w:rPr>
          <w:rFonts w:ascii="Times New Roman" w:hAnsi="Times New Roman" w:cs="Times New Roman" w:hint="eastAsia"/>
          <w:sz w:val="24"/>
          <w:szCs w:val="24"/>
        </w:rPr>
        <w:t>，</w:t>
      </w:r>
      <w:r w:rsidR="00940025">
        <w:rPr>
          <w:rFonts w:ascii="Times New Roman" w:hAnsi="Times New Roman" w:cs="Times New Roman" w:hint="eastAsia"/>
          <w:sz w:val="24"/>
          <w:szCs w:val="24"/>
        </w:rPr>
        <w:t>蓝色实线表示</w:t>
      </w:r>
      <w:r w:rsidR="00940025">
        <w:rPr>
          <w:rFonts w:ascii="Times New Roman" w:hAnsi="Times New Roman" w:cs="Times New Roman" w:hint="eastAsia"/>
          <w:sz w:val="24"/>
          <w:szCs w:val="24"/>
        </w:rPr>
        <w:t>CH</w:t>
      </w:r>
      <w:r w:rsidR="00CF4C45">
        <w:rPr>
          <w:rFonts w:ascii="Times New Roman" w:hAnsi="Times New Roman" w:cs="Times New Roman" w:hint="eastAsia"/>
          <w:sz w:val="24"/>
          <w:szCs w:val="24"/>
        </w:rPr>
        <w:t>之间的数据流。此外，我们根据</w:t>
      </w:r>
      <w:r w:rsidR="00CF4C45">
        <w:rPr>
          <w:rFonts w:ascii="Times New Roman" w:hAnsi="Times New Roman" w:cs="Times New Roman" w:hint="eastAsia"/>
          <w:sz w:val="24"/>
          <w:szCs w:val="24"/>
        </w:rPr>
        <w:t>3</w:t>
      </w:r>
      <w:r w:rsidR="00CF4C45">
        <w:rPr>
          <w:rFonts w:ascii="Times New Roman" w:hAnsi="Times New Roman" w:cs="Times New Roman"/>
          <w:sz w:val="24"/>
          <w:szCs w:val="24"/>
        </w:rPr>
        <w:t>0</w:t>
      </w:r>
      <w:r w:rsidR="00CF4C45">
        <w:rPr>
          <w:rFonts w:ascii="Times New Roman" w:hAnsi="Times New Roman" w:cs="Times New Roman" w:hint="eastAsia"/>
          <w:sz w:val="24"/>
          <w:szCs w:val="24"/>
        </w:rPr>
        <w:t>s</w:t>
      </w:r>
      <w:r w:rsidR="00CF4C45">
        <w:rPr>
          <w:rFonts w:ascii="Times New Roman" w:hAnsi="Times New Roman" w:cs="Times New Roman" w:hint="eastAsia"/>
          <w:sz w:val="24"/>
          <w:szCs w:val="24"/>
        </w:rPr>
        <w:t>仿真后的实时情况，</w:t>
      </w:r>
      <w:r w:rsidR="000E0D92">
        <w:rPr>
          <w:rFonts w:ascii="Times New Roman" w:hAnsi="Times New Roman" w:cs="Times New Roman" w:hint="eastAsia"/>
          <w:sz w:val="24"/>
          <w:szCs w:val="24"/>
        </w:rPr>
        <w:t>用黑色虚线</w:t>
      </w:r>
      <w:r w:rsidR="00CF4C45">
        <w:rPr>
          <w:rFonts w:ascii="Times New Roman" w:hAnsi="Times New Roman" w:cs="Times New Roman" w:hint="eastAsia"/>
          <w:sz w:val="24"/>
          <w:szCs w:val="24"/>
        </w:rPr>
        <w:t>将每个</w:t>
      </w:r>
      <w:r w:rsidR="00CF4C45">
        <w:rPr>
          <w:rFonts w:ascii="Times New Roman" w:hAnsi="Times New Roman" w:cs="Times New Roman" w:hint="eastAsia"/>
          <w:sz w:val="24"/>
          <w:szCs w:val="24"/>
        </w:rPr>
        <w:t>CH</w:t>
      </w:r>
      <w:r w:rsidR="00CF4C45">
        <w:rPr>
          <w:rFonts w:ascii="Times New Roman" w:hAnsi="Times New Roman" w:cs="Times New Roman" w:hint="eastAsia"/>
          <w:sz w:val="24"/>
          <w:szCs w:val="24"/>
        </w:rPr>
        <w:t>的</w:t>
      </w:r>
      <w:r w:rsidR="000E0D92">
        <w:rPr>
          <w:rFonts w:ascii="Times New Roman" w:hAnsi="Times New Roman" w:cs="Times New Roman" w:hint="eastAsia"/>
          <w:sz w:val="24"/>
          <w:szCs w:val="24"/>
        </w:rPr>
        <w:t>通信范围绘制出来。从图中可以看到，每个圆的半径不同，代表虽然同为</w:t>
      </w:r>
      <w:r w:rsidR="000E0D92">
        <w:rPr>
          <w:rFonts w:ascii="Times New Roman" w:hAnsi="Times New Roman" w:cs="Times New Roman" w:hint="eastAsia"/>
          <w:sz w:val="24"/>
          <w:szCs w:val="24"/>
        </w:rPr>
        <w:t>CH</w:t>
      </w:r>
      <w:r w:rsidR="00746403">
        <w:rPr>
          <w:rFonts w:ascii="Times New Roman" w:hAnsi="Times New Roman" w:cs="Times New Roman" w:hint="eastAsia"/>
          <w:sz w:val="24"/>
          <w:szCs w:val="24"/>
        </w:rPr>
        <w:t>，</w:t>
      </w:r>
      <w:r w:rsidR="000E0D92">
        <w:rPr>
          <w:rFonts w:ascii="Times New Roman" w:hAnsi="Times New Roman" w:cs="Times New Roman" w:hint="eastAsia"/>
          <w:sz w:val="24"/>
          <w:szCs w:val="24"/>
        </w:rPr>
        <w:t>初始</w:t>
      </w:r>
      <w:r w:rsidR="00746403">
        <w:rPr>
          <w:rFonts w:ascii="Times New Roman" w:hAnsi="Times New Roman" w:cs="Times New Roman" w:hint="eastAsia"/>
          <w:sz w:val="24"/>
          <w:szCs w:val="24"/>
        </w:rPr>
        <w:t>化的</w:t>
      </w:r>
      <w:r w:rsidR="000E0D92">
        <w:rPr>
          <w:rFonts w:ascii="Times New Roman" w:hAnsi="Times New Roman" w:cs="Times New Roman" w:hint="eastAsia"/>
          <w:sz w:val="24"/>
          <w:szCs w:val="24"/>
        </w:rPr>
        <w:t>最大通信半径相同</w:t>
      </w:r>
      <w:r w:rsidR="00746403">
        <w:rPr>
          <w:rFonts w:ascii="Times New Roman" w:hAnsi="Times New Roman" w:cs="Times New Roman" w:hint="eastAsia"/>
          <w:sz w:val="24"/>
          <w:szCs w:val="24"/>
        </w:rPr>
        <w:t>，</w:t>
      </w:r>
      <w:r w:rsidR="000E0D92">
        <w:rPr>
          <w:rFonts w:ascii="Times New Roman" w:hAnsi="Times New Roman" w:cs="Times New Roman" w:hint="eastAsia"/>
          <w:sz w:val="24"/>
          <w:szCs w:val="24"/>
        </w:rPr>
        <w:t>但经过一段时间的工作，有些节点能量消耗较快，</w:t>
      </w:r>
      <w:r w:rsidR="003E7573">
        <w:rPr>
          <w:rFonts w:ascii="Times New Roman" w:hAnsi="Times New Roman" w:cs="Times New Roman" w:hint="eastAsia"/>
          <w:sz w:val="24"/>
          <w:szCs w:val="24"/>
        </w:rPr>
        <w:t>通信</w:t>
      </w:r>
      <w:r w:rsidR="00746403">
        <w:rPr>
          <w:rFonts w:ascii="Times New Roman" w:hAnsi="Times New Roman" w:cs="Times New Roman" w:hint="eastAsia"/>
          <w:sz w:val="24"/>
          <w:szCs w:val="24"/>
        </w:rPr>
        <w:t>范围缩减。不同</w:t>
      </w:r>
      <w:r w:rsidR="00746403">
        <w:rPr>
          <w:rFonts w:ascii="Times New Roman" w:hAnsi="Times New Roman" w:cs="Times New Roman" w:hint="eastAsia"/>
          <w:sz w:val="24"/>
          <w:szCs w:val="24"/>
        </w:rPr>
        <w:t>CH</w:t>
      </w:r>
      <w:r w:rsidR="00746403">
        <w:rPr>
          <w:rFonts w:ascii="Times New Roman" w:hAnsi="Times New Roman" w:cs="Times New Roman" w:hint="eastAsia"/>
          <w:sz w:val="24"/>
          <w:szCs w:val="24"/>
        </w:rPr>
        <w:t>的覆盖范围之间存在重叠，对于位于重叠区域的</w:t>
      </w:r>
      <w:r w:rsidR="00746403">
        <w:rPr>
          <w:rFonts w:ascii="Times New Roman" w:hAnsi="Times New Roman" w:cs="Times New Roman" w:hint="eastAsia"/>
          <w:sz w:val="24"/>
          <w:szCs w:val="24"/>
        </w:rPr>
        <w:t>SN</w:t>
      </w:r>
      <w:r w:rsidR="00746403">
        <w:rPr>
          <w:rFonts w:ascii="Times New Roman" w:hAnsi="Times New Roman" w:cs="Times New Roman" w:hint="eastAsia"/>
          <w:sz w:val="24"/>
          <w:szCs w:val="24"/>
        </w:rPr>
        <w:t>来说，可以从中选择一个最优簇加入。从另一个角度分析，</w:t>
      </w:r>
      <w:r w:rsidR="00746403">
        <w:rPr>
          <w:rFonts w:ascii="Times New Roman" w:hAnsi="Times New Roman" w:cs="Times New Roman" w:hint="eastAsia"/>
          <w:sz w:val="24"/>
          <w:szCs w:val="24"/>
        </w:rPr>
        <w:t>CH</w:t>
      </w:r>
      <w:r w:rsidR="00746403">
        <w:rPr>
          <w:rFonts w:ascii="Times New Roman" w:hAnsi="Times New Roman" w:cs="Times New Roman" w:hint="eastAsia"/>
          <w:sz w:val="24"/>
          <w:szCs w:val="24"/>
        </w:rPr>
        <w:t>在数量和覆盖范围上的冗余，可以降低节点的平均负载程度，提高网络的稳定性。</w:t>
      </w:r>
    </w:p>
    <w:p w14:paraId="5F02E22A" w14:textId="1A369494" w:rsidR="00746403" w:rsidRPr="00E26031" w:rsidRDefault="00746403" w:rsidP="00746403">
      <w:pPr>
        <w:pStyle w:val="4"/>
        <w:rPr>
          <w:rFonts w:ascii="Times New Roman" w:eastAsiaTheme="minorEastAsia" w:hAnsi="Times New Roman" w:cs="Times New Roman"/>
          <w:b w:val="0"/>
          <w:sz w:val="24"/>
          <w:szCs w:val="24"/>
        </w:rPr>
      </w:pPr>
      <w:r>
        <w:rPr>
          <w:rFonts w:ascii="Times New Roman" w:eastAsiaTheme="minorEastAsia" w:hAnsi="Times New Roman" w:cs="Times New Roman"/>
          <w:b w:val="0"/>
          <w:sz w:val="24"/>
          <w:szCs w:val="24"/>
        </w:rPr>
        <w:lastRenderedPageBreak/>
        <w:t>4</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3</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w:t>
      </w:r>
      <w:r>
        <w:rPr>
          <w:rFonts w:ascii="Times New Roman" w:eastAsiaTheme="minorEastAsia" w:hAnsi="Times New Roman" w:cs="Times New Roman"/>
          <w:b w:val="0"/>
          <w:sz w:val="24"/>
          <w:szCs w:val="24"/>
        </w:rPr>
        <w:t>2</w:t>
      </w:r>
      <w:r w:rsidRPr="00E26031">
        <w:rPr>
          <w:rFonts w:ascii="Times New Roman" w:eastAsiaTheme="minorEastAsia" w:hAnsi="Times New Roman" w:cs="Times New Roman"/>
          <w:b w:val="0"/>
          <w:sz w:val="24"/>
          <w:szCs w:val="24"/>
        </w:rPr>
        <w:t xml:space="preserve"> </w:t>
      </w:r>
      <w:r>
        <w:rPr>
          <w:rFonts w:ascii="Times New Roman" w:eastAsiaTheme="minorEastAsia" w:hAnsi="Times New Roman" w:cs="Times New Roman" w:hint="eastAsia"/>
          <w:b w:val="0"/>
          <w:sz w:val="24"/>
          <w:szCs w:val="24"/>
        </w:rPr>
        <w:t>算法性能</w:t>
      </w:r>
    </w:p>
    <w:p w14:paraId="26955E77" w14:textId="673C449D" w:rsidR="007942C6" w:rsidRPr="007942C6" w:rsidRDefault="0082737E" w:rsidP="007942C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本小节中，我们将从以下</w:t>
      </w:r>
      <w:r w:rsidR="002C4C11">
        <w:rPr>
          <w:rFonts w:ascii="Times New Roman" w:hAnsi="Times New Roman" w:cs="Times New Roman" w:hint="eastAsia"/>
          <w:sz w:val="24"/>
          <w:szCs w:val="24"/>
        </w:rPr>
        <w:t>四</w:t>
      </w:r>
      <w:r>
        <w:rPr>
          <w:rFonts w:ascii="Times New Roman" w:hAnsi="Times New Roman" w:cs="Times New Roman" w:hint="eastAsia"/>
          <w:sz w:val="24"/>
          <w:szCs w:val="24"/>
        </w:rPr>
        <w:t>个方面</w:t>
      </w:r>
      <w:r w:rsidR="002C4C11">
        <w:rPr>
          <w:rFonts w:ascii="Times New Roman" w:hAnsi="Times New Roman" w:cs="Times New Roman" w:hint="eastAsia"/>
          <w:sz w:val="24"/>
          <w:szCs w:val="24"/>
        </w:rPr>
        <w:t>将</w:t>
      </w:r>
      <w:r>
        <w:rPr>
          <w:rFonts w:ascii="Times New Roman" w:hAnsi="Times New Roman" w:cs="Times New Roman" w:hint="eastAsia"/>
          <w:sz w:val="24"/>
          <w:szCs w:val="24"/>
        </w:rPr>
        <w:t>SAFT</w:t>
      </w:r>
      <w:r>
        <w:rPr>
          <w:rFonts w:ascii="Times New Roman" w:hAnsi="Times New Roman" w:cs="Times New Roman" w:hint="eastAsia"/>
          <w:sz w:val="24"/>
          <w:szCs w:val="24"/>
        </w:rPr>
        <w:t>与</w:t>
      </w:r>
      <w:r>
        <w:rPr>
          <w:rFonts w:ascii="Times New Roman" w:hAnsi="Times New Roman" w:cs="Times New Roman" w:hint="eastAsia"/>
          <w:sz w:val="24"/>
          <w:szCs w:val="24"/>
        </w:rPr>
        <w:t>GAR</w:t>
      </w:r>
      <w:r>
        <w:rPr>
          <w:rFonts w:ascii="Times New Roman" w:hAnsi="Times New Roman" w:cs="Times New Roman" w:hint="eastAsia"/>
          <w:sz w:val="24"/>
          <w:szCs w:val="24"/>
        </w:rPr>
        <w:t>、</w:t>
      </w:r>
      <w:r w:rsidRPr="0082737E">
        <w:rPr>
          <w:rFonts w:ascii="Times New Roman" w:hAnsi="Times New Roman" w:cs="Times New Roman"/>
          <w:sz w:val="24"/>
          <w:szCs w:val="24"/>
        </w:rPr>
        <w:t>COCA</w:t>
      </w:r>
      <w:r>
        <w:rPr>
          <w:rFonts w:ascii="Times New Roman" w:hAnsi="Times New Roman" w:cs="Times New Roman" w:hint="eastAsia"/>
          <w:sz w:val="24"/>
          <w:szCs w:val="24"/>
        </w:rPr>
        <w:t>、</w:t>
      </w:r>
      <w:r w:rsidRPr="0082737E">
        <w:rPr>
          <w:rFonts w:ascii="Times New Roman" w:hAnsi="Times New Roman" w:cs="Times New Roman"/>
          <w:sz w:val="24"/>
          <w:szCs w:val="24"/>
        </w:rPr>
        <w:t>UCA</w:t>
      </w:r>
      <w:r>
        <w:rPr>
          <w:rFonts w:ascii="Times New Roman" w:hAnsi="Times New Roman" w:cs="Times New Roman" w:hint="eastAsia"/>
          <w:sz w:val="24"/>
          <w:szCs w:val="24"/>
        </w:rPr>
        <w:t>、</w:t>
      </w:r>
      <w:r w:rsidRPr="0082737E">
        <w:rPr>
          <w:rFonts w:ascii="Times New Roman" w:hAnsi="Times New Roman" w:cs="Times New Roman"/>
          <w:sz w:val="24"/>
          <w:szCs w:val="24"/>
        </w:rPr>
        <w:t>EE</w:t>
      </w:r>
      <w:r>
        <w:rPr>
          <w:rFonts w:ascii="Times New Roman" w:hAnsi="Times New Roman" w:cs="Times New Roman" w:hint="eastAsia"/>
          <w:sz w:val="24"/>
          <w:szCs w:val="24"/>
        </w:rPr>
        <w:t>进行性能的比较：网络生命周期、节点能量消耗、数据传输率</w:t>
      </w:r>
      <w:r w:rsidR="002C4C11">
        <w:rPr>
          <w:rFonts w:ascii="Times New Roman" w:hAnsi="Times New Roman" w:cs="Times New Roman" w:hint="eastAsia"/>
          <w:sz w:val="24"/>
          <w:szCs w:val="24"/>
        </w:rPr>
        <w:t>，以及失效恢复速率。</w:t>
      </w:r>
    </w:p>
    <w:p w14:paraId="350D1A09" w14:textId="6161EBA2" w:rsidR="007942C6" w:rsidRDefault="002C4C11" w:rsidP="002C4C11">
      <w:pPr>
        <w:pStyle w:val="aa"/>
        <w:numPr>
          <w:ilvl w:val="0"/>
          <w:numId w:val="26"/>
        </w:numPr>
        <w:spacing w:line="400" w:lineRule="exact"/>
        <w:ind w:firstLineChars="0"/>
        <w:rPr>
          <w:rFonts w:ascii="Times New Roman" w:hAnsi="Times New Roman"/>
          <w:sz w:val="24"/>
          <w:szCs w:val="24"/>
        </w:rPr>
      </w:pPr>
      <w:r>
        <w:rPr>
          <w:rFonts w:ascii="Times New Roman" w:hAnsi="Times New Roman" w:hint="eastAsia"/>
          <w:sz w:val="24"/>
          <w:szCs w:val="24"/>
        </w:rPr>
        <w:t>网络生命周期</w:t>
      </w:r>
    </w:p>
    <w:p w14:paraId="5E4B4775" w14:textId="4BC2B044" w:rsidR="007B0330" w:rsidRDefault="002C4C11" w:rsidP="006A69D4">
      <w:pPr>
        <w:spacing w:line="400" w:lineRule="exact"/>
        <w:ind w:firstLineChars="200" w:firstLine="480"/>
        <w:rPr>
          <w:rFonts w:ascii="Times New Roman" w:hAnsi="Times New Roman" w:cs="Times New Roman"/>
          <w:sz w:val="24"/>
          <w:szCs w:val="24"/>
        </w:rPr>
      </w:pPr>
      <w:r>
        <w:rPr>
          <w:rFonts w:ascii="Times New Roman" w:hAnsi="Times New Roman" w:hint="eastAsia"/>
          <w:sz w:val="24"/>
          <w:szCs w:val="24"/>
        </w:rPr>
        <w:t>本</w:t>
      </w:r>
      <w:r w:rsidR="007B0330">
        <w:rPr>
          <w:rFonts w:ascii="Times New Roman" w:hAnsi="Times New Roman" w:hint="eastAsia"/>
          <w:sz w:val="24"/>
          <w:szCs w:val="24"/>
        </w:rPr>
        <w:t>小</w:t>
      </w:r>
      <w:r>
        <w:rPr>
          <w:rFonts w:ascii="Times New Roman" w:hAnsi="Times New Roman" w:hint="eastAsia"/>
          <w:sz w:val="24"/>
          <w:szCs w:val="24"/>
        </w:rPr>
        <w:t>节定义的“网络生命周期”与</w:t>
      </w:r>
      <w:r>
        <w:rPr>
          <w:rFonts w:ascii="Times New Roman" w:hAnsi="Times New Roman" w:hint="eastAsia"/>
          <w:sz w:val="24"/>
          <w:szCs w:val="24"/>
        </w:rPr>
        <w:t>4</w:t>
      </w:r>
      <w:r>
        <w:rPr>
          <w:rFonts w:ascii="Times New Roman" w:hAnsi="Times New Roman"/>
          <w:sz w:val="24"/>
          <w:szCs w:val="24"/>
        </w:rPr>
        <w:t>.2.2</w:t>
      </w:r>
      <w:r>
        <w:rPr>
          <w:rFonts w:ascii="Times New Roman" w:hAnsi="Times New Roman" w:hint="eastAsia"/>
          <w:sz w:val="24"/>
          <w:szCs w:val="24"/>
        </w:rPr>
        <w:t>小节中的定义</w:t>
      </w:r>
      <w:r w:rsidR="00DE299A">
        <w:rPr>
          <w:rFonts w:ascii="Times New Roman" w:hAnsi="Times New Roman" w:hint="eastAsia"/>
          <w:sz w:val="24"/>
          <w:szCs w:val="24"/>
        </w:rPr>
        <w:t>相近</w:t>
      </w:r>
      <w:r>
        <w:rPr>
          <w:rFonts w:ascii="Times New Roman" w:hAnsi="Times New Roman" w:cs="Times New Roman" w:hint="eastAsia"/>
          <w:sz w:val="24"/>
          <w:szCs w:val="24"/>
        </w:rPr>
        <w:t>。</w:t>
      </w:r>
      <w:r w:rsidR="00DE299A">
        <w:rPr>
          <w:rFonts w:ascii="Times New Roman" w:hAnsi="Times New Roman" w:cs="Times New Roman" w:hint="eastAsia"/>
          <w:sz w:val="24"/>
          <w:szCs w:val="24"/>
        </w:rPr>
        <w:t>从仿真开始，在每一轮数据传输中，每个</w:t>
      </w:r>
      <w:r w:rsidR="00DE299A">
        <w:rPr>
          <w:rFonts w:ascii="Times New Roman" w:hAnsi="Times New Roman" w:cs="Times New Roman" w:hint="eastAsia"/>
          <w:sz w:val="24"/>
          <w:szCs w:val="24"/>
        </w:rPr>
        <w:t>SN</w:t>
      </w:r>
      <w:r w:rsidR="00DE299A">
        <w:rPr>
          <w:rFonts w:ascii="Times New Roman" w:hAnsi="Times New Roman" w:cs="Times New Roman" w:hint="eastAsia"/>
          <w:sz w:val="24"/>
          <w:szCs w:val="24"/>
        </w:rPr>
        <w:t>随机</w:t>
      </w:r>
      <w:r w:rsidR="007B0330">
        <w:rPr>
          <w:rFonts w:ascii="Times New Roman" w:hAnsi="Times New Roman" w:cs="Times New Roman" w:hint="eastAsia"/>
          <w:sz w:val="24"/>
          <w:szCs w:val="24"/>
        </w:rPr>
        <w:t>地</w:t>
      </w:r>
      <w:r w:rsidR="00DE299A">
        <w:rPr>
          <w:rFonts w:ascii="Times New Roman" w:hAnsi="Times New Roman" w:cs="Times New Roman" w:hint="eastAsia"/>
          <w:sz w:val="24"/>
          <w:szCs w:val="24"/>
        </w:rPr>
        <w:t>发送若干个数据包</w:t>
      </w:r>
      <w:r w:rsidR="007B0330">
        <w:rPr>
          <w:rFonts w:ascii="Times New Roman" w:hAnsi="Times New Roman" w:cs="Times New Roman" w:hint="eastAsia"/>
          <w:sz w:val="24"/>
          <w:szCs w:val="24"/>
        </w:rPr>
        <w:t>，将第一次出现</w:t>
      </w:r>
      <w:r w:rsidR="007B0330">
        <w:rPr>
          <w:rFonts w:ascii="Times New Roman" w:hAnsi="Times New Roman" w:cs="Times New Roman" w:hint="eastAsia"/>
          <w:sz w:val="24"/>
          <w:szCs w:val="24"/>
        </w:rPr>
        <w:t>CH</w:t>
      </w:r>
      <w:r w:rsidR="007B0330">
        <w:rPr>
          <w:rFonts w:ascii="Times New Roman" w:hAnsi="Times New Roman" w:cs="Times New Roman" w:hint="eastAsia"/>
          <w:sz w:val="24"/>
          <w:szCs w:val="24"/>
        </w:rPr>
        <w:t>失效时已发送数据的轮数设定为网络是生命周期。轮数越大表示网络生命周期越长。</w:t>
      </w:r>
    </w:p>
    <w:p w14:paraId="5FBB1DDC" w14:textId="4632CBA1" w:rsidR="006A69D4" w:rsidRDefault="006A69D4" w:rsidP="007B0330">
      <w:pPr>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AF86A8" wp14:editId="3A1D8A03">
            <wp:extent cx="4325508"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508" cy="2880000"/>
                    </a:xfrm>
                    <a:prstGeom prst="rect">
                      <a:avLst/>
                    </a:prstGeom>
                    <a:noFill/>
                  </pic:spPr>
                </pic:pic>
              </a:graphicData>
            </a:graphic>
          </wp:inline>
        </w:drawing>
      </w:r>
    </w:p>
    <w:p w14:paraId="75A76682" w14:textId="55445383" w:rsidR="007B0330" w:rsidRPr="007B0330" w:rsidRDefault="007B0330" w:rsidP="007B0330">
      <w:pPr>
        <w:pStyle w:val="aa"/>
        <w:ind w:left="1200" w:firstLineChars="0" w:firstLine="0"/>
        <w:jc w:val="center"/>
        <w:rPr>
          <w:rFonts w:ascii="Times New Roman" w:hAnsi="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8</w:t>
      </w:r>
      <w:r w:rsidRPr="00E26031">
        <w:rPr>
          <w:rFonts w:ascii="Times New Roman" w:eastAsia="楷体" w:hAnsi="Times New Roman"/>
          <w:szCs w:val="21"/>
        </w:rPr>
        <w:t xml:space="preserve"> </w:t>
      </w:r>
      <w:r>
        <w:rPr>
          <w:rFonts w:ascii="Times New Roman" w:eastAsia="楷体" w:hAnsi="Times New Roman" w:hint="eastAsia"/>
          <w:szCs w:val="21"/>
        </w:rPr>
        <w:t>不同网络规模下不同算法的网络生命周期</w:t>
      </w:r>
    </w:p>
    <w:p w14:paraId="3223FD3A" w14:textId="67BC6FDB" w:rsidR="00F0345F" w:rsidRDefault="00F3333C" w:rsidP="007B0330">
      <w:pPr>
        <w:spacing w:line="400" w:lineRule="exact"/>
        <w:ind w:firstLineChars="200" w:firstLine="480"/>
        <w:rPr>
          <w:rFonts w:ascii="Times New Roman" w:hAnsi="Times New Roman"/>
          <w:sz w:val="24"/>
          <w:szCs w:val="24"/>
        </w:rPr>
      </w:pPr>
      <w:r>
        <w:rPr>
          <w:rFonts w:ascii="Times New Roman" w:hAnsi="Times New Roman" w:hint="eastAsia"/>
          <w:sz w:val="24"/>
          <w:szCs w:val="24"/>
        </w:rPr>
        <w:t>如上图所示，横向来看，随着</w:t>
      </w:r>
      <w:r>
        <w:rPr>
          <w:rFonts w:ascii="Times New Roman" w:hAnsi="Times New Roman" w:hint="eastAsia"/>
          <w:sz w:val="24"/>
          <w:szCs w:val="24"/>
        </w:rPr>
        <w:t>SN</w:t>
      </w:r>
      <w:r>
        <w:rPr>
          <w:rFonts w:ascii="Times New Roman" w:hAnsi="Times New Roman" w:hint="eastAsia"/>
          <w:sz w:val="24"/>
          <w:szCs w:val="24"/>
        </w:rPr>
        <w:t>的数量不断增加、网络规模逐渐扩大，无论那种应用哪用算法，网络的</w:t>
      </w:r>
      <w:r w:rsidR="00897789">
        <w:rPr>
          <w:rFonts w:ascii="Times New Roman" w:hAnsi="Times New Roman" w:hint="eastAsia"/>
          <w:sz w:val="24"/>
          <w:szCs w:val="24"/>
        </w:rPr>
        <w:t>生命周期都在逐渐缩短</w:t>
      </w:r>
      <w:r w:rsidR="00F0345F">
        <w:rPr>
          <w:rFonts w:ascii="Times New Roman" w:hAnsi="Times New Roman" w:hint="eastAsia"/>
          <w:sz w:val="24"/>
          <w:szCs w:val="24"/>
        </w:rPr>
        <w:t>，但</w:t>
      </w:r>
      <w:r w:rsidR="00F0345F">
        <w:rPr>
          <w:rFonts w:ascii="Times New Roman" w:hAnsi="Times New Roman" w:hint="eastAsia"/>
          <w:sz w:val="24"/>
          <w:szCs w:val="24"/>
        </w:rPr>
        <w:t>SAFT</w:t>
      </w:r>
      <w:r w:rsidR="00F0345F">
        <w:rPr>
          <w:rFonts w:ascii="Times New Roman" w:hAnsi="Times New Roman" w:hint="eastAsia"/>
          <w:sz w:val="24"/>
          <w:szCs w:val="24"/>
        </w:rPr>
        <w:t>仍保持较高的生命周期，优势逐渐显现</w:t>
      </w:r>
      <w:r w:rsidR="00897789">
        <w:rPr>
          <w:rFonts w:ascii="Times New Roman" w:hAnsi="Times New Roman" w:hint="eastAsia"/>
          <w:sz w:val="24"/>
          <w:szCs w:val="24"/>
        </w:rPr>
        <w:t>；纵向来看，本文提出的</w:t>
      </w:r>
      <w:r w:rsidR="00897789">
        <w:rPr>
          <w:rFonts w:ascii="Times New Roman" w:hAnsi="Times New Roman" w:hint="eastAsia"/>
          <w:sz w:val="24"/>
          <w:szCs w:val="24"/>
        </w:rPr>
        <w:t>SAFT</w:t>
      </w:r>
      <w:r w:rsidR="00897789">
        <w:rPr>
          <w:rFonts w:ascii="Times New Roman" w:hAnsi="Times New Roman" w:hint="eastAsia"/>
          <w:sz w:val="24"/>
          <w:szCs w:val="24"/>
        </w:rPr>
        <w:t>无论在那种网络规模下都具有最佳的性能，充分体现了自适应路由算法的的优越性。</w:t>
      </w:r>
    </w:p>
    <w:p w14:paraId="0DD40A5F" w14:textId="692456D4" w:rsidR="00F3333C" w:rsidRDefault="00897789" w:rsidP="007B0330">
      <w:pPr>
        <w:spacing w:line="400" w:lineRule="exact"/>
        <w:ind w:firstLineChars="200" w:firstLine="480"/>
        <w:rPr>
          <w:rFonts w:ascii="Times New Roman" w:hAnsi="Times New Roman"/>
          <w:sz w:val="24"/>
          <w:szCs w:val="24"/>
        </w:rPr>
      </w:pPr>
      <w:r>
        <w:rPr>
          <w:rFonts w:ascii="Times New Roman" w:hAnsi="Times New Roman" w:hint="eastAsia"/>
          <w:sz w:val="24"/>
          <w:szCs w:val="24"/>
        </w:rPr>
        <w:t>在</w:t>
      </w:r>
      <w:r>
        <w:rPr>
          <w:rFonts w:ascii="Times New Roman" w:hAnsi="Times New Roman" w:hint="eastAsia"/>
          <w:sz w:val="24"/>
          <w:szCs w:val="24"/>
        </w:rPr>
        <w:t>SAFT</w:t>
      </w:r>
      <w:r>
        <w:rPr>
          <w:rFonts w:ascii="Times New Roman" w:hAnsi="Times New Roman" w:hint="eastAsia"/>
          <w:sz w:val="24"/>
          <w:szCs w:val="24"/>
        </w:rPr>
        <w:t>中，一方面簇的大小是自适应的，由节点根据当前网络状态在网络边缘计算得出，而不是由远端的控制中心决定；另一方面路径规划时考虑到均衡通信距离和节点能量，采用改进的</w:t>
      </w:r>
      <w:r>
        <w:rPr>
          <w:rFonts w:ascii="Times New Roman" w:hAnsi="Times New Roman" w:hint="eastAsia"/>
          <w:sz w:val="24"/>
          <w:szCs w:val="24"/>
        </w:rPr>
        <w:t>PSO</w:t>
      </w:r>
      <w:r>
        <w:rPr>
          <w:rFonts w:ascii="Times New Roman" w:hAnsi="Times New Roman" w:hint="eastAsia"/>
          <w:sz w:val="24"/>
          <w:szCs w:val="24"/>
        </w:rPr>
        <w:t>算法寻求左右路径。提高网络边缘节点的计算能力有助于延长网络的生命周期。</w:t>
      </w:r>
    </w:p>
    <w:p w14:paraId="79BDC22B" w14:textId="0F9D3638" w:rsidR="00897789" w:rsidRDefault="00942556" w:rsidP="00897789">
      <w:pPr>
        <w:pStyle w:val="aa"/>
        <w:numPr>
          <w:ilvl w:val="0"/>
          <w:numId w:val="26"/>
        </w:numPr>
        <w:spacing w:line="400" w:lineRule="exact"/>
        <w:ind w:firstLineChars="0"/>
        <w:rPr>
          <w:rFonts w:ascii="Times New Roman" w:hAnsi="Times New Roman"/>
          <w:sz w:val="24"/>
          <w:szCs w:val="24"/>
        </w:rPr>
      </w:pPr>
      <w:r>
        <w:rPr>
          <w:rFonts w:ascii="Times New Roman" w:hAnsi="Times New Roman" w:hint="eastAsia"/>
          <w:sz w:val="24"/>
          <w:szCs w:val="24"/>
        </w:rPr>
        <w:t>节点剩余能量</w:t>
      </w:r>
    </w:p>
    <w:p w14:paraId="4386FB9B" w14:textId="53AF59AC" w:rsidR="00897789" w:rsidRDefault="00942556" w:rsidP="00942556">
      <w:pPr>
        <w:spacing w:line="400" w:lineRule="exact"/>
        <w:ind w:firstLineChars="200" w:firstLine="480"/>
        <w:rPr>
          <w:rFonts w:ascii="Times New Roman" w:hAnsi="Times New Roman"/>
          <w:sz w:val="24"/>
          <w:szCs w:val="24"/>
        </w:rPr>
      </w:pPr>
      <w:r>
        <w:rPr>
          <w:rFonts w:ascii="Times New Roman" w:hAnsi="Times New Roman" w:hint="eastAsia"/>
          <w:sz w:val="24"/>
          <w:szCs w:val="24"/>
        </w:rPr>
        <w:t>接着，</w:t>
      </w:r>
      <w:r w:rsidR="00204BB7">
        <w:rPr>
          <w:rFonts w:ascii="Times New Roman" w:hAnsi="Times New Roman" w:hint="eastAsia"/>
          <w:sz w:val="24"/>
          <w:szCs w:val="24"/>
        </w:rPr>
        <w:t>实时</w:t>
      </w:r>
      <w:r>
        <w:rPr>
          <w:rFonts w:ascii="Times New Roman" w:hAnsi="Times New Roman" w:hint="eastAsia"/>
          <w:sz w:val="24"/>
          <w:szCs w:val="24"/>
        </w:rPr>
        <w:t>记录并分析网络中节点能量消耗情况。在传输过程中，</w:t>
      </w:r>
      <w:r>
        <w:rPr>
          <w:rFonts w:ascii="Times New Roman" w:hAnsi="Times New Roman" w:hint="eastAsia"/>
          <w:sz w:val="24"/>
          <w:szCs w:val="24"/>
        </w:rPr>
        <w:t>SN</w:t>
      </w:r>
      <w:r>
        <w:rPr>
          <w:rFonts w:ascii="Times New Roman" w:hAnsi="Times New Roman" w:hint="eastAsia"/>
          <w:sz w:val="24"/>
          <w:szCs w:val="24"/>
        </w:rPr>
        <w:t>和</w:t>
      </w:r>
      <w:r>
        <w:rPr>
          <w:rFonts w:ascii="Times New Roman" w:hAnsi="Times New Roman" w:hint="eastAsia"/>
          <w:sz w:val="24"/>
          <w:szCs w:val="24"/>
        </w:rPr>
        <w:t>CH</w:t>
      </w:r>
      <w:r>
        <w:rPr>
          <w:rFonts w:ascii="Times New Roman" w:hAnsi="Times New Roman" w:hint="eastAsia"/>
          <w:sz w:val="24"/>
          <w:szCs w:val="24"/>
        </w:rPr>
        <w:t>节点的能量都在逐渐减少</w:t>
      </w:r>
      <w:r w:rsidR="0055102B">
        <w:rPr>
          <w:rFonts w:ascii="Times New Roman" w:hAnsi="Times New Roman" w:hint="eastAsia"/>
          <w:sz w:val="24"/>
          <w:szCs w:val="24"/>
        </w:rPr>
        <w:t>。</w:t>
      </w:r>
      <w:r w:rsidR="00204BB7">
        <w:rPr>
          <w:rFonts w:ascii="Times New Roman" w:hAnsi="Times New Roman" w:hint="eastAsia"/>
          <w:sz w:val="24"/>
          <w:szCs w:val="24"/>
        </w:rPr>
        <w:t>在同等数据传输压力下，剩余能量</w:t>
      </w:r>
      <w:r w:rsidR="0055102B">
        <w:rPr>
          <w:rFonts w:ascii="Times New Roman" w:hAnsi="Times New Roman" w:hint="eastAsia"/>
          <w:sz w:val="24"/>
          <w:szCs w:val="24"/>
        </w:rPr>
        <w:t>的</w:t>
      </w:r>
      <w:r w:rsidR="00204BB7">
        <w:rPr>
          <w:rFonts w:ascii="Times New Roman" w:hAnsi="Times New Roman" w:hint="eastAsia"/>
          <w:sz w:val="24"/>
          <w:szCs w:val="24"/>
        </w:rPr>
        <w:t>大小及波动情况可以有效地反应网络的健康状况</w:t>
      </w:r>
      <w:r>
        <w:rPr>
          <w:rFonts w:ascii="Times New Roman" w:hAnsi="Times New Roman" w:hint="eastAsia"/>
          <w:sz w:val="24"/>
          <w:szCs w:val="24"/>
        </w:rPr>
        <w:t>。基于上一个仿真实验，模拟数据传输</w:t>
      </w:r>
      <w:r>
        <w:rPr>
          <w:rFonts w:ascii="Times New Roman" w:hAnsi="Times New Roman" w:hint="eastAsia"/>
          <w:sz w:val="24"/>
          <w:szCs w:val="24"/>
        </w:rPr>
        <w:t>8</w:t>
      </w:r>
      <w:r>
        <w:rPr>
          <w:rFonts w:ascii="Times New Roman" w:hAnsi="Times New Roman"/>
          <w:sz w:val="24"/>
          <w:szCs w:val="24"/>
        </w:rPr>
        <w:t>00</w:t>
      </w:r>
      <w:r>
        <w:rPr>
          <w:rFonts w:ascii="Times New Roman" w:hAnsi="Times New Roman" w:hint="eastAsia"/>
          <w:sz w:val="24"/>
          <w:szCs w:val="24"/>
        </w:rPr>
        <w:t>轮，然后</w:t>
      </w:r>
      <w:r w:rsidR="0055102B">
        <w:rPr>
          <w:rFonts w:ascii="Times New Roman" w:hAnsi="Times New Roman" w:hint="eastAsia"/>
          <w:sz w:val="24"/>
          <w:szCs w:val="24"/>
        </w:rPr>
        <w:t>记录每一个</w:t>
      </w:r>
      <w:r w:rsidR="0055102B">
        <w:rPr>
          <w:rFonts w:ascii="Times New Roman" w:hAnsi="Times New Roman" w:hint="eastAsia"/>
          <w:sz w:val="24"/>
          <w:szCs w:val="24"/>
        </w:rPr>
        <w:t>CH</w:t>
      </w:r>
      <w:r w:rsidR="0055102B">
        <w:rPr>
          <w:rFonts w:ascii="Times New Roman" w:hAnsi="Times New Roman" w:hint="eastAsia"/>
          <w:sz w:val="24"/>
          <w:szCs w:val="24"/>
        </w:rPr>
        <w:t>剩余能量数值。</w:t>
      </w:r>
    </w:p>
    <w:p w14:paraId="0D54E78E" w14:textId="40C09E9C" w:rsidR="00570D20" w:rsidRDefault="00570D20" w:rsidP="00570D20">
      <w:pPr>
        <w:ind w:firstLineChars="200" w:firstLine="420"/>
        <w:jc w:val="center"/>
        <w:rPr>
          <w:rFonts w:ascii="Times New Roman" w:eastAsia="楷体" w:hAnsi="Times New Roman"/>
          <w:szCs w:val="21"/>
        </w:rPr>
      </w:pPr>
    </w:p>
    <w:p w14:paraId="6C428172" w14:textId="02E875C3" w:rsidR="00F55BDD" w:rsidRDefault="00BB2FCC" w:rsidP="00570D20">
      <w:pPr>
        <w:ind w:firstLineChars="200" w:firstLine="420"/>
        <w:jc w:val="center"/>
        <w:rPr>
          <w:rFonts w:ascii="Times New Roman" w:eastAsia="楷体" w:hAnsi="Times New Roman"/>
          <w:szCs w:val="21"/>
        </w:rPr>
      </w:pPr>
      <w:r>
        <w:rPr>
          <w:noProof/>
        </w:rPr>
        <w:lastRenderedPageBreak/>
        <w:drawing>
          <wp:inline distT="0" distB="0" distL="0" distR="0" wp14:anchorId="74C0C8B2" wp14:editId="2B47F756">
            <wp:extent cx="5273040" cy="46710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4671060"/>
                    </a:xfrm>
                    <a:prstGeom prst="rect">
                      <a:avLst/>
                    </a:prstGeom>
                    <a:noFill/>
                    <a:ln>
                      <a:noFill/>
                    </a:ln>
                  </pic:spPr>
                </pic:pic>
              </a:graphicData>
            </a:graphic>
          </wp:inline>
        </w:drawing>
      </w:r>
    </w:p>
    <w:p w14:paraId="470B05B9" w14:textId="3944994A" w:rsidR="0055102B" w:rsidRPr="007B0330" w:rsidRDefault="0055102B" w:rsidP="00570D20">
      <w:pPr>
        <w:ind w:firstLineChars="200" w:firstLine="420"/>
        <w:jc w:val="center"/>
        <w:rPr>
          <w:rFonts w:ascii="Times New Roman" w:hAnsi="Times New Roman" w:cs="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9</w:t>
      </w:r>
      <w:r w:rsidRPr="00E26031">
        <w:rPr>
          <w:rFonts w:ascii="Times New Roman" w:eastAsia="楷体" w:hAnsi="Times New Roman"/>
          <w:szCs w:val="21"/>
        </w:rPr>
        <w:t xml:space="preserve"> </w:t>
      </w:r>
      <w:r>
        <w:rPr>
          <w:rFonts w:ascii="Times New Roman" w:eastAsia="楷体" w:hAnsi="Times New Roman" w:hint="eastAsia"/>
          <w:szCs w:val="21"/>
        </w:rPr>
        <w:t>CH</w:t>
      </w:r>
      <w:r>
        <w:rPr>
          <w:rFonts w:ascii="Times New Roman" w:eastAsia="楷体" w:hAnsi="Times New Roman" w:hint="eastAsia"/>
          <w:szCs w:val="21"/>
        </w:rPr>
        <w:t>节点剩余能量</w:t>
      </w:r>
    </w:p>
    <w:p w14:paraId="4028044E" w14:textId="4126D495" w:rsidR="007942C6" w:rsidRPr="0055102B" w:rsidRDefault="0055102B" w:rsidP="007942C6">
      <w:pPr>
        <w:spacing w:line="400" w:lineRule="exact"/>
        <w:ind w:firstLineChars="200" w:firstLine="480"/>
        <w:rPr>
          <w:rFonts w:ascii="Times New Roman" w:hAnsi="Times New Roman"/>
          <w:sz w:val="24"/>
          <w:szCs w:val="24"/>
        </w:rPr>
      </w:pPr>
      <w:r>
        <w:rPr>
          <w:rFonts w:ascii="Times New Roman" w:hAnsi="Times New Roman" w:hint="eastAsia"/>
          <w:sz w:val="24"/>
          <w:szCs w:val="24"/>
        </w:rPr>
        <w:t>在图</w:t>
      </w:r>
      <w:r>
        <w:rPr>
          <w:rFonts w:ascii="Times New Roman" w:hAnsi="Times New Roman" w:hint="eastAsia"/>
          <w:sz w:val="24"/>
          <w:szCs w:val="24"/>
        </w:rPr>
        <w:t>4-</w:t>
      </w:r>
      <w:r w:rsidR="007A5645">
        <w:rPr>
          <w:rFonts w:ascii="Times New Roman" w:hAnsi="Times New Roman"/>
          <w:sz w:val="24"/>
          <w:szCs w:val="24"/>
        </w:rPr>
        <w:t>9</w:t>
      </w:r>
      <w:r>
        <w:rPr>
          <w:rFonts w:ascii="Times New Roman" w:hAnsi="Times New Roman" w:hint="eastAsia"/>
          <w:sz w:val="24"/>
          <w:szCs w:val="24"/>
        </w:rPr>
        <w:t>中，横坐标轴是</w:t>
      </w:r>
      <w:r>
        <w:rPr>
          <w:rFonts w:ascii="Times New Roman" w:hAnsi="Times New Roman" w:hint="eastAsia"/>
          <w:sz w:val="24"/>
          <w:szCs w:val="24"/>
        </w:rPr>
        <w:t>CH</w:t>
      </w:r>
      <w:r>
        <w:rPr>
          <w:rFonts w:ascii="Times New Roman" w:hAnsi="Times New Roman" w:hint="eastAsia"/>
          <w:sz w:val="24"/>
          <w:szCs w:val="24"/>
        </w:rPr>
        <w:t>节点的编号，从</w:t>
      </w:r>
      <w:r>
        <w:rPr>
          <w:rFonts w:ascii="Times New Roman" w:hAnsi="Times New Roman" w:hint="eastAsia"/>
          <w:sz w:val="24"/>
          <w:szCs w:val="24"/>
        </w:rPr>
        <w:t>1</w:t>
      </w:r>
      <w:r>
        <w:rPr>
          <w:rFonts w:ascii="Times New Roman" w:hAnsi="Times New Roman" w:hint="eastAsia"/>
          <w:sz w:val="24"/>
          <w:szCs w:val="24"/>
        </w:rPr>
        <w:t>到</w:t>
      </w:r>
      <w:r>
        <w:rPr>
          <w:rFonts w:ascii="Times New Roman" w:hAnsi="Times New Roman" w:hint="eastAsia"/>
          <w:sz w:val="24"/>
          <w:szCs w:val="24"/>
        </w:rPr>
        <w:t>1</w:t>
      </w:r>
      <w:r>
        <w:rPr>
          <w:rFonts w:ascii="Times New Roman" w:hAnsi="Times New Roman"/>
          <w:sz w:val="24"/>
          <w:szCs w:val="24"/>
        </w:rPr>
        <w:t>00</w:t>
      </w:r>
      <w:r>
        <w:rPr>
          <w:rFonts w:ascii="Times New Roman" w:hAnsi="Times New Roman" w:hint="eastAsia"/>
          <w:sz w:val="24"/>
          <w:szCs w:val="24"/>
        </w:rPr>
        <w:t>；纵坐标轴是节点剩余能量的大小。</w:t>
      </w:r>
      <w:r w:rsidR="0003559E">
        <w:rPr>
          <w:rFonts w:ascii="Times New Roman" w:hAnsi="Times New Roman" w:hint="eastAsia"/>
          <w:sz w:val="24"/>
          <w:szCs w:val="24"/>
        </w:rPr>
        <w:t>如图例所示，使用六种颜色</w:t>
      </w:r>
      <w:r w:rsidR="00BC2A06">
        <w:rPr>
          <w:rFonts w:ascii="Times New Roman" w:hAnsi="Times New Roman" w:hint="eastAsia"/>
          <w:sz w:val="24"/>
          <w:szCs w:val="24"/>
        </w:rPr>
        <w:t>、</w:t>
      </w:r>
      <w:r w:rsidR="0003559E">
        <w:rPr>
          <w:rFonts w:ascii="Times New Roman" w:hAnsi="Times New Roman" w:hint="eastAsia"/>
          <w:sz w:val="24"/>
          <w:szCs w:val="24"/>
        </w:rPr>
        <w:t>形状不同的</w:t>
      </w:r>
      <w:r w:rsidR="00BC2A06">
        <w:rPr>
          <w:rFonts w:ascii="Times New Roman" w:hAnsi="Times New Roman" w:hint="eastAsia"/>
          <w:sz w:val="24"/>
          <w:szCs w:val="24"/>
        </w:rPr>
        <w:t>图案代表应用五种算法时同一</w:t>
      </w:r>
      <w:r w:rsidR="00BC2A06">
        <w:rPr>
          <w:rFonts w:ascii="Times New Roman" w:hAnsi="Times New Roman" w:hint="eastAsia"/>
          <w:sz w:val="24"/>
          <w:szCs w:val="24"/>
        </w:rPr>
        <w:t>CH</w:t>
      </w:r>
      <w:r w:rsidR="00250690">
        <w:rPr>
          <w:rFonts w:ascii="Times New Roman" w:hAnsi="Times New Roman" w:hint="eastAsia"/>
          <w:sz w:val="24"/>
          <w:szCs w:val="24"/>
        </w:rPr>
        <w:t>通信结束后的剩余能量。</w:t>
      </w:r>
      <w:r w:rsidR="00250690">
        <w:rPr>
          <w:rFonts w:ascii="Times New Roman" w:hAnsi="Times New Roman" w:hint="eastAsia"/>
          <w:sz w:val="24"/>
          <w:szCs w:val="24"/>
        </w:rPr>
        <w:t>GAR</w:t>
      </w:r>
      <w:r w:rsidR="00250690">
        <w:rPr>
          <w:rFonts w:ascii="Times New Roman" w:hAnsi="Times New Roman" w:hint="eastAsia"/>
          <w:sz w:val="24"/>
          <w:szCs w:val="24"/>
        </w:rPr>
        <w:t>算法下，节点的平均剩余能量大概为</w:t>
      </w:r>
      <w:r w:rsidR="00250690">
        <w:rPr>
          <w:rFonts w:ascii="Times New Roman" w:hAnsi="Times New Roman" w:hint="eastAsia"/>
          <w:sz w:val="24"/>
          <w:szCs w:val="24"/>
        </w:rPr>
        <w:t>1J</w:t>
      </w:r>
      <w:r w:rsidR="00250690">
        <w:rPr>
          <w:rFonts w:ascii="Times New Roman" w:hAnsi="Times New Roman" w:hint="eastAsia"/>
          <w:sz w:val="24"/>
          <w:szCs w:val="24"/>
        </w:rPr>
        <w:t>，且有少部分节点已经能量耗尽，失效无法继续传输；</w:t>
      </w:r>
      <w:r w:rsidR="00250690">
        <w:rPr>
          <w:rFonts w:ascii="Times New Roman" w:hAnsi="Times New Roman" w:hint="eastAsia"/>
          <w:sz w:val="24"/>
          <w:szCs w:val="24"/>
        </w:rPr>
        <w:t>COCA</w:t>
      </w:r>
      <w:r w:rsidR="00250690">
        <w:rPr>
          <w:rFonts w:ascii="Times New Roman" w:hAnsi="Times New Roman" w:hint="eastAsia"/>
          <w:sz w:val="24"/>
          <w:szCs w:val="24"/>
        </w:rPr>
        <w:t>算法下，平均剩余能量大约为</w:t>
      </w:r>
      <w:r w:rsidR="00250690">
        <w:rPr>
          <w:rFonts w:ascii="Times New Roman" w:hAnsi="Times New Roman" w:hint="eastAsia"/>
          <w:sz w:val="24"/>
          <w:szCs w:val="24"/>
        </w:rPr>
        <w:t>2</w:t>
      </w:r>
      <w:r w:rsidR="00250690">
        <w:rPr>
          <w:rFonts w:ascii="Times New Roman" w:hAnsi="Times New Roman"/>
          <w:sz w:val="24"/>
          <w:szCs w:val="24"/>
        </w:rPr>
        <w:t>.5</w:t>
      </w:r>
      <w:r w:rsidR="00250690">
        <w:rPr>
          <w:rFonts w:ascii="Times New Roman" w:hAnsi="Times New Roman" w:hint="eastAsia"/>
          <w:sz w:val="24"/>
          <w:szCs w:val="24"/>
        </w:rPr>
        <w:t>J</w:t>
      </w:r>
      <w:r w:rsidR="00250690">
        <w:rPr>
          <w:rFonts w:ascii="Times New Roman" w:hAnsi="Times New Roman" w:hint="eastAsia"/>
          <w:sz w:val="24"/>
          <w:szCs w:val="24"/>
        </w:rPr>
        <w:t>；</w:t>
      </w:r>
      <w:r w:rsidR="00250690">
        <w:rPr>
          <w:rFonts w:ascii="Times New Roman" w:hAnsi="Times New Roman" w:hint="eastAsia"/>
          <w:sz w:val="24"/>
          <w:szCs w:val="24"/>
        </w:rPr>
        <w:t>EE</w:t>
      </w:r>
      <w:r w:rsidR="00250690">
        <w:rPr>
          <w:rFonts w:ascii="Times New Roman" w:hAnsi="Times New Roman" w:hint="eastAsia"/>
          <w:sz w:val="24"/>
          <w:szCs w:val="24"/>
        </w:rPr>
        <w:t>算法下平均剩余能量大约为</w:t>
      </w:r>
      <w:r w:rsidR="00250690">
        <w:rPr>
          <w:rFonts w:ascii="Times New Roman" w:hAnsi="Times New Roman" w:hint="eastAsia"/>
          <w:sz w:val="24"/>
          <w:szCs w:val="24"/>
        </w:rPr>
        <w:t>6J</w:t>
      </w:r>
      <w:r w:rsidR="00250690">
        <w:rPr>
          <w:rFonts w:ascii="Times New Roman" w:hAnsi="Times New Roman" w:hint="eastAsia"/>
          <w:sz w:val="24"/>
          <w:szCs w:val="24"/>
        </w:rPr>
        <w:t>；最好的情况为在</w:t>
      </w:r>
      <w:r w:rsidR="00250690">
        <w:rPr>
          <w:rFonts w:ascii="Times New Roman" w:hAnsi="Times New Roman" w:hint="eastAsia"/>
          <w:sz w:val="24"/>
          <w:szCs w:val="24"/>
        </w:rPr>
        <w:t>SAFT</w:t>
      </w:r>
      <w:r w:rsidR="00250690">
        <w:rPr>
          <w:rFonts w:ascii="Times New Roman" w:hAnsi="Times New Roman" w:hint="eastAsia"/>
          <w:sz w:val="24"/>
          <w:szCs w:val="24"/>
        </w:rPr>
        <w:t>算法下，平均剩余能量大约为</w:t>
      </w:r>
      <w:r w:rsidR="00250690">
        <w:rPr>
          <w:rFonts w:ascii="Times New Roman" w:hAnsi="Times New Roman"/>
          <w:sz w:val="24"/>
          <w:szCs w:val="24"/>
        </w:rPr>
        <w:t>9</w:t>
      </w:r>
      <w:r w:rsidR="00250690">
        <w:rPr>
          <w:rFonts w:ascii="Times New Roman" w:hAnsi="Times New Roman" w:hint="eastAsia"/>
          <w:sz w:val="24"/>
          <w:szCs w:val="24"/>
        </w:rPr>
        <w:t>J</w:t>
      </w:r>
      <w:r w:rsidR="00250690">
        <w:rPr>
          <w:rFonts w:ascii="Times New Roman" w:hAnsi="Times New Roman" w:hint="eastAsia"/>
          <w:sz w:val="24"/>
          <w:szCs w:val="24"/>
        </w:rPr>
        <w:t>。相比较其他算法，</w:t>
      </w:r>
      <w:r w:rsidR="00250690">
        <w:rPr>
          <w:rFonts w:ascii="Times New Roman" w:hAnsi="Times New Roman" w:hint="eastAsia"/>
          <w:sz w:val="24"/>
          <w:szCs w:val="24"/>
        </w:rPr>
        <w:t>SAFT</w:t>
      </w:r>
      <w:r w:rsidR="00250690">
        <w:rPr>
          <w:rFonts w:ascii="Times New Roman" w:hAnsi="Times New Roman" w:hint="eastAsia"/>
          <w:sz w:val="24"/>
          <w:szCs w:val="24"/>
        </w:rPr>
        <w:t>在</w:t>
      </w:r>
      <w:r w:rsidR="00250690">
        <w:rPr>
          <w:rFonts w:ascii="Times New Roman" w:hAnsi="Times New Roman" w:hint="eastAsia"/>
          <w:sz w:val="24"/>
          <w:szCs w:val="24"/>
        </w:rPr>
        <w:t>8</w:t>
      </w:r>
      <w:r w:rsidR="00250690">
        <w:rPr>
          <w:rFonts w:ascii="Times New Roman" w:hAnsi="Times New Roman"/>
          <w:sz w:val="24"/>
          <w:szCs w:val="24"/>
        </w:rPr>
        <w:t>00</w:t>
      </w:r>
      <w:r w:rsidR="00250690">
        <w:rPr>
          <w:rFonts w:ascii="Times New Roman" w:hAnsi="Times New Roman" w:hint="eastAsia"/>
          <w:sz w:val="24"/>
          <w:szCs w:val="24"/>
        </w:rPr>
        <w:t>轮数据传输后仍为出现失效的</w:t>
      </w:r>
      <w:r w:rsidR="00250690">
        <w:rPr>
          <w:rFonts w:ascii="Times New Roman" w:hAnsi="Times New Roman" w:hint="eastAsia"/>
          <w:sz w:val="24"/>
          <w:szCs w:val="24"/>
        </w:rPr>
        <w:t>CH</w:t>
      </w:r>
      <w:r w:rsidR="00250690">
        <w:rPr>
          <w:rFonts w:ascii="Times New Roman" w:hAnsi="Times New Roman" w:hint="eastAsia"/>
          <w:sz w:val="24"/>
          <w:szCs w:val="24"/>
        </w:rPr>
        <w:t>。因为在</w:t>
      </w:r>
      <w:r w:rsidR="00250690">
        <w:rPr>
          <w:rFonts w:ascii="Times New Roman" w:hAnsi="Times New Roman" w:hint="eastAsia"/>
          <w:sz w:val="24"/>
          <w:szCs w:val="24"/>
        </w:rPr>
        <w:t>SAFT</w:t>
      </w:r>
      <w:r w:rsidR="00250690">
        <w:rPr>
          <w:rFonts w:ascii="Times New Roman" w:hAnsi="Times New Roman" w:hint="eastAsia"/>
          <w:sz w:val="24"/>
          <w:szCs w:val="24"/>
        </w:rPr>
        <w:t>中，动态的簇内路由机制可以感知节点负载程度，通过缩小覆盖范围、减少数据传输的方法</w:t>
      </w:r>
      <w:r w:rsidR="00A761F0">
        <w:rPr>
          <w:rFonts w:ascii="Times New Roman" w:hAnsi="Times New Roman" w:hint="eastAsia"/>
          <w:sz w:val="24"/>
          <w:szCs w:val="24"/>
        </w:rPr>
        <w:t>，</w:t>
      </w:r>
      <w:r w:rsidR="00250690">
        <w:rPr>
          <w:rFonts w:ascii="Times New Roman" w:hAnsi="Times New Roman" w:hint="eastAsia"/>
          <w:sz w:val="24"/>
          <w:szCs w:val="24"/>
        </w:rPr>
        <w:t>将流量压力</w:t>
      </w:r>
      <w:r w:rsidR="00A761F0">
        <w:rPr>
          <w:rFonts w:ascii="Times New Roman" w:hAnsi="Times New Roman" w:hint="eastAsia"/>
          <w:sz w:val="24"/>
          <w:szCs w:val="24"/>
        </w:rPr>
        <w:t>转移到相对能量充足的节点，实现网络边缘的路由自适应。</w:t>
      </w:r>
    </w:p>
    <w:p w14:paraId="32BFA313" w14:textId="3376AD6E" w:rsidR="00A761F0" w:rsidRDefault="00A761F0" w:rsidP="00A761F0">
      <w:pPr>
        <w:pStyle w:val="aa"/>
        <w:numPr>
          <w:ilvl w:val="0"/>
          <w:numId w:val="26"/>
        </w:numPr>
        <w:spacing w:line="400" w:lineRule="exact"/>
        <w:ind w:firstLineChars="0"/>
        <w:rPr>
          <w:rFonts w:ascii="Times New Roman" w:hAnsi="Times New Roman"/>
          <w:sz w:val="24"/>
          <w:szCs w:val="24"/>
        </w:rPr>
      </w:pPr>
      <w:r>
        <w:rPr>
          <w:rFonts w:ascii="Times New Roman" w:hAnsi="Times New Roman" w:hint="eastAsia"/>
          <w:sz w:val="24"/>
          <w:szCs w:val="24"/>
        </w:rPr>
        <w:t>数据传输率。</w:t>
      </w:r>
    </w:p>
    <w:p w14:paraId="34063B5F" w14:textId="50989A2A" w:rsidR="00E034BC" w:rsidRDefault="00A761F0" w:rsidP="00E034BC">
      <w:pPr>
        <w:spacing w:line="400" w:lineRule="exact"/>
        <w:ind w:firstLineChars="200" w:firstLine="480"/>
        <w:rPr>
          <w:rFonts w:ascii="Times New Roman" w:hAnsi="Times New Roman" w:cs="Times New Roman"/>
          <w:sz w:val="24"/>
          <w:szCs w:val="24"/>
        </w:rPr>
      </w:pPr>
      <w:r>
        <w:rPr>
          <w:rFonts w:ascii="Times New Roman" w:hAnsi="Times New Roman" w:hint="eastAsia"/>
          <w:sz w:val="24"/>
          <w:szCs w:val="24"/>
        </w:rPr>
        <w:t>首先，定义数据传输率（</w:t>
      </w:r>
      <w:r>
        <w:rPr>
          <w:rFonts w:ascii="Times New Roman" w:hAnsi="Times New Roman" w:cs="Times New Roman" w:hint="eastAsia"/>
          <w:sz w:val="24"/>
          <w:szCs w:val="24"/>
        </w:rPr>
        <w:t>Data</w:t>
      </w:r>
      <w:r>
        <w:rPr>
          <w:rFonts w:ascii="Times New Roman" w:hAnsi="Times New Roman" w:cs="Times New Roman"/>
          <w:sz w:val="24"/>
          <w:szCs w:val="24"/>
        </w:rPr>
        <w:t xml:space="preserve"> </w:t>
      </w:r>
      <w:r>
        <w:rPr>
          <w:rFonts w:ascii="Times New Roman" w:hAnsi="Times New Roman" w:cs="Times New Roman" w:hint="eastAsia"/>
          <w:sz w:val="24"/>
          <w:szCs w:val="24"/>
        </w:rPr>
        <w:t>d</w:t>
      </w:r>
      <w:r>
        <w:rPr>
          <w:rFonts w:ascii="Times New Roman" w:hAnsi="Times New Roman" w:cs="Times New Roman"/>
          <w:sz w:val="24"/>
          <w:szCs w:val="24"/>
        </w:rPr>
        <w:t>elivery ratio, DDR</w:t>
      </w:r>
      <w:r>
        <w:rPr>
          <w:rFonts w:ascii="Times New Roman" w:hAnsi="Times New Roman" w:cs="Times New Roman" w:hint="eastAsia"/>
          <w:sz w:val="24"/>
          <w:szCs w:val="24"/>
        </w:rPr>
        <w:t>）为</w:t>
      </w:r>
      <w:r>
        <w:rPr>
          <w:rFonts w:ascii="Times New Roman" w:hAnsi="Times New Roman" w:cs="Times New Roman" w:hint="eastAsia"/>
          <w:sz w:val="24"/>
          <w:szCs w:val="24"/>
        </w:rPr>
        <w:t>Sink</w:t>
      </w:r>
      <w:r>
        <w:rPr>
          <w:rFonts w:ascii="Times New Roman" w:hAnsi="Times New Roman" w:cs="Times New Roman" w:hint="eastAsia"/>
          <w:sz w:val="24"/>
          <w:szCs w:val="24"/>
        </w:rPr>
        <w:t>成功接收到的数据包数量与</w:t>
      </w:r>
      <w:r>
        <w:rPr>
          <w:rFonts w:ascii="Times New Roman" w:hAnsi="Times New Roman" w:cs="Times New Roman" w:hint="eastAsia"/>
          <w:sz w:val="24"/>
          <w:szCs w:val="24"/>
        </w:rPr>
        <w:t>SN</w:t>
      </w:r>
      <w:r>
        <w:rPr>
          <w:rFonts w:ascii="Times New Roman" w:hAnsi="Times New Roman" w:cs="Times New Roman" w:hint="eastAsia"/>
          <w:sz w:val="24"/>
          <w:szCs w:val="24"/>
        </w:rPr>
        <w:t>发送出的数据包数量的比值。</w:t>
      </w:r>
      <w:r w:rsidR="00E034BC">
        <w:rPr>
          <w:rFonts w:ascii="Times New Roman" w:hAnsi="Times New Roman" w:cs="Times New Roman" w:hint="eastAsia"/>
          <w:sz w:val="24"/>
          <w:szCs w:val="24"/>
        </w:rPr>
        <w:t>DDR</w:t>
      </w:r>
      <w:r w:rsidR="00E034BC" w:rsidRPr="00E034BC">
        <w:rPr>
          <w:rFonts w:ascii="Times New Roman" w:hAnsi="Times New Roman" w:cs="Times New Roman" w:hint="eastAsia"/>
          <w:sz w:val="24"/>
          <w:szCs w:val="24"/>
        </w:rPr>
        <w:t>是反映路由机制可靠性的重要参数。</w:t>
      </w:r>
      <w:r w:rsidR="00570D20">
        <w:rPr>
          <w:rFonts w:ascii="Times New Roman" w:hAnsi="Times New Roman" w:cs="Times New Roman" w:hint="eastAsia"/>
          <w:sz w:val="24"/>
          <w:szCs w:val="24"/>
        </w:rPr>
        <w:t>本次仿真实验</w:t>
      </w:r>
      <w:r w:rsidR="00E034BC">
        <w:rPr>
          <w:rFonts w:ascii="Times New Roman" w:hAnsi="Times New Roman" w:cs="Times New Roman" w:hint="eastAsia"/>
          <w:sz w:val="24"/>
          <w:szCs w:val="24"/>
        </w:rPr>
        <w:t>数据</w:t>
      </w:r>
      <w:r w:rsidR="00E034BC" w:rsidRPr="00E034BC">
        <w:rPr>
          <w:rFonts w:ascii="Times New Roman" w:hAnsi="Times New Roman" w:cs="Times New Roman" w:hint="eastAsia"/>
          <w:sz w:val="24"/>
          <w:szCs w:val="24"/>
        </w:rPr>
        <w:t>持续</w:t>
      </w:r>
      <w:r w:rsidR="00E034BC" w:rsidRPr="00E034BC">
        <w:rPr>
          <w:rFonts w:ascii="Times New Roman" w:hAnsi="Times New Roman" w:cs="Times New Roman" w:hint="eastAsia"/>
          <w:sz w:val="24"/>
          <w:szCs w:val="24"/>
        </w:rPr>
        <w:t>2000</w:t>
      </w:r>
      <w:r w:rsidR="00E034BC" w:rsidRPr="00E034BC">
        <w:rPr>
          <w:rFonts w:ascii="Times New Roman" w:hAnsi="Times New Roman" w:cs="Times New Roman" w:hint="eastAsia"/>
          <w:sz w:val="24"/>
          <w:szCs w:val="24"/>
        </w:rPr>
        <w:t>轮。</w:t>
      </w:r>
    </w:p>
    <w:p w14:paraId="3F466991" w14:textId="3C4E04D8" w:rsidR="00022C92" w:rsidRDefault="001A7CDD" w:rsidP="001A7CDD">
      <w:pPr>
        <w:ind w:firstLineChars="200" w:firstLine="420"/>
        <w:jc w:val="center"/>
        <w:rPr>
          <w:rFonts w:ascii="Times New Roman" w:eastAsia="楷体" w:hAnsi="Times New Roman"/>
          <w:szCs w:val="21"/>
        </w:rPr>
      </w:pPr>
      <w:r>
        <w:rPr>
          <w:rFonts w:ascii="Times New Roman" w:eastAsia="楷体" w:hAnsi="Times New Roman"/>
          <w:noProof/>
          <w:szCs w:val="21"/>
        </w:rPr>
        <w:lastRenderedPageBreak/>
        <w:drawing>
          <wp:inline distT="0" distB="0" distL="0" distR="0" wp14:anchorId="22C25127" wp14:editId="6430B99F">
            <wp:extent cx="4030092" cy="28800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0092" cy="2880000"/>
                    </a:xfrm>
                    <a:prstGeom prst="rect">
                      <a:avLst/>
                    </a:prstGeom>
                    <a:noFill/>
                  </pic:spPr>
                </pic:pic>
              </a:graphicData>
            </a:graphic>
          </wp:inline>
        </w:drawing>
      </w:r>
    </w:p>
    <w:p w14:paraId="6E20881F" w14:textId="2AD0897D" w:rsidR="00E034BC" w:rsidRPr="00E034BC" w:rsidRDefault="00E034BC" w:rsidP="00570D20">
      <w:pPr>
        <w:ind w:firstLineChars="200" w:firstLine="420"/>
        <w:jc w:val="center"/>
        <w:rPr>
          <w:rFonts w:ascii="Times New Roman" w:hAnsi="Times New Roman" w:cs="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10</w:t>
      </w:r>
      <w:r w:rsidRPr="00E26031">
        <w:rPr>
          <w:rFonts w:ascii="Times New Roman" w:eastAsia="楷体" w:hAnsi="Times New Roman"/>
          <w:szCs w:val="21"/>
        </w:rPr>
        <w:t xml:space="preserve"> </w:t>
      </w:r>
      <w:r>
        <w:rPr>
          <w:rFonts w:ascii="Times New Roman" w:eastAsia="楷体" w:hAnsi="Times New Roman" w:hint="eastAsia"/>
          <w:szCs w:val="21"/>
        </w:rPr>
        <w:t>不同算法</w:t>
      </w:r>
      <w:r w:rsidR="00570D20">
        <w:rPr>
          <w:rFonts w:ascii="Times New Roman" w:eastAsia="楷体" w:hAnsi="Times New Roman" w:hint="eastAsia"/>
          <w:szCs w:val="21"/>
        </w:rPr>
        <w:t>的</w:t>
      </w:r>
      <w:r>
        <w:rPr>
          <w:rFonts w:ascii="Times New Roman" w:eastAsia="楷体" w:hAnsi="Times New Roman" w:hint="eastAsia"/>
          <w:szCs w:val="21"/>
        </w:rPr>
        <w:t>DDR</w:t>
      </w:r>
    </w:p>
    <w:p w14:paraId="2EB99D39" w14:textId="6AC2B224" w:rsidR="00E034BC" w:rsidRDefault="00E034BC" w:rsidP="00E034BC">
      <w:pPr>
        <w:spacing w:line="400" w:lineRule="exact"/>
        <w:ind w:firstLineChars="200" w:firstLine="480"/>
        <w:rPr>
          <w:rFonts w:ascii="Times New Roman" w:hAnsi="Times New Roman" w:cs="Times New Roman"/>
          <w:sz w:val="24"/>
          <w:szCs w:val="24"/>
        </w:rPr>
      </w:pPr>
      <w:r w:rsidRPr="00E034BC">
        <w:rPr>
          <w:rFonts w:ascii="Times New Roman" w:hAnsi="Times New Roman" w:cs="Times New Roman" w:hint="eastAsia"/>
          <w:sz w:val="24"/>
          <w:szCs w:val="24"/>
        </w:rPr>
        <w:t>如图</w:t>
      </w:r>
      <w:r>
        <w:rPr>
          <w:rFonts w:ascii="Times New Roman" w:hAnsi="Times New Roman" w:cs="Times New Roman"/>
          <w:sz w:val="24"/>
          <w:szCs w:val="24"/>
        </w:rPr>
        <w:t>4-</w:t>
      </w:r>
      <w:r w:rsidR="007A5645">
        <w:rPr>
          <w:rFonts w:ascii="Times New Roman" w:hAnsi="Times New Roman" w:cs="Times New Roman"/>
          <w:sz w:val="24"/>
          <w:szCs w:val="24"/>
        </w:rPr>
        <w:t>10</w:t>
      </w:r>
      <w:r w:rsidRPr="00E034BC">
        <w:rPr>
          <w:rFonts w:ascii="Times New Roman" w:hAnsi="Times New Roman" w:cs="Times New Roman" w:hint="eastAsia"/>
          <w:sz w:val="24"/>
          <w:szCs w:val="24"/>
        </w:rPr>
        <w:t>所示，</w:t>
      </w:r>
      <w:r>
        <w:rPr>
          <w:rFonts w:ascii="Times New Roman" w:hAnsi="Times New Roman" w:cs="Times New Roman" w:hint="eastAsia"/>
          <w:sz w:val="24"/>
          <w:szCs w:val="24"/>
        </w:rPr>
        <w:t>随着横坐标数据传输轮数的不断增加，</w:t>
      </w:r>
      <w:r w:rsidRPr="00E034BC">
        <w:rPr>
          <w:rFonts w:ascii="Times New Roman" w:hAnsi="Times New Roman" w:cs="Times New Roman" w:hint="eastAsia"/>
          <w:sz w:val="24"/>
          <w:szCs w:val="24"/>
        </w:rPr>
        <w:t>GAR</w:t>
      </w:r>
      <w:r>
        <w:rPr>
          <w:rFonts w:ascii="Times New Roman" w:hAnsi="Times New Roman" w:cs="Times New Roman" w:hint="eastAsia"/>
          <w:sz w:val="24"/>
          <w:szCs w:val="24"/>
        </w:rPr>
        <w:t>的性能</w:t>
      </w:r>
      <w:r w:rsidRPr="00E034BC">
        <w:rPr>
          <w:rFonts w:ascii="Times New Roman" w:hAnsi="Times New Roman" w:cs="Times New Roman" w:hint="eastAsia"/>
          <w:sz w:val="24"/>
          <w:szCs w:val="24"/>
        </w:rPr>
        <w:t>最差</w:t>
      </w:r>
      <w:r>
        <w:rPr>
          <w:rFonts w:ascii="Times New Roman" w:hAnsi="Times New Roman" w:cs="Times New Roman" w:hint="eastAsia"/>
          <w:sz w:val="24"/>
          <w:szCs w:val="24"/>
        </w:rPr>
        <w:t>，约</w:t>
      </w:r>
      <w:r w:rsidRPr="00E034BC">
        <w:rPr>
          <w:rFonts w:ascii="Times New Roman" w:hAnsi="Times New Roman" w:cs="Times New Roman" w:hint="eastAsia"/>
          <w:sz w:val="24"/>
          <w:szCs w:val="24"/>
        </w:rPr>
        <w:t>在</w:t>
      </w:r>
      <w:r w:rsidRPr="00E034BC">
        <w:rPr>
          <w:rFonts w:ascii="Times New Roman" w:hAnsi="Times New Roman" w:cs="Times New Roman" w:hint="eastAsia"/>
          <w:sz w:val="24"/>
          <w:szCs w:val="24"/>
        </w:rPr>
        <w:t>600</w:t>
      </w:r>
      <w:r w:rsidRPr="00E034BC">
        <w:rPr>
          <w:rFonts w:ascii="Times New Roman" w:hAnsi="Times New Roman" w:cs="Times New Roman" w:hint="eastAsia"/>
          <w:sz w:val="24"/>
          <w:szCs w:val="24"/>
        </w:rPr>
        <w:t>轮之后，</w:t>
      </w:r>
      <w:r>
        <w:rPr>
          <w:rFonts w:ascii="Times New Roman" w:hAnsi="Times New Roman" w:cs="Times New Roman" w:hint="eastAsia"/>
          <w:sz w:val="24"/>
          <w:szCs w:val="24"/>
        </w:rPr>
        <w:t>DDR</w:t>
      </w:r>
      <w:r w:rsidR="00D81297">
        <w:rPr>
          <w:rFonts w:ascii="Times New Roman" w:hAnsi="Times New Roman" w:cs="Times New Roman" w:hint="eastAsia"/>
          <w:sz w:val="24"/>
          <w:szCs w:val="24"/>
        </w:rPr>
        <w:t>开始小于</w:t>
      </w:r>
      <w:r w:rsidR="00D81297">
        <w:rPr>
          <w:rFonts w:ascii="Times New Roman" w:hAnsi="Times New Roman" w:cs="Times New Roman" w:hint="eastAsia"/>
          <w:sz w:val="24"/>
          <w:szCs w:val="24"/>
        </w:rPr>
        <w:t>1</w:t>
      </w:r>
      <w:r w:rsidR="00D81297">
        <w:rPr>
          <w:rFonts w:ascii="Times New Roman" w:hAnsi="Times New Roman" w:cs="Times New Roman" w:hint="eastAsia"/>
          <w:sz w:val="24"/>
          <w:szCs w:val="24"/>
        </w:rPr>
        <w:t>，即存在丢包情况；</w:t>
      </w:r>
      <w:r w:rsidR="00D81297">
        <w:rPr>
          <w:rFonts w:ascii="Times New Roman" w:hAnsi="Times New Roman" w:cs="Times New Roman" w:hint="eastAsia"/>
          <w:sz w:val="24"/>
          <w:szCs w:val="24"/>
        </w:rPr>
        <w:t>EE</w:t>
      </w:r>
      <w:r w:rsidR="00D81297">
        <w:rPr>
          <w:rFonts w:ascii="Times New Roman" w:hAnsi="Times New Roman" w:cs="Times New Roman" w:hint="eastAsia"/>
          <w:sz w:val="24"/>
          <w:szCs w:val="24"/>
        </w:rPr>
        <w:t>、</w:t>
      </w:r>
      <w:r w:rsidR="00D81297">
        <w:rPr>
          <w:rFonts w:ascii="Times New Roman" w:hAnsi="Times New Roman" w:cs="Times New Roman" w:hint="eastAsia"/>
          <w:sz w:val="24"/>
          <w:szCs w:val="24"/>
        </w:rPr>
        <w:t>UCA</w:t>
      </w:r>
      <w:r w:rsidR="00D81297">
        <w:rPr>
          <w:rFonts w:ascii="Times New Roman" w:hAnsi="Times New Roman" w:cs="Times New Roman" w:hint="eastAsia"/>
          <w:sz w:val="24"/>
          <w:szCs w:val="24"/>
        </w:rPr>
        <w:t>和</w:t>
      </w:r>
      <w:r w:rsidR="00D81297">
        <w:rPr>
          <w:rFonts w:ascii="Times New Roman" w:hAnsi="Times New Roman" w:cs="Times New Roman" w:hint="eastAsia"/>
          <w:sz w:val="24"/>
          <w:szCs w:val="24"/>
        </w:rPr>
        <w:t>COCA</w:t>
      </w:r>
      <w:r w:rsidR="00D81297">
        <w:rPr>
          <w:rFonts w:ascii="Times New Roman" w:hAnsi="Times New Roman" w:cs="Times New Roman" w:hint="eastAsia"/>
          <w:sz w:val="24"/>
          <w:szCs w:val="24"/>
        </w:rPr>
        <w:t>在</w:t>
      </w:r>
      <w:r w:rsidR="00D81297">
        <w:rPr>
          <w:rFonts w:ascii="Times New Roman" w:hAnsi="Times New Roman" w:cs="Times New Roman" w:hint="eastAsia"/>
          <w:sz w:val="24"/>
          <w:szCs w:val="24"/>
        </w:rPr>
        <w:t>1</w:t>
      </w:r>
      <w:r w:rsidR="00D81297">
        <w:rPr>
          <w:rFonts w:ascii="Times New Roman" w:hAnsi="Times New Roman" w:cs="Times New Roman"/>
          <w:sz w:val="24"/>
          <w:szCs w:val="24"/>
        </w:rPr>
        <w:t>000</w:t>
      </w:r>
      <w:r w:rsidR="00D81297">
        <w:rPr>
          <w:rFonts w:ascii="Times New Roman" w:hAnsi="Times New Roman" w:cs="Times New Roman" w:hint="eastAsia"/>
          <w:sz w:val="24"/>
          <w:szCs w:val="24"/>
        </w:rPr>
        <w:t>轮左右之后，</w:t>
      </w:r>
      <w:r w:rsidR="00D81297">
        <w:rPr>
          <w:rFonts w:ascii="Times New Roman" w:hAnsi="Times New Roman" w:cs="Times New Roman" w:hint="eastAsia"/>
          <w:sz w:val="24"/>
          <w:szCs w:val="24"/>
        </w:rPr>
        <w:t>DDR</w:t>
      </w:r>
      <w:r w:rsidR="00D81297">
        <w:rPr>
          <w:rFonts w:ascii="Times New Roman" w:hAnsi="Times New Roman" w:cs="Times New Roman" w:hint="eastAsia"/>
          <w:sz w:val="24"/>
          <w:szCs w:val="24"/>
        </w:rPr>
        <w:t>开始下降，</w:t>
      </w:r>
      <w:r w:rsidR="00D81297">
        <w:rPr>
          <w:rFonts w:ascii="Times New Roman" w:hAnsi="Times New Roman" w:cs="Times New Roman" w:hint="eastAsia"/>
          <w:sz w:val="24"/>
          <w:szCs w:val="24"/>
        </w:rPr>
        <w:t>1</w:t>
      </w:r>
      <w:r w:rsidR="00D81297">
        <w:rPr>
          <w:rFonts w:ascii="Times New Roman" w:hAnsi="Times New Roman" w:cs="Times New Roman"/>
          <w:sz w:val="24"/>
          <w:szCs w:val="24"/>
        </w:rPr>
        <w:t>800</w:t>
      </w:r>
      <w:r w:rsidR="00D81297">
        <w:rPr>
          <w:rFonts w:ascii="Times New Roman" w:hAnsi="Times New Roman" w:cs="Times New Roman" w:hint="eastAsia"/>
          <w:sz w:val="24"/>
          <w:szCs w:val="24"/>
        </w:rPr>
        <w:t>轮后</w:t>
      </w:r>
      <w:r w:rsidR="00D81297">
        <w:rPr>
          <w:rFonts w:ascii="Times New Roman" w:hAnsi="Times New Roman" w:cs="Times New Roman" w:hint="eastAsia"/>
          <w:sz w:val="24"/>
          <w:szCs w:val="24"/>
        </w:rPr>
        <w:t>DDR</w:t>
      </w:r>
      <w:r w:rsidR="00D81297">
        <w:rPr>
          <w:rFonts w:ascii="Times New Roman" w:hAnsi="Times New Roman" w:cs="Times New Roman" w:hint="eastAsia"/>
          <w:sz w:val="24"/>
          <w:szCs w:val="24"/>
        </w:rPr>
        <w:t>约为</w:t>
      </w:r>
      <w:r w:rsidR="00D81297">
        <w:rPr>
          <w:rFonts w:ascii="Times New Roman" w:hAnsi="Times New Roman" w:cs="Times New Roman" w:hint="eastAsia"/>
          <w:sz w:val="24"/>
          <w:szCs w:val="24"/>
        </w:rPr>
        <w:t>0</w:t>
      </w:r>
      <w:r w:rsidR="00D81297">
        <w:rPr>
          <w:rFonts w:ascii="Times New Roman" w:hAnsi="Times New Roman" w:cs="Times New Roman"/>
          <w:sz w:val="24"/>
          <w:szCs w:val="24"/>
        </w:rPr>
        <w:t>.5</w:t>
      </w:r>
      <w:r w:rsidR="00D81297">
        <w:rPr>
          <w:rFonts w:ascii="Times New Roman" w:hAnsi="Times New Roman" w:cs="Times New Roman" w:hint="eastAsia"/>
          <w:sz w:val="24"/>
          <w:szCs w:val="24"/>
        </w:rPr>
        <w:t>；图中最上面的蓝色曲线为本文的</w:t>
      </w:r>
      <w:r w:rsidR="00D81297">
        <w:rPr>
          <w:rFonts w:ascii="Times New Roman" w:hAnsi="Times New Roman" w:cs="Times New Roman" w:hint="eastAsia"/>
          <w:sz w:val="24"/>
          <w:szCs w:val="24"/>
        </w:rPr>
        <w:t>SAFT</w:t>
      </w:r>
      <w:r w:rsidR="00D81297">
        <w:rPr>
          <w:rFonts w:ascii="Times New Roman" w:hAnsi="Times New Roman" w:cs="Times New Roman" w:hint="eastAsia"/>
          <w:sz w:val="24"/>
          <w:szCs w:val="24"/>
        </w:rPr>
        <w:t>，直到</w:t>
      </w:r>
      <w:r w:rsidR="00D81297">
        <w:rPr>
          <w:rFonts w:ascii="Times New Roman" w:hAnsi="Times New Roman" w:cs="Times New Roman" w:hint="eastAsia"/>
          <w:sz w:val="24"/>
          <w:szCs w:val="24"/>
        </w:rPr>
        <w:t>1</w:t>
      </w:r>
      <w:r w:rsidR="00D81297">
        <w:rPr>
          <w:rFonts w:ascii="Times New Roman" w:hAnsi="Times New Roman" w:cs="Times New Roman"/>
          <w:sz w:val="24"/>
          <w:szCs w:val="24"/>
        </w:rPr>
        <w:t>200</w:t>
      </w:r>
      <w:r w:rsidR="00D81297">
        <w:rPr>
          <w:rFonts w:ascii="Times New Roman" w:hAnsi="Times New Roman" w:cs="Times New Roman" w:hint="eastAsia"/>
          <w:sz w:val="24"/>
          <w:szCs w:val="24"/>
        </w:rPr>
        <w:t>轮后</w:t>
      </w:r>
      <w:r w:rsidR="00D81297">
        <w:rPr>
          <w:rFonts w:ascii="Times New Roman" w:hAnsi="Times New Roman" w:cs="Times New Roman" w:hint="eastAsia"/>
          <w:sz w:val="24"/>
          <w:szCs w:val="24"/>
        </w:rPr>
        <w:t>DDR</w:t>
      </w:r>
      <w:r w:rsidR="00D81297">
        <w:rPr>
          <w:rFonts w:ascii="Times New Roman" w:hAnsi="Times New Roman" w:cs="Times New Roman" w:hint="eastAsia"/>
          <w:sz w:val="24"/>
          <w:szCs w:val="24"/>
        </w:rPr>
        <w:t>开始逐渐下降，但下降速度和幅度要远小于其他算法，</w:t>
      </w:r>
      <w:r w:rsidR="00D81297">
        <w:rPr>
          <w:rFonts w:ascii="Times New Roman" w:hAnsi="Times New Roman" w:cs="Times New Roman" w:hint="eastAsia"/>
          <w:sz w:val="24"/>
          <w:szCs w:val="24"/>
        </w:rPr>
        <w:t>2</w:t>
      </w:r>
      <w:r w:rsidR="00D81297">
        <w:rPr>
          <w:rFonts w:ascii="Times New Roman" w:hAnsi="Times New Roman" w:cs="Times New Roman"/>
          <w:sz w:val="24"/>
          <w:szCs w:val="24"/>
        </w:rPr>
        <w:t>000</w:t>
      </w:r>
      <w:r w:rsidR="00D81297">
        <w:rPr>
          <w:rFonts w:ascii="Times New Roman" w:hAnsi="Times New Roman" w:cs="Times New Roman" w:hint="eastAsia"/>
          <w:sz w:val="24"/>
          <w:szCs w:val="24"/>
        </w:rPr>
        <w:t>轮后</w:t>
      </w:r>
      <w:r w:rsidR="00D81297">
        <w:rPr>
          <w:rFonts w:ascii="Times New Roman" w:hAnsi="Times New Roman" w:cs="Times New Roman" w:hint="eastAsia"/>
          <w:sz w:val="24"/>
          <w:szCs w:val="24"/>
        </w:rPr>
        <w:t>DDR</w:t>
      </w:r>
      <w:r w:rsidR="00D81297">
        <w:rPr>
          <w:rFonts w:ascii="Times New Roman" w:hAnsi="Times New Roman" w:cs="Times New Roman" w:hint="eastAsia"/>
          <w:sz w:val="24"/>
          <w:szCs w:val="24"/>
        </w:rPr>
        <w:t>仍维持在</w:t>
      </w:r>
      <w:r w:rsidR="00D81297">
        <w:rPr>
          <w:rFonts w:ascii="Times New Roman" w:hAnsi="Times New Roman" w:cs="Times New Roman" w:hint="eastAsia"/>
          <w:sz w:val="24"/>
          <w:szCs w:val="24"/>
        </w:rPr>
        <w:t>0</w:t>
      </w:r>
      <w:r w:rsidR="00D81297">
        <w:rPr>
          <w:rFonts w:ascii="Times New Roman" w:hAnsi="Times New Roman" w:cs="Times New Roman"/>
          <w:sz w:val="24"/>
          <w:szCs w:val="24"/>
        </w:rPr>
        <w:t>.7</w:t>
      </w:r>
      <w:r w:rsidR="00D81297">
        <w:rPr>
          <w:rFonts w:ascii="Times New Roman" w:hAnsi="Times New Roman" w:cs="Times New Roman" w:hint="eastAsia"/>
          <w:sz w:val="24"/>
          <w:szCs w:val="24"/>
        </w:rPr>
        <w:t>左右。</w:t>
      </w:r>
      <w:r w:rsidR="00D81297">
        <w:rPr>
          <w:rFonts w:ascii="Times New Roman" w:hAnsi="Times New Roman" w:cs="Times New Roman" w:hint="eastAsia"/>
          <w:sz w:val="24"/>
          <w:szCs w:val="24"/>
        </w:rPr>
        <w:t>SAFT</w:t>
      </w:r>
      <w:r w:rsidR="00D81297">
        <w:rPr>
          <w:rFonts w:ascii="Times New Roman" w:hAnsi="Times New Roman" w:cs="Times New Roman" w:hint="eastAsia"/>
          <w:sz w:val="24"/>
          <w:szCs w:val="24"/>
        </w:rPr>
        <w:t>良好的性能表现的得益于它的容错性，当</w:t>
      </w:r>
      <w:r w:rsidR="00D81297">
        <w:rPr>
          <w:rFonts w:ascii="Times New Roman" w:hAnsi="Times New Roman" w:cs="Times New Roman" w:hint="eastAsia"/>
          <w:sz w:val="24"/>
          <w:szCs w:val="24"/>
        </w:rPr>
        <w:t>SN</w:t>
      </w:r>
      <w:r w:rsidR="00D81297">
        <w:rPr>
          <w:rFonts w:ascii="Times New Roman" w:hAnsi="Times New Roman" w:cs="Times New Roman" w:hint="eastAsia"/>
          <w:sz w:val="24"/>
          <w:szCs w:val="24"/>
        </w:rPr>
        <w:t>或</w:t>
      </w:r>
      <w:r w:rsidR="00D81297">
        <w:rPr>
          <w:rFonts w:ascii="Times New Roman" w:hAnsi="Times New Roman" w:cs="Times New Roman" w:hint="eastAsia"/>
          <w:sz w:val="24"/>
          <w:szCs w:val="24"/>
        </w:rPr>
        <w:t>CH</w:t>
      </w:r>
      <w:r w:rsidR="00D81297">
        <w:rPr>
          <w:rFonts w:ascii="Times New Roman" w:hAnsi="Times New Roman" w:cs="Times New Roman" w:hint="eastAsia"/>
          <w:sz w:val="24"/>
          <w:szCs w:val="24"/>
        </w:rPr>
        <w:t>失效情况发生时能快速、有效地重建网络，恢复剩余节点的通信。</w:t>
      </w:r>
    </w:p>
    <w:p w14:paraId="1745D7CD" w14:textId="55DD42DB" w:rsidR="00D81297" w:rsidRDefault="00724570" w:rsidP="00D81297">
      <w:pPr>
        <w:pStyle w:val="aa"/>
        <w:numPr>
          <w:ilvl w:val="0"/>
          <w:numId w:val="26"/>
        </w:numPr>
        <w:spacing w:line="400" w:lineRule="exact"/>
        <w:ind w:firstLineChars="0"/>
        <w:rPr>
          <w:rFonts w:ascii="Times New Roman" w:hAnsi="Times New Roman"/>
          <w:sz w:val="24"/>
          <w:szCs w:val="24"/>
        </w:rPr>
      </w:pPr>
      <w:r>
        <w:rPr>
          <w:rFonts w:ascii="Times New Roman" w:hAnsi="Times New Roman" w:hint="eastAsia"/>
          <w:sz w:val="24"/>
          <w:szCs w:val="24"/>
        </w:rPr>
        <w:t>失效恢复速率与效果</w:t>
      </w:r>
    </w:p>
    <w:p w14:paraId="68BD3B35" w14:textId="4E7B31FF" w:rsidR="00D81297" w:rsidRDefault="00D81297" w:rsidP="00D81297">
      <w:pPr>
        <w:spacing w:line="400" w:lineRule="exact"/>
        <w:ind w:firstLineChars="200" w:firstLine="480"/>
        <w:rPr>
          <w:rFonts w:ascii="Times New Roman" w:hAnsi="Times New Roman"/>
          <w:sz w:val="24"/>
          <w:szCs w:val="24"/>
        </w:rPr>
      </w:pPr>
      <w:r>
        <w:rPr>
          <w:rFonts w:ascii="Times New Roman" w:hAnsi="Times New Roman" w:hint="eastAsia"/>
          <w:sz w:val="24"/>
          <w:szCs w:val="24"/>
        </w:rPr>
        <w:t>在上一部分模拟中，</w:t>
      </w:r>
      <w:r>
        <w:rPr>
          <w:rFonts w:ascii="Times New Roman" w:hAnsi="Times New Roman" w:hint="eastAsia"/>
          <w:sz w:val="24"/>
          <w:szCs w:val="24"/>
        </w:rPr>
        <w:t>SAFT</w:t>
      </w:r>
      <w:r>
        <w:rPr>
          <w:rFonts w:ascii="Times New Roman" w:hAnsi="Times New Roman" w:hint="eastAsia"/>
          <w:sz w:val="24"/>
          <w:szCs w:val="24"/>
        </w:rPr>
        <w:t>已展示了容错机制</w:t>
      </w:r>
      <w:r w:rsidR="00570D20">
        <w:rPr>
          <w:rFonts w:ascii="Times New Roman" w:hAnsi="Times New Roman" w:hint="eastAsia"/>
          <w:sz w:val="24"/>
          <w:szCs w:val="24"/>
        </w:rPr>
        <w:t>的</w:t>
      </w:r>
      <w:r>
        <w:rPr>
          <w:rFonts w:ascii="Times New Roman" w:hAnsi="Times New Roman" w:hint="eastAsia"/>
          <w:sz w:val="24"/>
          <w:szCs w:val="24"/>
        </w:rPr>
        <w:t>优越性</w:t>
      </w:r>
      <w:r w:rsidR="00570D20">
        <w:rPr>
          <w:rFonts w:ascii="Times New Roman" w:hAnsi="Times New Roman" w:hint="eastAsia"/>
          <w:sz w:val="24"/>
          <w:szCs w:val="24"/>
        </w:rPr>
        <w:t>，可以有效提高数据传输的可靠性</w:t>
      </w:r>
      <w:r>
        <w:rPr>
          <w:rFonts w:ascii="Times New Roman" w:hAnsi="Times New Roman" w:hint="eastAsia"/>
          <w:sz w:val="24"/>
          <w:szCs w:val="24"/>
        </w:rPr>
        <w:t>。</w:t>
      </w:r>
      <w:r w:rsidR="00570D20">
        <w:rPr>
          <w:rFonts w:ascii="Times New Roman" w:hAnsi="Times New Roman" w:hint="eastAsia"/>
          <w:sz w:val="24"/>
          <w:szCs w:val="24"/>
        </w:rPr>
        <w:t>我们进一步比较几种算法的失效恢复速度。</w:t>
      </w:r>
      <w:r w:rsidR="009E7FD8">
        <w:rPr>
          <w:rFonts w:ascii="Times New Roman" w:hAnsi="Times New Roman" w:hint="eastAsia"/>
          <w:sz w:val="24"/>
          <w:szCs w:val="24"/>
        </w:rPr>
        <w:t>为了更明显地反应节点失效带来的影响，</w:t>
      </w:r>
      <w:r w:rsidR="00570D20">
        <w:rPr>
          <w:rFonts w:ascii="Times New Roman" w:hAnsi="Times New Roman" w:hint="eastAsia"/>
          <w:sz w:val="24"/>
          <w:szCs w:val="24"/>
        </w:rPr>
        <w:t>在数据传输到第</w:t>
      </w:r>
      <w:r w:rsidR="009E7FD8">
        <w:rPr>
          <w:rFonts w:ascii="Times New Roman" w:hAnsi="Times New Roman"/>
          <w:sz w:val="24"/>
          <w:szCs w:val="24"/>
        </w:rPr>
        <w:t>1</w:t>
      </w:r>
      <w:r w:rsidR="00570D20">
        <w:rPr>
          <w:rFonts w:ascii="Times New Roman" w:hAnsi="Times New Roman"/>
          <w:sz w:val="24"/>
          <w:szCs w:val="24"/>
        </w:rPr>
        <w:t>00</w:t>
      </w:r>
      <w:r w:rsidR="00570D20">
        <w:rPr>
          <w:rFonts w:ascii="Times New Roman" w:hAnsi="Times New Roman" w:hint="eastAsia"/>
          <w:sz w:val="24"/>
          <w:szCs w:val="24"/>
        </w:rPr>
        <w:t>轮时，人为地设置</w:t>
      </w:r>
      <w:r w:rsidR="00570D20">
        <w:rPr>
          <w:rFonts w:ascii="Times New Roman" w:hAnsi="Times New Roman" w:hint="eastAsia"/>
          <w:sz w:val="24"/>
          <w:szCs w:val="24"/>
        </w:rPr>
        <w:t>2</w:t>
      </w:r>
      <w:r w:rsidR="00570D20">
        <w:rPr>
          <w:rFonts w:ascii="Times New Roman" w:hAnsi="Times New Roman"/>
          <w:sz w:val="24"/>
          <w:szCs w:val="24"/>
        </w:rPr>
        <w:t>0</w:t>
      </w:r>
      <w:r w:rsidR="00570D20">
        <w:rPr>
          <w:rFonts w:ascii="Times New Roman" w:hAnsi="Times New Roman" w:hint="eastAsia"/>
          <w:sz w:val="24"/>
          <w:szCs w:val="24"/>
        </w:rPr>
        <w:t>个</w:t>
      </w:r>
      <w:r w:rsidR="00570D20">
        <w:rPr>
          <w:rFonts w:ascii="Times New Roman" w:hAnsi="Times New Roman" w:hint="eastAsia"/>
          <w:sz w:val="24"/>
          <w:szCs w:val="24"/>
        </w:rPr>
        <w:t>CH</w:t>
      </w:r>
      <w:r w:rsidR="00570D20">
        <w:rPr>
          <w:rFonts w:ascii="Times New Roman" w:hAnsi="Times New Roman" w:hint="eastAsia"/>
          <w:sz w:val="24"/>
          <w:szCs w:val="24"/>
        </w:rPr>
        <w:t>节点失效。</w:t>
      </w:r>
    </w:p>
    <w:p w14:paraId="63021519" w14:textId="2EA44F05" w:rsidR="00570D20" w:rsidRDefault="00452A07" w:rsidP="00570D20">
      <w:pPr>
        <w:ind w:firstLineChars="200" w:firstLine="4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3098160" wp14:editId="411945D2">
            <wp:extent cx="4699360" cy="2880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9360" cy="2880000"/>
                    </a:xfrm>
                    <a:prstGeom prst="rect">
                      <a:avLst/>
                    </a:prstGeom>
                    <a:noFill/>
                  </pic:spPr>
                </pic:pic>
              </a:graphicData>
            </a:graphic>
          </wp:inline>
        </w:drawing>
      </w:r>
    </w:p>
    <w:p w14:paraId="00367341" w14:textId="093A3846" w:rsidR="00570D20" w:rsidRPr="00570D20" w:rsidRDefault="00570D20" w:rsidP="009E7FD8">
      <w:pPr>
        <w:pStyle w:val="aa"/>
        <w:ind w:left="1200" w:firstLineChars="0" w:firstLine="0"/>
        <w:jc w:val="center"/>
        <w:rPr>
          <w:rFonts w:ascii="Times New Roman" w:hAnsi="Times New Roman"/>
          <w:sz w:val="24"/>
          <w:szCs w:val="24"/>
        </w:rPr>
      </w:pPr>
      <w:r w:rsidRPr="00E26031">
        <w:rPr>
          <w:rFonts w:ascii="Times New Roman" w:eastAsia="楷体" w:hAnsi="Times New Roman"/>
          <w:szCs w:val="21"/>
        </w:rPr>
        <w:t>图</w:t>
      </w:r>
      <w:r w:rsidRPr="00E26031">
        <w:rPr>
          <w:rFonts w:ascii="Times New Roman" w:eastAsia="楷体" w:hAnsi="Times New Roman"/>
          <w:szCs w:val="21"/>
        </w:rPr>
        <w:t>4-</w:t>
      </w:r>
      <w:r w:rsidR="007A5645">
        <w:rPr>
          <w:rFonts w:ascii="Times New Roman" w:eastAsia="楷体" w:hAnsi="Times New Roman"/>
          <w:szCs w:val="21"/>
        </w:rPr>
        <w:t>11</w:t>
      </w:r>
      <w:r w:rsidRPr="00E26031">
        <w:rPr>
          <w:rFonts w:ascii="Times New Roman" w:eastAsia="楷体" w:hAnsi="Times New Roman"/>
          <w:szCs w:val="21"/>
        </w:rPr>
        <w:t xml:space="preserve"> </w:t>
      </w:r>
      <w:r>
        <w:rPr>
          <w:rFonts w:ascii="Times New Roman" w:eastAsia="楷体" w:hAnsi="Times New Roman" w:hint="eastAsia"/>
          <w:szCs w:val="21"/>
        </w:rPr>
        <w:t>人为故障</w:t>
      </w:r>
      <w:r w:rsidR="009E7FD8">
        <w:rPr>
          <w:rFonts w:ascii="Times New Roman" w:eastAsia="楷体" w:hAnsi="Times New Roman" w:hint="eastAsia"/>
          <w:szCs w:val="21"/>
        </w:rPr>
        <w:t>后</w:t>
      </w:r>
      <w:r>
        <w:rPr>
          <w:rFonts w:ascii="Times New Roman" w:eastAsia="楷体" w:hAnsi="Times New Roman" w:hint="eastAsia"/>
          <w:szCs w:val="21"/>
        </w:rPr>
        <w:t>不同算法的</w:t>
      </w:r>
      <w:r>
        <w:rPr>
          <w:rFonts w:ascii="Times New Roman" w:eastAsia="楷体" w:hAnsi="Times New Roman" w:hint="eastAsia"/>
          <w:szCs w:val="21"/>
        </w:rPr>
        <w:t>DDR</w:t>
      </w:r>
    </w:p>
    <w:p w14:paraId="735F481C" w14:textId="64CFE934" w:rsidR="00570D20" w:rsidRDefault="009E7FD8" w:rsidP="009E7FD8">
      <w:pPr>
        <w:spacing w:line="400" w:lineRule="exact"/>
        <w:ind w:firstLineChars="200" w:firstLine="480"/>
        <w:rPr>
          <w:rFonts w:ascii="Times New Roman" w:hAnsi="Times New Roman"/>
          <w:sz w:val="24"/>
          <w:szCs w:val="24"/>
        </w:rPr>
      </w:pPr>
      <w:r>
        <w:rPr>
          <w:rFonts w:ascii="Times New Roman" w:hAnsi="Times New Roman" w:hint="eastAsia"/>
          <w:sz w:val="24"/>
          <w:szCs w:val="24"/>
        </w:rPr>
        <w:t>在图</w:t>
      </w:r>
      <w:r>
        <w:rPr>
          <w:rFonts w:ascii="Times New Roman" w:hAnsi="Times New Roman" w:hint="eastAsia"/>
          <w:sz w:val="24"/>
          <w:szCs w:val="24"/>
        </w:rPr>
        <w:t>4-</w:t>
      </w:r>
      <w:r w:rsidR="007A5645">
        <w:rPr>
          <w:rFonts w:ascii="Times New Roman" w:hAnsi="Times New Roman"/>
          <w:sz w:val="24"/>
          <w:szCs w:val="24"/>
        </w:rPr>
        <w:t>11</w:t>
      </w:r>
      <w:r>
        <w:rPr>
          <w:rFonts w:ascii="Times New Roman" w:hAnsi="Times New Roman" w:hint="eastAsia"/>
          <w:sz w:val="24"/>
          <w:szCs w:val="24"/>
        </w:rPr>
        <w:t>中，当人为造成</w:t>
      </w:r>
      <w:r>
        <w:rPr>
          <w:rFonts w:ascii="Times New Roman" w:hAnsi="Times New Roman" w:hint="eastAsia"/>
          <w:sz w:val="24"/>
          <w:szCs w:val="24"/>
        </w:rPr>
        <w:t>2</w:t>
      </w:r>
      <w:r>
        <w:rPr>
          <w:rFonts w:ascii="Times New Roman" w:hAnsi="Times New Roman"/>
          <w:sz w:val="24"/>
          <w:szCs w:val="24"/>
        </w:rPr>
        <w:t>0</w:t>
      </w:r>
      <w:r>
        <w:rPr>
          <w:rFonts w:ascii="Times New Roman" w:hAnsi="Times New Roman" w:hint="eastAsia"/>
          <w:sz w:val="24"/>
          <w:szCs w:val="24"/>
        </w:rPr>
        <w:t>%CH</w:t>
      </w:r>
      <w:r>
        <w:rPr>
          <w:rFonts w:ascii="Times New Roman" w:hAnsi="Times New Roman" w:hint="eastAsia"/>
          <w:sz w:val="24"/>
          <w:szCs w:val="24"/>
        </w:rPr>
        <w:t>失效之后，所有算法的</w:t>
      </w:r>
      <w:r>
        <w:rPr>
          <w:rFonts w:ascii="Times New Roman" w:hAnsi="Times New Roman" w:hint="eastAsia"/>
          <w:sz w:val="24"/>
          <w:szCs w:val="24"/>
        </w:rPr>
        <w:t>DDR</w:t>
      </w:r>
      <w:r>
        <w:rPr>
          <w:rFonts w:ascii="Times New Roman" w:hAnsi="Times New Roman" w:hint="eastAsia"/>
          <w:sz w:val="24"/>
          <w:szCs w:val="24"/>
        </w:rPr>
        <w:t>均明显下降，但下降幅度不同。从仿真结果来看，</w:t>
      </w:r>
      <w:r>
        <w:rPr>
          <w:rFonts w:ascii="Times New Roman" w:hAnsi="Times New Roman" w:hint="eastAsia"/>
          <w:sz w:val="24"/>
          <w:szCs w:val="24"/>
        </w:rPr>
        <w:t>GAR</w:t>
      </w:r>
      <w:r>
        <w:rPr>
          <w:rFonts w:ascii="Times New Roman" w:hAnsi="Times New Roman" w:hint="eastAsia"/>
          <w:sz w:val="24"/>
          <w:szCs w:val="24"/>
        </w:rPr>
        <w:t>的</w:t>
      </w:r>
      <w:r>
        <w:rPr>
          <w:rFonts w:ascii="Times New Roman" w:hAnsi="Times New Roman" w:hint="eastAsia"/>
          <w:sz w:val="24"/>
          <w:szCs w:val="24"/>
        </w:rPr>
        <w:t>DDR</w:t>
      </w:r>
      <w:r>
        <w:rPr>
          <w:rFonts w:ascii="Times New Roman" w:hAnsi="Times New Roman" w:hint="eastAsia"/>
          <w:sz w:val="24"/>
          <w:szCs w:val="24"/>
        </w:rPr>
        <w:t>是下降最多的，即失效对网络的影响最大。在</w:t>
      </w:r>
      <w:r>
        <w:rPr>
          <w:rFonts w:ascii="Times New Roman" w:hAnsi="Times New Roman" w:hint="eastAsia"/>
          <w:sz w:val="24"/>
          <w:szCs w:val="24"/>
        </w:rPr>
        <w:t>5</w:t>
      </w:r>
      <w:r>
        <w:rPr>
          <w:rFonts w:ascii="Times New Roman" w:hAnsi="Times New Roman"/>
          <w:sz w:val="24"/>
          <w:szCs w:val="24"/>
        </w:rPr>
        <w:t>00</w:t>
      </w:r>
      <w:r>
        <w:rPr>
          <w:rFonts w:ascii="Times New Roman" w:hAnsi="Times New Roman" w:hint="eastAsia"/>
          <w:sz w:val="24"/>
          <w:szCs w:val="24"/>
        </w:rPr>
        <w:t>轮数据传输后，数据传输趋于逐渐平稳，但到</w:t>
      </w:r>
      <w:r>
        <w:rPr>
          <w:rFonts w:ascii="Times New Roman" w:hAnsi="Times New Roman" w:hint="eastAsia"/>
          <w:sz w:val="24"/>
          <w:szCs w:val="24"/>
        </w:rPr>
        <w:t>6</w:t>
      </w:r>
      <w:r>
        <w:rPr>
          <w:rFonts w:ascii="Times New Roman" w:hAnsi="Times New Roman"/>
          <w:sz w:val="24"/>
          <w:szCs w:val="24"/>
        </w:rPr>
        <w:t>00</w:t>
      </w:r>
      <w:r>
        <w:rPr>
          <w:rFonts w:ascii="Times New Roman" w:hAnsi="Times New Roman" w:hint="eastAsia"/>
          <w:sz w:val="24"/>
          <w:szCs w:val="24"/>
        </w:rPr>
        <w:t>轮之</w:t>
      </w:r>
      <w:r>
        <w:rPr>
          <w:rFonts w:ascii="Times New Roman" w:hAnsi="Times New Roman" w:hint="eastAsia"/>
          <w:sz w:val="24"/>
          <w:szCs w:val="24"/>
        </w:rPr>
        <w:t>DDR</w:t>
      </w:r>
      <w:r>
        <w:rPr>
          <w:rFonts w:ascii="Times New Roman" w:hAnsi="Times New Roman" w:hint="eastAsia"/>
          <w:sz w:val="24"/>
          <w:szCs w:val="24"/>
        </w:rPr>
        <w:t>再次下降，之前正常工作的节点因为负载过重，也开始出现失效。</w:t>
      </w:r>
      <w:r>
        <w:rPr>
          <w:rFonts w:ascii="Times New Roman" w:hAnsi="Times New Roman" w:hint="eastAsia"/>
          <w:sz w:val="24"/>
          <w:szCs w:val="24"/>
        </w:rPr>
        <w:t>EE</w:t>
      </w:r>
      <w:r>
        <w:rPr>
          <w:rFonts w:ascii="Times New Roman" w:hAnsi="Times New Roman" w:hint="eastAsia"/>
          <w:sz w:val="24"/>
          <w:szCs w:val="24"/>
        </w:rPr>
        <w:t>和</w:t>
      </w:r>
      <w:r>
        <w:rPr>
          <w:rFonts w:ascii="Times New Roman" w:hAnsi="Times New Roman" w:hint="eastAsia"/>
          <w:sz w:val="24"/>
          <w:szCs w:val="24"/>
        </w:rPr>
        <w:t>COCA</w:t>
      </w:r>
      <w:r>
        <w:rPr>
          <w:rFonts w:ascii="Times New Roman" w:hAnsi="Times New Roman" w:hint="eastAsia"/>
          <w:sz w:val="24"/>
          <w:szCs w:val="24"/>
        </w:rPr>
        <w:t>的</w:t>
      </w:r>
      <w:r>
        <w:rPr>
          <w:rFonts w:ascii="Times New Roman" w:hAnsi="Times New Roman" w:hint="eastAsia"/>
          <w:sz w:val="24"/>
          <w:szCs w:val="24"/>
        </w:rPr>
        <w:t>DDR</w:t>
      </w:r>
      <w:r>
        <w:rPr>
          <w:rFonts w:ascii="Times New Roman" w:hAnsi="Times New Roman" w:hint="eastAsia"/>
          <w:sz w:val="24"/>
          <w:szCs w:val="24"/>
        </w:rPr>
        <w:t>十分接近，但</w:t>
      </w:r>
      <w:r>
        <w:rPr>
          <w:rFonts w:ascii="Times New Roman" w:hAnsi="Times New Roman" w:hint="eastAsia"/>
          <w:sz w:val="24"/>
          <w:szCs w:val="24"/>
        </w:rPr>
        <w:t>EE</w:t>
      </w:r>
      <w:r>
        <w:rPr>
          <w:rFonts w:ascii="Times New Roman" w:hAnsi="Times New Roman" w:hint="eastAsia"/>
          <w:sz w:val="24"/>
          <w:szCs w:val="24"/>
        </w:rPr>
        <w:t>在恢复阶段表现更好。</w:t>
      </w:r>
      <w:r>
        <w:rPr>
          <w:rFonts w:ascii="Times New Roman" w:hAnsi="Times New Roman" w:hint="eastAsia"/>
          <w:sz w:val="24"/>
          <w:szCs w:val="24"/>
        </w:rPr>
        <w:t>UCA</w:t>
      </w:r>
      <w:r>
        <w:rPr>
          <w:rFonts w:ascii="Times New Roman" w:hAnsi="Times New Roman" w:hint="eastAsia"/>
          <w:sz w:val="24"/>
          <w:szCs w:val="24"/>
        </w:rPr>
        <w:t>和</w:t>
      </w:r>
      <w:r>
        <w:rPr>
          <w:rFonts w:ascii="Times New Roman" w:hAnsi="Times New Roman" w:hint="eastAsia"/>
          <w:sz w:val="24"/>
          <w:szCs w:val="24"/>
        </w:rPr>
        <w:t>SAFT</w:t>
      </w:r>
      <w:r>
        <w:rPr>
          <w:rFonts w:ascii="Times New Roman" w:hAnsi="Times New Roman" w:hint="eastAsia"/>
          <w:sz w:val="24"/>
          <w:szCs w:val="24"/>
        </w:rPr>
        <w:t>的</w:t>
      </w:r>
      <w:r w:rsidR="00B11676">
        <w:rPr>
          <w:rFonts w:ascii="Times New Roman" w:hAnsi="Times New Roman" w:hint="eastAsia"/>
          <w:sz w:val="24"/>
          <w:szCs w:val="24"/>
        </w:rPr>
        <w:t>DDR</w:t>
      </w:r>
      <w:r w:rsidR="00B11676">
        <w:rPr>
          <w:rFonts w:ascii="Times New Roman" w:hAnsi="Times New Roman" w:hint="eastAsia"/>
          <w:sz w:val="24"/>
          <w:szCs w:val="24"/>
        </w:rPr>
        <w:t>下降程度也十分接近，并在</w:t>
      </w:r>
      <w:r w:rsidR="00B11676">
        <w:rPr>
          <w:rFonts w:ascii="Times New Roman" w:hAnsi="Times New Roman" w:hint="eastAsia"/>
          <w:sz w:val="24"/>
          <w:szCs w:val="24"/>
        </w:rPr>
        <w:t>4</w:t>
      </w:r>
      <w:r w:rsidR="00B11676">
        <w:rPr>
          <w:rFonts w:ascii="Times New Roman" w:hAnsi="Times New Roman"/>
          <w:sz w:val="24"/>
          <w:szCs w:val="24"/>
        </w:rPr>
        <w:t>00</w:t>
      </w:r>
      <w:r w:rsidR="00B11676">
        <w:rPr>
          <w:rFonts w:ascii="Times New Roman" w:hAnsi="Times New Roman" w:hint="eastAsia"/>
          <w:sz w:val="24"/>
          <w:szCs w:val="24"/>
        </w:rPr>
        <w:t>轮到</w:t>
      </w:r>
      <w:r w:rsidR="00B11676">
        <w:rPr>
          <w:rFonts w:ascii="Times New Roman" w:hAnsi="Times New Roman" w:hint="eastAsia"/>
          <w:sz w:val="24"/>
          <w:szCs w:val="24"/>
        </w:rPr>
        <w:t>4</w:t>
      </w:r>
      <w:r w:rsidR="00B11676">
        <w:rPr>
          <w:rFonts w:ascii="Times New Roman" w:hAnsi="Times New Roman"/>
          <w:sz w:val="24"/>
          <w:szCs w:val="24"/>
        </w:rPr>
        <w:t>50</w:t>
      </w:r>
      <w:r w:rsidR="00B11676">
        <w:rPr>
          <w:rFonts w:ascii="Times New Roman" w:hAnsi="Times New Roman" w:hint="eastAsia"/>
          <w:sz w:val="24"/>
          <w:szCs w:val="24"/>
        </w:rPr>
        <w:t>轮时开始慢慢恢复，</w:t>
      </w:r>
      <w:r w:rsidR="00B11676">
        <w:rPr>
          <w:rFonts w:ascii="Times New Roman" w:hAnsi="Times New Roman" w:hint="eastAsia"/>
          <w:sz w:val="24"/>
          <w:szCs w:val="24"/>
        </w:rPr>
        <w:t>DDR</w:t>
      </w:r>
      <w:r w:rsidR="00B11676">
        <w:rPr>
          <w:rFonts w:ascii="Times New Roman" w:hAnsi="Times New Roman" w:hint="eastAsia"/>
          <w:sz w:val="24"/>
          <w:szCs w:val="24"/>
        </w:rPr>
        <w:t>不再下降。两者不同的是，</w:t>
      </w:r>
      <w:r w:rsidR="00B11676">
        <w:rPr>
          <w:rFonts w:ascii="Times New Roman" w:hAnsi="Times New Roman" w:hint="eastAsia"/>
          <w:sz w:val="24"/>
          <w:szCs w:val="24"/>
        </w:rPr>
        <w:t>SAFT</w:t>
      </w:r>
      <w:r w:rsidR="00B11676">
        <w:rPr>
          <w:rFonts w:ascii="Times New Roman" w:hAnsi="Times New Roman" w:hint="eastAsia"/>
          <w:sz w:val="24"/>
          <w:szCs w:val="24"/>
        </w:rPr>
        <w:t>的恢复速度更快，</w:t>
      </w:r>
      <w:r w:rsidR="00B11676">
        <w:rPr>
          <w:rFonts w:ascii="Times New Roman" w:hAnsi="Times New Roman" w:hint="eastAsia"/>
          <w:sz w:val="24"/>
          <w:szCs w:val="24"/>
        </w:rPr>
        <w:t>DDR</w:t>
      </w:r>
      <w:r w:rsidR="00B11676">
        <w:rPr>
          <w:rFonts w:ascii="Times New Roman" w:hAnsi="Times New Roman" w:hint="eastAsia"/>
          <w:sz w:val="24"/>
          <w:szCs w:val="24"/>
        </w:rPr>
        <w:t>也更高。尽管</w:t>
      </w:r>
      <w:r w:rsidR="00B11676">
        <w:rPr>
          <w:rFonts w:ascii="Times New Roman" w:hAnsi="Times New Roman" w:hint="eastAsia"/>
          <w:sz w:val="24"/>
          <w:szCs w:val="24"/>
        </w:rPr>
        <w:t>2</w:t>
      </w:r>
      <w:r w:rsidR="00B11676">
        <w:rPr>
          <w:rFonts w:ascii="Times New Roman" w:hAnsi="Times New Roman"/>
          <w:sz w:val="24"/>
          <w:szCs w:val="24"/>
        </w:rPr>
        <w:t>0</w:t>
      </w:r>
      <w:r w:rsidR="00B11676">
        <w:rPr>
          <w:rFonts w:ascii="Times New Roman" w:hAnsi="Times New Roman" w:hint="eastAsia"/>
          <w:sz w:val="24"/>
          <w:szCs w:val="24"/>
        </w:rPr>
        <w:t>%</w:t>
      </w:r>
      <w:r w:rsidR="00B11676">
        <w:rPr>
          <w:rFonts w:ascii="Times New Roman" w:hAnsi="Times New Roman" w:hint="eastAsia"/>
          <w:sz w:val="24"/>
          <w:szCs w:val="24"/>
        </w:rPr>
        <w:t>的</w:t>
      </w:r>
      <w:r w:rsidR="00B11676">
        <w:rPr>
          <w:rFonts w:ascii="Times New Roman" w:hAnsi="Times New Roman" w:hint="eastAsia"/>
          <w:sz w:val="24"/>
          <w:szCs w:val="24"/>
        </w:rPr>
        <w:t>CH</w:t>
      </w:r>
      <w:r w:rsidR="00B11676">
        <w:rPr>
          <w:rFonts w:ascii="Times New Roman" w:hAnsi="Times New Roman" w:hint="eastAsia"/>
          <w:sz w:val="24"/>
          <w:szCs w:val="24"/>
        </w:rPr>
        <w:t>失效，但</w:t>
      </w:r>
      <w:r w:rsidR="00B11676">
        <w:rPr>
          <w:rFonts w:ascii="Times New Roman" w:hAnsi="Times New Roman" w:hint="eastAsia"/>
          <w:sz w:val="24"/>
          <w:szCs w:val="24"/>
        </w:rPr>
        <w:t>DDR</w:t>
      </w:r>
      <w:r w:rsidR="00B11676">
        <w:rPr>
          <w:rFonts w:ascii="Times New Roman" w:hAnsi="Times New Roman" w:hint="eastAsia"/>
          <w:sz w:val="24"/>
          <w:szCs w:val="24"/>
        </w:rPr>
        <w:t>趋于平稳后大于</w:t>
      </w:r>
      <w:r w:rsidR="00B11676">
        <w:rPr>
          <w:rFonts w:ascii="Times New Roman" w:hAnsi="Times New Roman" w:hint="eastAsia"/>
          <w:sz w:val="24"/>
          <w:szCs w:val="24"/>
        </w:rPr>
        <w:t>8</w:t>
      </w:r>
      <w:r w:rsidR="00B11676">
        <w:rPr>
          <w:rFonts w:ascii="Times New Roman" w:hAnsi="Times New Roman"/>
          <w:sz w:val="24"/>
          <w:szCs w:val="24"/>
        </w:rPr>
        <w:t>0</w:t>
      </w:r>
      <w:r w:rsidR="00B11676">
        <w:rPr>
          <w:rFonts w:ascii="Times New Roman" w:hAnsi="Times New Roman" w:hint="eastAsia"/>
          <w:sz w:val="24"/>
          <w:szCs w:val="24"/>
        </w:rPr>
        <w:t>%</w:t>
      </w:r>
      <w:r w:rsidR="00B11676">
        <w:rPr>
          <w:rFonts w:ascii="Times New Roman" w:hAnsi="Times New Roman" w:hint="eastAsia"/>
          <w:sz w:val="24"/>
          <w:szCs w:val="24"/>
        </w:rPr>
        <w:t>。</w:t>
      </w:r>
    </w:p>
    <w:p w14:paraId="5C8956E8" w14:textId="2AD47DBE" w:rsidR="00B11676" w:rsidRPr="00570D20" w:rsidRDefault="00B11676" w:rsidP="009E7FD8">
      <w:pPr>
        <w:spacing w:line="400" w:lineRule="exact"/>
        <w:ind w:firstLineChars="200" w:firstLine="480"/>
        <w:rPr>
          <w:rFonts w:ascii="Times New Roman" w:hAnsi="Times New Roman"/>
          <w:sz w:val="24"/>
          <w:szCs w:val="24"/>
        </w:rPr>
      </w:pPr>
      <w:r>
        <w:rPr>
          <w:rFonts w:ascii="Times New Roman" w:hAnsi="Times New Roman" w:hint="eastAsia"/>
          <w:sz w:val="24"/>
          <w:szCs w:val="24"/>
        </w:rPr>
        <w:t>最后，我们选取三个性能最好的路由机制做一步的的仿真实验，接受更加极端恶劣的网络失效——人为设置</w:t>
      </w:r>
      <w:r>
        <w:rPr>
          <w:rFonts w:ascii="Times New Roman" w:hAnsi="Times New Roman" w:hint="eastAsia"/>
          <w:sz w:val="24"/>
          <w:szCs w:val="24"/>
        </w:rPr>
        <w:t>5</w:t>
      </w:r>
      <w:r>
        <w:rPr>
          <w:rFonts w:ascii="Times New Roman" w:hAnsi="Times New Roman"/>
          <w:sz w:val="24"/>
          <w:szCs w:val="24"/>
        </w:rPr>
        <w:t>0</w:t>
      </w:r>
      <w:r>
        <w:rPr>
          <w:rFonts w:ascii="Times New Roman" w:hAnsi="Times New Roman" w:hint="eastAsia"/>
          <w:sz w:val="24"/>
          <w:szCs w:val="24"/>
        </w:rPr>
        <w:t>%</w:t>
      </w:r>
      <w:r>
        <w:rPr>
          <w:rFonts w:ascii="Times New Roman" w:hAnsi="Times New Roman" w:hint="eastAsia"/>
          <w:sz w:val="24"/>
          <w:szCs w:val="24"/>
        </w:rPr>
        <w:t>的</w:t>
      </w:r>
      <w:r>
        <w:rPr>
          <w:rFonts w:ascii="Times New Roman" w:hAnsi="Times New Roman" w:hint="eastAsia"/>
          <w:sz w:val="24"/>
          <w:szCs w:val="24"/>
        </w:rPr>
        <w:t>CH</w:t>
      </w:r>
      <w:r>
        <w:rPr>
          <w:rFonts w:ascii="Times New Roman" w:hAnsi="Times New Roman" w:hint="eastAsia"/>
          <w:sz w:val="24"/>
          <w:szCs w:val="24"/>
        </w:rPr>
        <w:t>失效。</w:t>
      </w:r>
    </w:p>
    <w:p w14:paraId="25F7342E" w14:textId="6BBAC70F" w:rsidR="00570D20" w:rsidRDefault="001A7CDD" w:rsidP="00B11676">
      <w:pPr>
        <w:jc w:val="center"/>
        <w:rPr>
          <w:rFonts w:ascii="Times New Roman" w:hAnsi="Times New Roman"/>
          <w:sz w:val="24"/>
          <w:szCs w:val="24"/>
        </w:rPr>
      </w:pPr>
      <w:r>
        <w:rPr>
          <w:rFonts w:ascii="Times New Roman" w:hAnsi="Times New Roman"/>
          <w:noProof/>
          <w:sz w:val="24"/>
          <w:szCs w:val="24"/>
        </w:rPr>
        <w:drawing>
          <wp:inline distT="0" distB="0" distL="0" distR="0" wp14:anchorId="1EA924E7" wp14:editId="1D56ECF3">
            <wp:extent cx="4859406" cy="288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9406" cy="2880000"/>
                    </a:xfrm>
                    <a:prstGeom prst="rect">
                      <a:avLst/>
                    </a:prstGeom>
                    <a:noFill/>
                  </pic:spPr>
                </pic:pic>
              </a:graphicData>
            </a:graphic>
          </wp:inline>
        </w:drawing>
      </w:r>
    </w:p>
    <w:p w14:paraId="3E2623D6" w14:textId="012EE67F" w:rsidR="00B11676" w:rsidRPr="00B11676" w:rsidRDefault="00B11676" w:rsidP="00724570">
      <w:pPr>
        <w:pStyle w:val="aa"/>
        <w:ind w:left="1200" w:firstLineChars="0" w:firstLine="0"/>
        <w:jc w:val="center"/>
        <w:rPr>
          <w:rFonts w:ascii="Times New Roman" w:hAnsi="Times New Roman"/>
          <w:sz w:val="24"/>
          <w:szCs w:val="24"/>
        </w:rPr>
      </w:pPr>
      <w:r w:rsidRPr="00E26031">
        <w:rPr>
          <w:rFonts w:ascii="Times New Roman" w:eastAsia="楷体" w:hAnsi="Times New Roman"/>
          <w:szCs w:val="21"/>
        </w:rPr>
        <w:lastRenderedPageBreak/>
        <w:t>图</w:t>
      </w:r>
      <w:r w:rsidRPr="00E26031">
        <w:rPr>
          <w:rFonts w:ascii="Times New Roman" w:eastAsia="楷体" w:hAnsi="Times New Roman"/>
          <w:szCs w:val="21"/>
        </w:rPr>
        <w:t>4-</w:t>
      </w:r>
      <w:r w:rsidR="007A5645">
        <w:rPr>
          <w:rFonts w:ascii="Times New Roman" w:eastAsia="楷体" w:hAnsi="Times New Roman"/>
          <w:szCs w:val="21"/>
        </w:rPr>
        <w:t>12</w:t>
      </w:r>
      <w:r w:rsidRPr="00E26031">
        <w:rPr>
          <w:rFonts w:ascii="Times New Roman" w:eastAsia="楷体" w:hAnsi="Times New Roman"/>
          <w:szCs w:val="21"/>
        </w:rPr>
        <w:t xml:space="preserve"> </w:t>
      </w:r>
      <w:r>
        <w:rPr>
          <w:rFonts w:ascii="Times New Roman" w:eastAsia="楷体" w:hAnsi="Times New Roman" w:hint="eastAsia"/>
          <w:szCs w:val="21"/>
        </w:rPr>
        <w:t>更严重的人为故障后不同算法的</w:t>
      </w:r>
      <w:r>
        <w:rPr>
          <w:rFonts w:ascii="Times New Roman" w:eastAsia="楷体" w:hAnsi="Times New Roman" w:hint="eastAsia"/>
          <w:szCs w:val="21"/>
        </w:rPr>
        <w:t>DDR</w:t>
      </w:r>
    </w:p>
    <w:p w14:paraId="5A7E2BD5" w14:textId="312087B7" w:rsidR="00570D20" w:rsidRDefault="007A5645" w:rsidP="00570D20">
      <w:pPr>
        <w:spacing w:line="400" w:lineRule="exact"/>
        <w:ind w:firstLineChars="200" w:firstLine="480"/>
        <w:rPr>
          <w:rFonts w:ascii="Times New Roman" w:hAnsi="Times New Roman"/>
          <w:sz w:val="24"/>
          <w:szCs w:val="24"/>
        </w:rPr>
      </w:pPr>
      <w:r>
        <w:rPr>
          <w:rFonts w:ascii="Times New Roman" w:hAnsi="Times New Roman" w:hint="eastAsia"/>
          <w:sz w:val="24"/>
          <w:szCs w:val="24"/>
        </w:rPr>
        <w:t>在上图中，</w:t>
      </w:r>
      <w:r w:rsidR="00570D20" w:rsidRPr="00570D20">
        <w:rPr>
          <w:rFonts w:ascii="Times New Roman" w:hAnsi="Times New Roman" w:hint="eastAsia"/>
          <w:sz w:val="24"/>
          <w:szCs w:val="24"/>
        </w:rPr>
        <w:t>尽管有一半的</w:t>
      </w:r>
      <w:r w:rsidR="00570D20" w:rsidRPr="00570D20">
        <w:rPr>
          <w:rFonts w:ascii="Times New Roman" w:hAnsi="Times New Roman" w:hint="eastAsia"/>
          <w:sz w:val="24"/>
          <w:szCs w:val="24"/>
        </w:rPr>
        <w:t>CHs</w:t>
      </w:r>
      <w:r w:rsidR="00570D20" w:rsidRPr="00570D20">
        <w:rPr>
          <w:rFonts w:ascii="Times New Roman" w:hAnsi="Times New Roman" w:hint="eastAsia"/>
          <w:sz w:val="24"/>
          <w:szCs w:val="24"/>
        </w:rPr>
        <w:t>失效，</w:t>
      </w:r>
      <w:r w:rsidR="00B11676">
        <w:rPr>
          <w:rFonts w:ascii="Times New Roman" w:hAnsi="Times New Roman" w:hint="eastAsia"/>
          <w:sz w:val="24"/>
          <w:szCs w:val="24"/>
        </w:rPr>
        <w:t>SAFT</w:t>
      </w:r>
      <w:r w:rsidR="00B11676">
        <w:rPr>
          <w:rFonts w:ascii="Times New Roman" w:hAnsi="Times New Roman" w:hint="eastAsia"/>
          <w:sz w:val="24"/>
          <w:szCs w:val="24"/>
        </w:rPr>
        <w:t>的</w:t>
      </w:r>
      <w:r w:rsidR="00B11676">
        <w:rPr>
          <w:rFonts w:ascii="Times New Roman" w:hAnsi="Times New Roman" w:hint="eastAsia"/>
          <w:sz w:val="24"/>
          <w:szCs w:val="24"/>
        </w:rPr>
        <w:t>DDR</w:t>
      </w:r>
      <w:r w:rsidR="00B11676">
        <w:rPr>
          <w:rFonts w:ascii="Times New Roman" w:hAnsi="Times New Roman" w:hint="eastAsia"/>
          <w:sz w:val="24"/>
          <w:szCs w:val="24"/>
        </w:rPr>
        <w:t>仍能</w:t>
      </w:r>
      <w:r w:rsidR="00570D20" w:rsidRPr="00570D20">
        <w:rPr>
          <w:rFonts w:ascii="Times New Roman" w:hAnsi="Times New Roman" w:hint="eastAsia"/>
          <w:sz w:val="24"/>
          <w:szCs w:val="24"/>
        </w:rPr>
        <w:t>大于</w:t>
      </w:r>
      <w:r w:rsidR="00570D20" w:rsidRPr="00570D20">
        <w:rPr>
          <w:rFonts w:ascii="Times New Roman" w:hAnsi="Times New Roman" w:hint="eastAsia"/>
          <w:sz w:val="24"/>
          <w:szCs w:val="24"/>
        </w:rPr>
        <w:t>0.5</w:t>
      </w:r>
      <w:r w:rsidR="00570D20" w:rsidRPr="00570D20">
        <w:rPr>
          <w:rFonts w:ascii="Times New Roman" w:hAnsi="Times New Roman" w:hint="eastAsia"/>
          <w:sz w:val="24"/>
          <w:szCs w:val="24"/>
        </w:rPr>
        <w:t>。</w:t>
      </w:r>
      <w:r w:rsidR="00B11676">
        <w:rPr>
          <w:rFonts w:ascii="Times New Roman" w:hAnsi="Times New Roman" w:hint="eastAsia"/>
          <w:sz w:val="24"/>
          <w:szCs w:val="24"/>
        </w:rPr>
        <w:t>但</w:t>
      </w:r>
      <w:r w:rsidR="00570D20" w:rsidRPr="00570D20">
        <w:rPr>
          <w:rFonts w:ascii="Times New Roman" w:hAnsi="Times New Roman" w:hint="eastAsia"/>
          <w:sz w:val="24"/>
          <w:szCs w:val="24"/>
        </w:rPr>
        <w:t>EE</w:t>
      </w:r>
      <w:r w:rsidR="00570D20" w:rsidRPr="00570D20">
        <w:rPr>
          <w:rFonts w:ascii="Times New Roman" w:hAnsi="Times New Roman" w:hint="eastAsia"/>
          <w:sz w:val="24"/>
          <w:szCs w:val="24"/>
        </w:rPr>
        <w:t>和</w:t>
      </w:r>
      <w:r w:rsidR="00570D20" w:rsidRPr="00570D20">
        <w:rPr>
          <w:rFonts w:ascii="Times New Roman" w:hAnsi="Times New Roman" w:hint="eastAsia"/>
          <w:sz w:val="24"/>
          <w:szCs w:val="24"/>
        </w:rPr>
        <w:t>SAFT</w:t>
      </w:r>
      <w:r w:rsidR="00570D20" w:rsidRPr="00570D20">
        <w:rPr>
          <w:rFonts w:ascii="Times New Roman" w:hAnsi="Times New Roman" w:hint="eastAsia"/>
          <w:sz w:val="24"/>
          <w:szCs w:val="24"/>
        </w:rPr>
        <w:t>之间的差距随着网络状况的恶化而扩大。</w:t>
      </w:r>
      <w:r w:rsidR="00B11676">
        <w:rPr>
          <w:rFonts w:ascii="Times New Roman" w:hAnsi="Times New Roman" w:hint="eastAsia"/>
          <w:sz w:val="24"/>
          <w:szCs w:val="24"/>
        </w:rPr>
        <w:t>说明</w:t>
      </w:r>
      <w:r w:rsidR="00B11676">
        <w:rPr>
          <w:rFonts w:ascii="Times New Roman" w:hAnsi="Times New Roman" w:hint="eastAsia"/>
          <w:sz w:val="24"/>
          <w:szCs w:val="24"/>
        </w:rPr>
        <w:t>SAFT</w:t>
      </w:r>
      <w:r w:rsidR="00B11676">
        <w:rPr>
          <w:rFonts w:ascii="Times New Roman" w:hAnsi="Times New Roman" w:hint="eastAsia"/>
          <w:sz w:val="24"/>
          <w:szCs w:val="24"/>
        </w:rPr>
        <w:t>的</w:t>
      </w:r>
      <w:r w:rsidR="00570D20" w:rsidRPr="00570D20">
        <w:rPr>
          <w:rFonts w:ascii="Times New Roman" w:hAnsi="Times New Roman" w:hint="eastAsia"/>
          <w:sz w:val="24"/>
          <w:szCs w:val="24"/>
        </w:rPr>
        <w:t>自适应和容错机制确实有效。</w:t>
      </w:r>
    </w:p>
    <w:p w14:paraId="5550F15C" w14:textId="77777777" w:rsidR="00823ADB" w:rsidRPr="00E26031" w:rsidRDefault="005C6C49" w:rsidP="005C6C49">
      <w:pPr>
        <w:pStyle w:val="3"/>
        <w:rPr>
          <w:rFonts w:ascii="Times New Roman" w:eastAsia="黑体" w:hAnsi="Times New Roman" w:cs="Times New Roman"/>
          <w:b w:val="0"/>
          <w:sz w:val="24"/>
          <w:szCs w:val="24"/>
        </w:rPr>
      </w:pPr>
      <w:bookmarkStart w:id="91" w:name="_Toc881694"/>
      <w:r w:rsidRPr="00E26031">
        <w:rPr>
          <w:rFonts w:ascii="Times New Roman" w:eastAsia="黑体" w:hAnsi="Times New Roman" w:cs="Times New Roman"/>
          <w:b w:val="0"/>
          <w:sz w:val="24"/>
          <w:szCs w:val="24"/>
        </w:rPr>
        <w:t xml:space="preserve">4.3.3 </w:t>
      </w:r>
      <w:r w:rsidRPr="00E26031">
        <w:rPr>
          <w:rFonts w:ascii="Times New Roman" w:eastAsia="黑体" w:hAnsi="Times New Roman" w:cs="Times New Roman"/>
          <w:b w:val="0"/>
          <w:sz w:val="24"/>
          <w:szCs w:val="24"/>
        </w:rPr>
        <w:t>实验结论</w:t>
      </w:r>
      <w:bookmarkEnd w:id="91"/>
    </w:p>
    <w:p w14:paraId="600B0142" w14:textId="6FC6BCC7" w:rsidR="00644AE6" w:rsidRDefault="00644AE6" w:rsidP="00C37EF5">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SAFT</w:t>
      </w:r>
      <w:r>
        <w:rPr>
          <w:rFonts w:ascii="Times New Roman" w:hAnsi="Times New Roman" w:cs="Times New Roman" w:hint="eastAsia"/>
          <w:sz w:val="24"/>
          <w:szCs w:val="24"/>
        </w:rPr>
        <w:t>通过构建</w:t>
      </w:r>
      <w:r w:rsidR="00C9214D">
        <w:rPr>
          <w:rFonts w:ascii="Times New Roman" w:hAnsi="Times New Roman" w:cs="Times New Roman" w:hint="eastAsia"/>
          <w:sz w:val="24"/>
          <w:szCs w:val="24"/>
        </w:rPr>
        <w:t>数学模型来衡量网络性能，</w:t>
      </w:r>
      <w:r w:rsidR="005A45B3">
        <w:rPr>
          <w:rFonts w:ascii="Times New Roman" w:hAnsi="Times New Roman" w:cs="Times New Roman" w:hint="eastAsia"/>
          <w:sz w:val="24"/>
          <w:szCs w:val="24"/>
        </w:rPr>
        <w:t>引入</w:t>
      </w:r>
      <w:r w:rsidR="005A45B3">
        <w:rPr>
          <w:rFonts w:ascii="Times New Roman" w:hAnsi="Times New Roman" w:cs="Times New Roman" w:hint="eastAsia"/>
          <w:sz w:val="24"/>
          <w:szCs w:val="24"/>
        </w:rPr>
        <w:t>PSO</w:t>
      </w:r>
      <w:r w:rsidR="005A45B3">
        <w:rPr>
          <w:rFonts w:ascii="Times New Roman" w:hAnsi="Times New Roman" w:cs="Times New Roman" w:hint="eastAsia"/>
          <w:sz w:val="24"/>
          <w:szCs w:val="24"/>
        </w:rPr>
        <w:t>算法</w:t>
      </w:r>
      <w:r w:rsidR="00C9214D">
        <w:rPr>
          <w:rFonts w:ascii="Times New Roman" w:hAnsi="Times New Roman" w:cs="Times New Roman" w:hint="eastAsia"/>
          <w:sz w:val="24"/>
          <w:szCs w:val="24"/>
        </w:rPr>
        <w:t>量化路由选择优劣，</w:t>
      </w:r>
      <w:r w:rsidR="005A45B3">
        <w:rPr>
          <w:rFonts w:ascii="Times New Roman" w:hAnsi="Times New Roman" w:cs="Times New Roman" w:hint="eastAsia"/>
          <w:sz w:val="24"/>
          <w:szCs w:val="24"/>
        </w:rPr>
        <w:t>根据簇间和簇内的不同特点设计不同的适应度函数；并且簇头节点可以自适应地计算和调整通信半径，避免出现部分节点过热情况；路由容错机制快速且高效，提高节点的利用率。仿真实验表明该路由机制能够有效地提高网络的稳定性，延长网络生命周期，并大大降低个别节点失效对网络的影响。</w:t>
      </w:r>
    </w:p>
    <w:p w14:paraId="780B2E01" w14:textId="77777777" w:rsidR="00370592" w:rsidRPr="00E26031" w:rsidRDefault="00370592" w:rsidP="00370592">
      <w:pPr>
        <w:pStyle w:val="2"/>
        <w:rPr>
          <w:rFonts w:ascii="Times New Roman" w:eastAsia="黑体" w:hAnsi="Times New Roman" w:cs="Times New Roman"/>
          <w:b w:val="0"/>
          <w:sz w:val="28"/>
          <w:szCs w:val="28"/>
        </w:rPr>
      </w:pPr>
      <w:bookmarkStart w:id="92" w:name="_Toc881695"/>
      <w:r w:rsidRPr="00E26031">
        <w:rPr>
          <w:rFonts w:ascii="Times New Roman" w:eastAsia="黑体" w:hAnsi="Times New Roman" w:cs="Times New Roman"/>
          <w:b w:val="0"/>
          <w:sz w:val="28"/>
          <w:szCs w:val="28"/>
        </w:rPr>
        <w:t xml:space="preserve">4.4 </w:t>
      </w:r>
      <w:r w:rsidRPr="00E26031">
        <w:rPr>
          <w:rFonts w:ascii="Times New Roman" w:eastAsia="黑体" w:hAnsi="Times New Roman" w:cs="Times New Roman"/>
          <w:b w:val="0"/>
          <w:sz w:val="28"/>
          <w:szCs w:val="28"/>
        </w:rPr>
        <w:t>本章小结</w:t>
      </w:r>
      <w:bookmarkEnd w:id="92"/>
    </w:p>
    <w:p w14:paraId="13D9DF91" w14:textId="77777777" w:rsidR="007721C9" w:rsidRDefault="007721C9" w:rsidP="007721C9">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本章提出了一种基于边缘计算的、无线网络场景下的路由机制</w:t>
      </w:r>
      <w:r>
        <w:rPr>
          <w:rFonts w:ascii="Times New Roman" w:hAnsi="Times New Roman" w:cs="Times New Roman" w:hint="eastAsia"/>
          <w:sz w:val="24"/>
          <w:szCs w:val="24"/>
        </w:rPr>
        <w:t>SAFT</w:t>
      </w:r>
      <w:r w:rsidRPr="00D158B4">
        <w:rPr>
          <w:rFonts w:ascii="Times New Roman" w:hAnsi="Times New Roman" w:cs="Times New Roman" w:hint="eastAsia"/>
          <w:sz w:val="24"/>
          <w:szCs w:val="24"/>
        </w:rPr>
        <w:t>（</w:t>
      </w:r>
      <w:r w:rsidRPr="00C32509">
        <w:rPr>
          <w:rFonts w:ascii="Times New Roman" w:hAnsi="Times New Roman" w:cs="Times New Roman"/>
          <w:sz w:val="24"/>
          <w:szCs w:val="24"/>
        </w:rPr>
        <w:t>Self-adaption and Fault-tolerance</w:t>
      </w:r>
      <w:r>
        <w:rPr>
          <w:rFonts w:ascii="Times New Roman" w:hAnsi="Times New Roman" w:cs="Times New Roman" w:hint="eastAsia"/>
          <w:sz w:val="24"/>
          <w:szCs w:val="24"/>
        </w:rPr>
        <w:t>）。</w:t>
      </w:r>
    </w:p>
    <w:p w14:paraId="0754B7E1" w14:textId="3C33AFA1" w:rsidR="00370592" w:rsidRPr="00E26031" w:rsidRDefault="007721C9" w:rsidP="00724570">
      <w:pPr>
        <w:pStyle w:val="aa"/>
        <w:spacing w:line="400" w:lineRule="exact"/>
        <w:ind w:firstLine="480"/>
        <w:rPr>
          <w:rFonts w:ascii="Times New Roman" w:hAnsi="Times New Roman"/>
          <w:sz w:val="24"/>
          <w:szCs w:val="24"/>
        </w:rPr>
      </w:pPr>
      <w:r>
        <w:rPr>
          <w:rFonts w:ascii="Times New Roman" w:hAnsi="Times New Roman" w:hint="eastAsia"/>
          <w:sz w:val="24"/>
          <w:szCs w:val="24"/>
        </w:rPr>
        <w:t>在提出的</w:t>
      </w:r>
      <w:r>
        <w:rPr>
          <w:rFonts w:ascii="Times New Roman" w:hAnsi="Times New Roman" w:hint="eastAsia"/>
          <w:sz w:val="24"/>
          <w:szCs w:val="24"/>
        </w:rPr>
        <w:t>SAFT</w:t>
      </w:r>
      <w:r>
        <w:rPr>
          <w:rFonts w:ascii="Times New Roman" w:hAnsi="Times New Roman" w:hint="eastAsia"/>
          <w:sz w:val="24"/>
          <w:szCs w:val="24"/>
        </w:rPr>
        <w:t>路由机制中，主要关注基于微电网架构的异构无线传感器网络。</w:t>
      </w:r>
      <w:r>
        <w:rPr>
          <w:rFonts w:ascii="Times New Roman" w:hAnsi="Times New Roman" w:hint="eastAsia"/>
          <w:sz w:val="24"/>
          <w:szCs w:val="24"/>
        </w:rPr>
        <w:t>SAFT</w:t>
      </w:r>
      <w:r>
        <w:rPr>
          <w:rFonts w:ascii="Times New Roman" w:hAnsi="Times New Roman" w:hint="eastAsia"/>
          <w:sz w:val="24"/>
          <w:szCs w:val="24"/>
        </w:rPr>
        <w:t>的工作主要有一些几个方面：</w:t>
      </w:r>
      <w:r>
        <w:rPr>
          <w:rFonts w:ascii="Times New Roman" w:hAnsi="Times New Roman" w:hint="eastAsia"/>
          <w:sz w:val="24"/>
          <w:szCs w:val="24"/>
        </w:rPr>
        <w:t>1</w:t>
      </w:r>
      <w:r>
        <w:rPr>
          <w:rFonts w:ascii="Times New Roman" w:hAnsi="Times New Roman" w:hint="eastAsia"/>
          <w:sz w:val="24"/>
          <w:szCs w:val="24"/>
        </w:rPr>
        <w:t>）构建节点和网络的能量模型</w:t>
      </w:r>
      <w:r w:rsidR="004F32CA">
        <w:rPr>
          <w:rFonts w:ascii="Times New Roman" w:hAnsi="Times New Roman" w:hint="eastAsia"/>
          <w:sz w:val="24"/>
          <w:szCs w:val="24"/>
        </w:rPr>
        <w:t>和</w:t>
      </w:r>
      <w:r>
        <w:rPr>
          <w:rFonts w:ascii="Times New Roman" w:hAnsi="Times New Roman" w:hint="eastAsia"/>
          <w:sz w:val="24"/>
          <w:szCs w:val="24"/>
        </w:rPr>
        <w:t>生命周期模型，量化节点和网络的性能；</w:t>
      </w:r>
      <w:r>
        <w:rPr>
          <w:rFonts w:ascii="Times New Roman" w:hAnsi="Times New Roman" w:hint="eastAsia"/>
          <w:sz w:val="24"/>
          <w:szCs w:val="24"/>
        </w:rPr>
        <w:t>2</w:t>
      </w:r>
      <w:r>
        <w:rPr>
          <w:rFonts w:ascii="Times New Roman" w:hAnsi="Times New Roman" w:hint="eastAsia"/>
          <w:sz w:val="24"/>
          <w:szCs w:val="24"/>
        </w:rPr>
        <w:t>）引入改进的粒子群算法</w:t>
      </w:r>
      <w:r w:rsidR="004F32CA">
        <w:rPr>
          <w:rFonts w:ascii="Times New Roman" w:hAnsi="Times New Roman" w:hint="eastAsia"/>
          <w:sz w:val="24"/>
          <w:szCs w:val="24"/>
        </w:rPr>
        <w:t>，用于节点寻找路由最优解</w: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）对于簇间</w:t>
      </w:r>
      <w:r w:rsidR="004F32CA">
        <w:rPr>
          <w:rFonts w:ascii="Times New Roman" w:hAnsi="Times New Roman" w:hint="eastAsia"/>
          <w:sz w:val="24"/>
          <w:szCs w:val="24"/>
        </w:rPr>
        <w:t>通信，设计</w:t>
      </w:r>
      <w:r w:rsidR="00D0059D">
        <w:rPr>
          <w:rFonts w:ascii="Times New Roman" w:hAnsi="Times New Roman" w:hint="eastAsia"/>
          <w:sz w:val="24"/>
          <w:szCs w:val="24"/>
        </w:rPr>
        <w:t>簇间路由的适应度函数</w:t>
      </w:r>
      <m:oMath>
        <m:sSub>
          <m:sSubPr>
            <m:ctrlPr>
              <w:rPr>
                <w:rFonts w:ascii="Cambria Math" w:hAnsi="Cambria Math"/>
                <w:sz w:val="24"/>
                <w:szCs w:val="24"/>
              </w:rPr>
            </m:ctrlPr>
          </m:sSubPr>
          <m:e>
            <m:r>
              <w:rPr>
                <w:rFonts w:ascii="Cambria Math" w:hAnsi="Cambria Math"/>
                <w:sz w:val="24"/>
                <w:szCs w:val="24"/>
              </w:rPr>
              <m:t>Fitness</m:t>
            </m:r>
          </m:e>
          <m:sub>
            <m:r>
              <w:rPr>
                <w:rFonts w:ascii="Cambria Math" w:hAnsi="Cambria Math"/>
                <w:sz w:val="24"/>
                <w:szCs w:val="24"/>
              </w:rPr>
              <m:t>x</m:t>
            </m:r>
          </m:sub>
        </m:sSub>
      </m:oMath>
      <w:r w:rsidR="00680DA9">
        <w:rPr>
          <w:rFonts w:ascii="Times New Roman" w:hAnsi="Times New Roman" w:hint="eastAsia"/>
          <w:sz w:val="24"/>
          <w:szCs w:val="24"/>
        </w:rPr>
        <w:t>和</w:t>
      </w:r>
      <w:r w:rsidR="00724570">
        <w:rPr>
          <w:rFonts w:ascii="Times New Roman" w:hAnsi="Times New Roman" w:hint="eastAsia"/>
          <w:sz w:val="24"/>
          <w:szCs w:val="24"/>
        </w:rPr>
        <w:t>路径求解方法</w:t>
      </w:r>
      <w:r w:rsidR="00680DA9">
        <w:rPr>
          <w:rFonts w:ascii="Times New Roman" w:hAnsi="Times New Roman" w:hint="eastAsia"/>
          <w:sz w:val="24"/>
          <w:szCs w:val="24"/>
        </w:rPr>
        <w:t>，均衡</w:t>
      </w:r>
      <w:r w:rsidR="00680DA9">
        <w:rPr>
          <w:rFonts w:ascii="Times New Roman" w:hAnsi="Times New Roman" w:hint="eastAsia"/>
          <w:sz w:val="24"/>
          <w:szCs w:val="24"/>
        </w:rPr>
        <w:t>CH</w:t>
      </w:r>
      <w:r w:rsidR="00680DA9">
        <w:rPr>
          <w:rFonts w:ascii="Times New Roman" w:hAnsi="Times New Roman" w:hint="eastAsia"/>
          <w:sz w:val="24"/>
          <w:szCs w:val="24"/>
        </w:rPr>
        <w:t>之间的负载</w:t>
      </w:r>
      <w:r w:rsidR="00724570">
        <w:rPr>
          <w:rFonts w:ascii="Times New Roman" w:hAnsi="Times New Roman" w:hint="eastAsia"/>
          <w:sz w:val="24"/>
          <w:szCs w:val="24"/>
        </w:rPr>
        <w:t>，延长网络寿命</w:t>
      </w:r>
      <w:r w:rsidR="00680DA9">
        <w:rPr>
          <w:rFonts w:ascii="Times New Roman" w:hAnsi="Times New Roman" w:hint="eastAsia"/>
          <w:sz w:val="24"/>
          <w:szCs w:val="24"/>
        </w:rPr>
        <w:t>；</w:t>
      </w:r>
      <w:r w:rsidR="00680DA9">
        <w:rPr>
          <w:rFonts w:ascii="Times New Roman" w:hAnsi="Times New Roman"/>
          <w:sz w:val="24"/>
          <w:szCs w:val="24"/>
        </w:rPr>
        <w:t>4</w:t>
      </w:r>
      <w:r w:rsidR="00680DA9">
        <w:rPr>
          <w:rFonts w:ascii="Times New Roman" w:hAnsi="Times New Roman" w:hint="eastAsia"/>
          <w:sz w:val="24"/>
          <w:szCs w:val="24"/>
        </w:rPr>
        <w:t>）对于簇内通信，设计动态的聚簇方法，</w:t>
      </w:r>
      <w:r w:rsidR="00680DA9">
        <w:rPr>
          <w:rFonts w:ascii="Times New Roman" w:hAnsi="Times New Roman" w:hint="eastAsia"/>
          <w:sz w:val="24"/>
          <w:szCs w:val="24"/>
        </w:rPr>
        <w:t>CH</w:t>
      </w:r>
      <w:r w:rsidR="00680DA9">
        <w:rPr>
          <w:rFonts w:ascii="Times New Roman" w:hAnsi="Times New Roman" w:hint="eastAsia"/>
          <w:sz w:val="24"/>
          <w:szCs w:val="24"/>
        </w:rPr>
        <w:t>的实际通信范围由节点自身状态和网络整体状态共同决定，</w:t>
      </w:r>
      <w:r w:rsidR="00724570">
        <w:rPr>
          <w:rFonts w:ascii="Times New Roman" w:hAnsi="Times New Roman" w:hint="eastAsia"/>
          <w:sz w:val="24"/>
          <w:szCs w:val="24"/>
        </w:rPr>
        <w:t>簇内路由的适应度函数</w:t>
      </w:r>
      <m:oMath>
        <m:sSub>
          <m:sSubPr>
            <m:ctrlPr>
              <w:rPr>
                <w:rFonts w:ascii="Cambria Math" w:hAnsi="Cambria Math"/>
                <w:sz w:val="24"/>
                <w:szCs w:val="24"/>
              </w:rPr>
            </m:ctrlPr>
          </m:sSubPr>
          <m:e>
            <m:r>
              <w:rPr>
                <w:rFonts w:ascii="Cambria Math" w:hAnsi="Cambria Math"/>
                <w:sz w:val="24"/>
                <w:szCs w:val="24"/>
              </w:rPr>
              <m:t>Fitness</m:t>
            </m:r>
          </m:e>
          <m:sub>
            <m:r>
              <w:rPr>
                <w:rFonts w:ascii="Cambria Math" w:hAnsi="Cambria Math" w:hint="eastAsia"/>
                <w:sz w:val="24"/>
                <w:szCs w:val="24"/>
              </w:rPr>
              <m:t>y</m:t>
            </m:r>
          </m:sub>
        </m:sSub>
      </m:oMath>
      <w:r w:rsidR="00680DA9">
        <w:rPr>
          <w:rFonts w:ascii="Times New Roman" w:hAnsi="Times New Roman" w:hint="eastAsia"/>
          <w:sz w:val="24"/>
          <w:szCs w:val="24"/>
        </w:rPr>
        <w:t>综合考虑</w:t>
      </w:r>
      <w:r w:rsidR="00680DA9">
        <w:rPr>
          <w:rFonts w:ascii="Times New Roman" w:hAnsi="Times New Roman" w:hint="eastAsia"/>
          <w:sz w:val="24"/>
          <w:szCs w:val="24"/>
        </w:rPr>
        <w:t>CH</w:t>
      </w:r>
      <w:r w:rsidR="00680DA9">
        <w:rPr>
          <w:rFonts w:ascii="Times New Roman" w:hAnsi="Times New Roman" w:hint="eastAsia"/>
          <w:sz w:val="24"/>
          <w:szCs w:val="24"/>
        </w:rPr>
        <w:t>能量和通信距离</w:t>
      </w:r>
      <w:r w:rsidR="00724570">
        <w:rPr>
          <w:rFonts w:ascii="Times New Roman" w:hAnsi="Times New Roman" w:hint="eastAsia"/>
          <w:sz w:val="24"/>
          <w:szCs w:val="24"/>
        </w:rPr>
        <w:t>等因素；</w:t>
      </w:r>
      <w:r w:rsidR="00724570">
        <w:rPr>
          <w:rFonts w:ascii="Times New Roman" w:hAnsi="Times New Roman" w:hint="eastAsia"/>
          <w:sz w:val="24"/>
          <w:szCs w:val="24"/>
        </w:rPr>
        <w:t>5</w:t>
      </w:r>
      <w:r w:rsidR="00724570">
        <w:rPr>
          <w:rFonts w:ascii="Times New Roman" w:hAnsi="Times New Roman" w:hint="eastAsia"/>
          <w:sz w:val="24"/>
          <w:szCs w:val="24"/>
        </w:rPr>
        <w:t>）路由容错机制：对网络中可能出现的节点失效情况进行分析，给出相应路由恢复方法，并分析恢复的算法复杂度。最后，仿真实验结果表明，</w:t>
      </w:r>
      <w:r w:rsidR="00724570">
        <w:rPr>
          <w:rFonts w:ascii="Times New Roman" w:hAnsi="Times New Roman" w:hint="eastAsia"/>
          <w:sz w:val="24"/>
          <w:szCs w:val="24"/>
        </w:rPr>
        <w:t>SAFT</w:t>
      </w:r>
      <w:r w:rsidR="00724570">
        <w:rPr>
          <w:rFonts w:ascii="Times New Roman" w:hAnsi="Times New Roman" w:hint="eastAsia"/>
          <w:sz w:val="24"/>
          <w:szCs w:val="24"/>
        </w:rPr>
        <w:t>路由机制能够有效延长节点和网络生命周期，提高数据正确传输率，增强网络的稳定性，</w:t>
      </w:r>
      <w:r w:rsidR="0072748D" w:rsidRPr="00E26031">
        <w:rPr>
          <w:rFonts w:ascii="Times New Roman" w:eastAsiaTheme="minorEastAsia" w:hAnsi="Times New Roman"/>
          <w:sz w:val="24"/>
          <w:szCs w:val="24"/>
          <w:shd w:val="clear" w:color="auto" w:fill="FFFFFF"/>
        </w:rPr>
        <w:t>证明</w:t>
      </w:r>
      <w:r w:rsidR="00724570">
        <w:rPr>
          <w:rFonts w:ascii="Times New Roman" w:eastAsiaTheme="minorEastAsia" w:hAnsi="Times New Roman" w:hint="eastAsia"/>
          <w:sz w:val="24"/>
          <w:szCs w:val="24"/>
          <w:shd w:val="clear" w:color="auto" w:fill="FFFFFF"/>
        </w:rPr>
        <w:t>基于边缘计算、提高节点的自适应性和容错性的思想具有</w:t>
      </w:r>
      <w:r w:rsidR="0072748D" w:rsidRPr="00E26031">
        <w:rPr>
          <w:rFonts w:ascii="Times New Roman" w:eastAsiaTheme="minorEastAsia" w:hAnsi="Times New Roman"/>
          <w:sz w:val="24"/>
          <w:szCs w:val="24"/>
          <w:shd w:val="clear" w:color="auto" w:fill="FFFFFF"/>
        </w:rPr>
        <w:t>一定的研究价值。</w:t>
      </w:r>
    </w:p>
    <w:p w14:paraId="7FDAD05A" w14:textId="77777777" w:rsidR="00D4767E" w:rsidRPr="00E26031" w:rsidRDefault="00D4767E" w:rsidP="00C0329F">
      <w:pPr>
        <w:pStyle w:val="1"/>
        <w:numPr>
          <w:ilvl w:val="0"/>
          <w:numId w:val="16"/>
        </w:numPr>
        <w:ind w:left="1123" w:hanging="1123"/>
        <w:jc w:val="center"/>
        <w:rPr>
          <w:rFonts w:ascii="Times New Roman" w:eastAsia="黑体" w:hAnsi="Times New Roman" w:cs="Times New Roman"/>
          <w:b w:val="0"/>
          <w:sz w:val="32"/>
          <w:szCs w:val="32"/>
        </w:rPr>
        <w:sectPr w:rsidR="00D4767E" w:rsidRPr="00E26031" w:rsidSect="00EF5C02">
          <w:headerReference w:type="default" r:id="rId62"/>
          <w:headerReference w:type="first" r:id="rId63"/>
          <w:type w:val="continuous"/>
          <w:pgSz w:w="11906" w:h="16838"/>
          <w:pgMar w:top="1440" w:right="1800" w:bottom="1440" w:left="1800" w:header="851" w:footer="992" w:gutter="0"/>
          <w:cols w:space="425"/>
          <w:docGrid w:type="lines" w:linePitch="312"/>
        </w:sectPr>
      </w:pPr>
    </w:p>
    <w:p w14:paraId="4FA8003F" w14:textId="77777777" w:rsidR="00114F8E" w:rsidRPr="00E26031" w:rsidRDefault="00114F8E" w:rsidP="00C0329F">
      <w:pPr>
        <w:pStyle w:val="1"/>
        <w:numPr>
          <w:ilvl w:val="0"/>
          <w:numId w:val="16"/>
        </w:numPr>
        <w:ind w:left="1123" w:hanging="1123"/>
        <w:jc w:val="center"/>
        <w:rPr>
          <w:rFonts w:ascii="Times New Roman" w:eastAsia="黑体" w:hAnsi="Times New Roman" w:cs="Times New Roman"/>
          <w:b w:val="0"/>
          <w:sz w:val="32"/>
          <w:szCs w:val="32"/>
        </w:rPr>
        <w:sectPr w:rsidR="00114F8E" w:rsidRPr="00E26031" w:rsidSect="00EF5C02">
          <w:headerReference w:type="first" r:id="rId64"/>
          <w:type w:val="continuous"/>
          <w:pgSz w:w="11906" w:h="16838"/>
          <w:pgMar w:top="1440" w:right="1800" w:bottom="1440" w:left="1800" w:header="851" w:footer="992" w:gutter="0"/>
          <w:cols w:space="425"/>
          <w:docGrid w:type="lines" w:linePitch="312"/>
        </w:sectPr>
      </w:pPr>
    </w:p>
    <w:p w14:paraId="581EE337" w14:textId="7B1E51FE" w:rsidR="000B1C72" w:rsidRPr="00E26031" w:rsidRDefault="000B1C72" w:rsidP="00CD2E3D">
      <w:pPr>
        <w:pStyle w:val="1"/>
        <w:numPr>
          <w:ilvl w:val="0"/>
          <w:numId w:val="1"/>
        </w:numPr>
        <w:ind w:left="1123" w:hanging="1123"/>
        <w:jc w:val="center"/>
        <w:rPr>
          <w:rFonts w:ascii="Times New Roman" w:eastAsia="黑体" w:hAnsi="Times New Roman" w:cs="Times New Roman"/>
          <w:b w:val="0"/>
          <w:sz w:val="32"/>
          <w:szCs w:val="32"/>
        </w:rPr>
      </w:pPr>
      <w:bookmarkStart w:id="93" w:name="_Toc881696"/>
      <w:bookmarkStart w:id="94" w:name="_GoBack"/>
      <w:bookmarkEnd w:id="94"/>
      <w:r w:rsidRPr="00E26031">
        <w:rPr>
          <w:rFonts w:ascii="Times New Roman" w:eastAsia="黑体" w:hAnsi="Times New Roman" w:cs="Times New Roman"/>
          <w:b w:val="0"/>
          <w:sz w:val="32"/>
          <w:szCs w:val="32"/>
        </w:rPr>
        <w:lastRenderedPageBreak/>
        <w:t>总结与展望</w:t>
      </w:r>
      <w:bookmarkEnd w:id="93"/>
    </w:p>
    <w:p w14:paraId="33FFA2D4" w14:textId="77777777" w:rsidR="00D271FD" w:rsidRPr="00E26031" w:rsidRDefault="00D271FD" w:rsidP="00FD3CDB">
      <w:pPr>
        <w:pStyle w:val="2"/>
        <w:rPr>
          <w:rFonts w:ascii="Times New Roman" w:eastAsia="黑体" w:hAnsi="Times New Roman" w:cs="Times New Roman"/>
          <w:b w:val="0"/>
          <w:sz w:val="28"/>
          <w:szCs w:val="28"/>
        </w:rPr>
      </w:pPr>
      <w:bookmarkStart w:id="95" w:name="_Toc471153940"/>
      <w:r w:rsidRPr="00E26031">
        <w:rPr>
          <w:rFonts w:ascii="Times New Roman" w:eastAsiaTheme="minorEastAsia" w:hAnsi="Times New Roman" w:cs="Times New Roman"/>
          <w:b w:val="0"/>
          <w:sz w:val="24"/>
          <w:szCs w:val="24"/>
        </w:rPr>
        <w:t xml:space="preserve"> </w:t>
      </w:r>
      <w:bookmarkStart w:id="96" w:name="_Toc881697"/>
      <w:r w:rsidR="00FD3CDB" w:rsidRPr="00E26031">
        <w:rPr>
          <w:rFonts w:ascii="Times New Roman" w:eastAsia="黑体" w:hAnsi="Times New Roman" w:cs="Times New Roman"/>
          <w:b w:val="0"/>
          <w:sz w:val="28"/>
          <w:szCs w:val="28"/>
        </w:rPr>
        <w:t>5.1</w:t>
      </w:r>
      <w:r w:rsidRPr="00E26031">
        <w:rPr>
          <w:rFonts w:ascii="Times New Roman" w:eastAsia="黑体" w:hAnsi="Times New Roman" w:cs="Times New Roman"/>
          <w:b w:val="0"/>
          <w:sz w:val="28"/>
          <w:szCs w:val="28"/>
        </w:rPr>
        <w:t>论文工作总结</w:t>
      </w:r>
      <w:bookmarkEnd w:id="95"/>
      <w:bookmarkEnd w:id="96"/>
    </w:p>
    <w:p w14:paraId="26579130" w14:textId="30B547CA" w:rsidR="00531842" w:rsidRDefault="00531842" w:rsidP="002445EB">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配用电通信网相</w:t>
      </w:r>
      <w:r w:rsidR="007254C2">
        <w:rPr>
          <w:rFonts w:ascii="Times New Roman" w:hAnsi="Times New Roman" w:cs="Times New Roman" w:hint="eastAsia"/>
          <w:sz w:val="24"/>
          <w:szCs w:val="24"/>
        </w:rPr>
        <w:t>比</w:t>
      </w:r>
      <w:r>
        <w:rPr>
          <w:rFonts w:ascii="Times New Roman" w:hAnsi="Times New Roman" w:cs="Times New Roman" w:hint="eastAsia"/>
          <w:sz w:val="24"/>
          <w:szCs w:val="24"/>
        </w:rPr>
        <w:t>于其他通信网络有很多不同的特点和需求，</w:t>
      </w:r>
      <w:r w:rsidR="007254C2">
        <w:rPr>
          <w:rFonts w:ascii="Times New Roman" w:hAnsi="Times New Roman" w:cs="Times New Roman" w:hint="eastAsia"/>
          <w:sz w:val="24"/>
          <w:szCs w:val="24"/>
        </w:rPr>
        <w:t>例如</w:t>
      </w:r>
      <w:r>
        <w:rPr>
          <w:rFonts w:ascii="Times New Roman" w:hAnsi="Times New Roman" w:cs="Times New Roman" w:hint="eastAsia"/>
          <w:sz w:val="24"/>
          <w:szCs w:val="24"/>
        </w:rPr>
        <w:t>网络覆盖范围</w:t>
      </w:r>
      <w:r w:rsidR="007254C2">
        <w:rPr>
          <w:rFonts w:ascii="Times New Roman" w:hAnsi="Times New Roman" w:cs="Times New Roman" w:hint="eastAsia"/>
          <w:sz w:val="24"/>
          <w:szCs w:val="24"/>
        </w:rPr>
        <w:t>广</w:t>
      </w:r>
      <w:r>
        <w:rPr>
          <w:rFonts w:ascii="Times New Roman" w:hAnsi="Times New Roman" w:cs="Times New Roman" w:hint="eastAsia"/>
          <w:sz w:val="24"/>
          <w:szCs w:val="24"/>
        </w:rPr>
        <w:t>、</w:t>
      </w:r>
      <w:r w:rsidR="007254C2">
        <w:rPr>
          <w:rFonts w:ascii="Times New Roman" w:hAnsi="Times New Roman" w:cs="Times New Roman" w:hint="eastAsia"/>
          <w:sz w:val="24"/>
          <w:szCs w:val="24"/>
        </w:rPr>
        <w:t>组网方式多样</w:t>
      </w:r>
      <w:r w:rsidR="002445EB">
        <w:rPr>
          <w:rFonts w:ascii="Times New Roman" w:hAnsi="Times New Roman" w:cs="Times New Roman" w:hint="eastAsia"/>
          <w:sz w:val="24"/>
          <w:szCs w:val="24"/>
        </w:rPr>
        <w:t>等，传统路由机制不能更好地适应其数据传输的新要求。因此针对配用电通信网中的路由机制，充分发挥边缘计算的优势，本</w:t>
      </w:r>
      <w:r w:rsidR="00CA5772">
        <w:rPr>
          <w:rFonts w:ascii="Times New Roman" w:hAnsi="Times New Roman" w:cs="Times New Roman" w:hint="eastAsia"/>
          <w:sz w:val="24"/>
          <w:szCs w:val="24"/>
        </w:rPr>
        <w:t>论文分别就有线网络场景和无线网络场景</w:t>
      </w:r>
      <w:r w:rsidR="002A6DD0">
        <w:rPr>
          <w:rFonts w:ascii="Times New Roman" w:hAnsi="Times New Roman" w:cs="Times New Roman" w:hint="eastAsia"/>
          <w:sz w:val="24"/>
          <w:szCs w:val="24"/>
        </w:rPr>
        <w:t>作为研究是两方面。</w:t>
      </w:r>
    </w:p>
    <w:p w14:paraId="179D29E1" w14:textId="2285D60C" w:rsidR="00EB0EC6" w:rsidRDefault="002A6DD0" w:rsidP="002445EB">
      <w:pPr>
        <w:spacing w:line="400" w:lineRule="exact"/>
        <w:ind w:firstLineChars="200" w:firstLine="480"/>
        <w:rPr>
          <w:rFonts w:ascii="Times New Roman" w:hAnsi="Times New Roman" w:cs="Times New Roman"/>
          <w:bCs/>
          <w:sz w:val="24"/>
          <w:szCs w:val="24"/>
        </w:rPr>
      </w:pPr>
      <w:r>
        <w:rPr>
          <w:rFonts w:ascii="Times New Roman" w:hAnsi="Times New Roman" w:cs="Times New Roman" w:hint="eastAsia"/>
          <w:sz w:val="24"/>
          <w:szCs w:val="24"/>
        </w:rPr>
        <w:t>首先，在第一个研究工作中，作者在研究了</w:t>
      </w:r>
      <w:r w:rsidRPr="00E26031">
        <w:rPr>
          <w:rFonts w:ascii="Times New Roman" w:hAnsi="Times New Roman" w:cs="Times New Roman"/>
          <w:sz w:val="24"/>
          <w:szCs w:val="24"/>
        </w:rPr>
        <w:t>TCP/IP</w:t>
      </w:r>
      <w:r w:rsidRPr="00E26031">
        <w:rPr>
          <w:rFonts w:ascii="Times New Roman" w:hAnsi="Times New Roman" w:cs="Times New Roman"/>
          <w:sz w:val="24"/>
          <w:szCs w:val="24"/>
        </w:rPr>
        <w:t>架构</w:t>
      </w:r>
      <w:r>
        <w:rPr>
          <w:rFonts w:ascii="Times New Roman" w:hAnsi="Times New Roman" w:cs="Times New Roman" w:hint="eastAsia"/>
          <w:sz w:val="24"/>
          <w:szCs w:val="24"/>
        </w:rPr>
        <w:t>下电网路由性能之后，发现</w:t>
      </w:r>
      <w:r>
        <w:rPr>
          <w:rFonts w:ascii="Times New Roman" w:hAnsi="Times New Roman" w:cs="Times New Roman" w:hint="eastAsia"/>
          <w:sz w:val="24"/>
          <w:szCs w:val="24"/>
        </w:rPr>
        <w:t>IP</w:t>
      </w:r>
      <w:r>
        <w:rPr>
          <w:rFonts w:ascii="Times New Roman" w:hAnsi="Times New Roman" w:cs="Times New Roman" w:hint="eastAsia"/>
          <w:sz w:val="24"/>
          <w:szCs w:val="24"/>
        </w:rPr>
        <w:t>网络</w:t>
      </w:r>
      <w:r w:rsidR="00D572C8">
        <w:rPr>
          <w:rFonts w:ascii="Times New Roman" w:hAnsi="Times New Roman" w:cs="Times New Roman" w:hint="eastAsia"/>
          <w:sz w:val="24"/>
          <w:szCs w:val="24"/>
        </w:rPr>
        <w:t>的</w:t>
      </w:r>
      <w:r w:rsidR="00D572C8" w:rsidRPr="00D158B4">
        <w:rPr>
          <w:rFonts w:ascii="Times New Roman" w:hAnsi="Times New Roman" w:cs="Times New Roman" w:hint="eastAsia"/>
          <w:sz w:val="24"/>
          <w:szCs w:val="24"/>
        </w:rPr>
        <w:t>端</w:t>
      </w:r>
      <w:r w:rsidR="00D572C8" w:rsidRPr="00D158B4">
        <w:rPr>
          <w:rFonts w:ascii="Times New Roman" w:hAnsi="Times New Roman" w:cs="Times New Roman" w:hint="eastAsia"/>
          <w:sz w:val="24"/>
          <w:szCs w:val="24"/>
        </w:rPr>
        <w:t>-</w:t>
      </w:r>
      <w:r w:rsidR="00D572C8" w:rsidRPr="00D158B4">
        <w:rPr>
          <w:rFonts w:ascii="Times New Roman" w:hAnsi="Times New Roman" w:cs="Times New Roman" w:hint="eastAsia"/>
          <w:sz w:val="24"/>
          <w:szCs w:val="24"/>
        </w:rPr>
        <w:t>端</w:t>
      </w:r>
      <w:r w:rsidR="00D572C8">
        <w:rPr>
          <w:rFonts w:ascii="Times New Roman" w:hAnsi="Times New Roman" w:cs="Times New Roman" w:hint="eastAsia"/>
          <w:sz w:val="24"/>
          <w:szCs w:val="24"/>
        </w:rPr>
        <w:t>通信</w:t>
      </w:r>
      <w:r w:rsidR="00D572C8" w:rsidRPr="00D158B4">
        <w:rPr>
          <w:rFonts w:ascii="Times New Roman" w:hAnsi="Times New Roman" w:cs="Times New Roman" w:hint="eastAsia"/>
          <w:sz w:val="24"/>
          <w:szCs w:val="24"/>
        </w:rPr>
        <w:t>模式</w:t>
      </w:r>
      <w:r w:rsidR="00D572C8">
        <w:rPr>
          <w:rFonts w:ascii="Times New Roman" w:hAnsi="Times New Roman" w:cs="Times New Roman" w:hint="eastAsia"/>
          <w:sz w:val="24"/>
          <w:szCs w:val="24"/>
        </w:rPr>
        <w:t>对于支撑电网中数据传输存在诸多不足，而以内容为中心的思想符合未来智能电网的发展趋势</w:t>
      </w:r>
      <w:r w:rsidR="00ED51E7">
        <w:rPr>
          <w:rFonts w:ascii="Times New Roman" w:hAnsi="Times New Roman" w:cs="Times New Roman" w:hint="eastAsia"/>
          <w:sz w:val="24"/>
          <w:szCs w:val="24"/>
        </w:rPr>
        <w:t>。因此为了进一步提高网络路由性能，加强网络的可靠性和稳定性，提出有线网络场景中</w:t>
      </w:r>
      <w:r w:rsidR="00EA1A2B">
        <w:rPr>
          <w:rFonts w:ascii="Times New Roman" w:hAnsi="Times New Roman" w:cs="Times New Roman" w:hint="eastAsia"/>
          <w:sz w:val="24"/>
          <w:szCs w:val="24"/>
        </w:rPr>
        <w:t>C</w:t>
      </w:r>
      <w:r w:rsidR="00ED51E7">
        <w:rPr>
          <w:rFonts w:ascii="Times New Roman" w:hAnsi="Times New Roman" w:cs="Times New Roman" w:hint="eastAsia"/>
          <w:sz w:val="24"/>
          <w:szCs w:val="24"/>
        </w:rPr>
        <w:t>CN</w:t>
      </w:r>
      <w:r w:rsidR="00ED51E7">
        <w:rPr>
          <w:rFonts w:ascii="Times New Roman" w:hAnsi="Times New Roman" w:cs="Times New Roman" w:hint="eastAsia"/>
          <w:sz w:val="24"/>
          <w:szCs w:val="24"/>
        </w:rPr>
        <w:t>架构下的路由机制</w:t>
      </w:r>
      <w:r w:rsidR="00ED51E7">
        <w:rPr>
          <w:rFonts w:ascii="Times New Roman" w:hAnsi="Times New Roman" w:cs="Times New Roman" w:hint="eastAsia"/>
          <w:sz w:val="24"/>
          <w:szCs w:val="24"/>
        </w:rPr>
        <w:t>LAPBR</w:t>
      </w:r>
      <w:r w:rsidR="00ED51E7">
        <w:rPr>
          <w:rFonts w:ascii="Times New Roman" w:hAnsi="Times New Roman" w:cs="Times New Roman" w:hint="eastAsia"/>
          <w:sz w:val="24"/>
          <w:szCs w:val="24"/>
        </w:rPr>
        <w:t>。该路由机制引入物理学中“势场”的概念，主要包含设计节点的结构与功能、构建势场</w:t>
      </w:r>
      <w:r w:rsidR="00D82954">
        <w:rPr>
          <w:rFonts w:ascii="Times New Roman" w:hAnsi="Times New Roman" w:cs="Times New Roman" w:hint="eastAsia"/>
          <w:sz w:val="24"/>
          <w:szCs w:val="24"/>
        </w:rPr>
        <w:t>和求解势场三个主要部分。</w:t>
      </w:r>
      <w:r w:rsidR="00926DAB">
        <w:rPr>
          <w:rFonts w:ascii="Times New Roman" w:hAnsi="Times New Roman" w:cs="Times New Roman" w:hint="eastAsia"/>
          <w:sz w:val="24"/>
          <w:szCs w:val="24"/>
        </w:rPr>
        <w:t>首先</w:t>
      </w:r>
      <w:r w:rsidR="00D82954">
        <w:rPr>
          <w:rFonts w:ascii="Times New Roman" w:hAnsi="Times New Roman" w:cs="Times New Roman" w:hint="eastAsia"/>
          <w:sz w:val="24"/>
          <w:szCs w:val="24"/>
        </w:rPr>
        <w:t>基于节点的数据结构和以内容为中心的</w:t>
      </w:r>
      <w:r w:rsidR="00926DAB">
        <w:rPr>
          <w:rFonts w:ascii="Times New Roman" w:hAnsi="Times New Roman" w:cs="Times New Roman" w:hint="eastAsia"/>
          <w:sz w:val="24"/>
          <w:szCs w:val="24"/>
        </w:rPr>
        <w:t>通信模式构建节点的势能模型，用于衡量节点的负载程度；接着，利用泊松方差、有限元分析法构建和求解覆盖整个网络的势场，</w:t>
      </w:r>
      <w:r w:rsidR="00EB0EC6">
        <w:rPr>
          <w:rFonts w:ascii="Times New Roman" w:hAnsi="Times New Roman" w:cs="Times New Roman" w:hint="eastAsia"/>
          <w:sz w:val="24"/>
          <w:szCs w:val="24"/>
        </w:rPr>
        <w:t>通过定时更新</w:t>
      </w:r>
      <w:r w:rsidR="00926DAB">
        <w:rPr>
          <w:rFonts w:ascii="Times New Roman" w:hAnsi="Times New Roman" w:cs="Times New Roman" w:hint="eastAsia"/>
          <w:sz w:val="24"/>
          <w:szCs w:val="24"/>
        </w:rPr>
        <w:t>使得节点可以感知并扩散自身当前</w:t>
      </w:r>
      <w:r w:rsidR="00EB0EC6">
        <w:rPr>
          <w:rFonts w:ascii="Times New Roman" w:hAnsi="Times New Roman" w:cs="Times New Roman" w:hint="eastAsia"/>
          <w:sz w:val="24"/>
          <w:szCs w:val="24"/>
        </w:rPr>
        <w:t>负载</w:t>
      </w:r>
      <w:r w:rsidR="00926DAB">
        <w:rPr>
          <w:rFonts w:ascii="Times New Roman" w:hAnsi="Times New Roman" w:cs="Times New Roman" w:hint="eastAsia"/>
          <w:sz w:val="24"/>
          <w:szCs w:val="24"/>
        </w:rPr>
        <w:t>情况；进而</w:t>
      </w:r>
      <w:r w:rsidR="00520379">
        <w:rPr>
          <w:rFonts w:ascii="Times New Roman" w:hAnsi="Times New Roman" w:cs="Times New Roman" w:hint="eastAsia"/>
          <w:sz w:val="24"/>
          <w:szCs w:val="24"/>
        </w:rPr>
        <w:t>在规划</w:t>
      </w:r>
      <w:r w:rsidR="00926DAB">
        <w:rPr>
          <w:rFonts w:ascii="Times New Roman" w:hAnsi="Times New Roman" w:cs="Times New Roman" w:hint="eastAsia"/>
          <w:sz w:val="24"/>
          <w:szCs w:val="24"/>
        </w:rPr>
        <w:t>路由</w:t>
      </w:r>
      <w:r w:rsidR="00EB0EC6">
        <w:rPr>
          <w:rFonts w:ascii="Times New Roman" w:hAnsi="Times New Roman" w:cs="Times New Roman" w:hint="eastAsia"/>
          <w:sz w:val="24"/>
          <w:szCs w:val="24"/>
        </w:rPr>
        <w:t>时，尽量避免拥塞节点，实现动态、自主的</w:t>
      </w:r>
      <w:r w:rsidR="00EB0EC6" w:rsidRPr="009E628C">
        <w:rPr>
          <w:rFonts w:ascii="Times New Roman" w:hAnsi="Times New Roman" w:cs="Times New Roman" w:hint="eastAsia"/>
          <w:bCs/>
          <w:sz w:val="24"/>
          <w:szCs w:val="24"/>
        </w:rPr>
        <w:t>基于负载感知的路由机制</w:t>
      </w:r>
      <w:r w:rsidR="00EB0EC6">
        <w:rPr>
          <w:rFonts w:ascii="Times New Roman" w:hAnsi="Times New Roman" w:cs="Times New Roman" w:hint="eastAsia"/>
          <w:bCs/>
          <w:sz w:val="24"/>
          <w:szCs w:val="24"/>
        </w:rPr>
        <w:t>。仿真实验结果表明，</w:t>
      </w:r>
      <w:r w:rsidR="00EA1A2B">
        <w:rPr>
          <w:rFonts w:ascii="Times New Roman" w:hAnsi="Times New Roman" w:cs="Times New Roman" w:hint="eastAsia"/>
          <w:bCs/>
          <w:sz w:val="24"/>
          <w:szCs w:val="24"/>
        </w:rPr>
        <w:t>CCN</w:t>
      </w:r>
      <w:r w:rsidR="00EA1A2B">
        <w:rPr>
          <w:rFonts w:ascii="Times New Roman" w:hAnsi="Times New Roman" w:cs="Times New Roman" w:hint="eastAsia"/>
          <w:bCs/>
          <w:sz w:val="24"/>
          <w:szCs w:val="24"/>
        </w:rPr>
        <w:t>架构下</w:t>
      </w:r>
      <w:r w:rsidR="00EB0EC6">
        <w:rPr>
          <w:rFonts w:ascii="Times New Roman" w:hAnsi="Times New Roman" w:cs="Times New Roman" w:hint="eastAsia"/>
          <w:bCs/>
          <w:sz w:val="24"/>
          <w:szCs w:val="24"/>
        </w:rPr>
        <w:t>基于边缘计算的</w:t>
      </w:r>
      <w:r w:rsidR="00EA1A2B">
        <w:rPr>
          <w:rFonts w:ascii="Times New Roman" w:hAnsi="Times New Roman" w:cs="Times New Roman" w:hint="eastAsia"/>
          <w:bCs/>
          <w:sz w:val="24"/>
          <w:szCs w:val="24"/>
        </w:rPr>
        <w:t>路由机制</w:t>
      </w:r>
      <w:r w:rsidR="00EB0EC6">
        <w:rPr>
          <w:rFonts w:ascii="Times New Roman" w:hAnsi="Times New Roman" w:cs="Times New Roman" w:hint="eastAsia"/>
          <w:bCs/>
          <w:sz w:val="24"/>
          <w:szCs w:val="24"/>
        </w:rPr>
        <w:t>将有效降低网络</w:t>
      </w:r>
      <w:r w:rsidR="008072F6">
        <w:rPr>
          <w:rFonts w:ascii="Times New Roman" w:hAnsi="Times New Roman" w:cs="Times New Roman" w:hint="eastAsia"/>
          <w:bCs/>
          <w:sz w:val="24"/>
          <w:szCs w:val="24"/>
        </w:rPr>
        <w:t>传输延迟</w:t>
      </w:r>
      <w:r w:rsidR="000D54CB">
        <w:rPr>
          <w:rFonts w:ascii="Times New Roman" w:hAnsi="Times New Roman" w:cs="Times New Roman" w:hint="eastAsia"/>
          <w:bCs/>
          <w:sz w:val="24"/>
          <w:szCs w:val="24"/>
        </w:rPr>
        <w:t>，</w:t>
      </w:r>
      <w:r w:rsidR="00EA1A2B">
        <w:rPr>
          <w:rFonts w:ascii="Times New Roman" w:hAnsi="Times New Roman" w:cs="Times New Roman" w:hint="eastAsia"/>
          <w:bCs/>
          <w:sz w:val="24"/>
          <w:szCs w:val="24"/>
        </w:rPr>
        <w:t>提高网络的可靠性，因为具有负载感知，网络的稳定性和鲁棒性也有所增强。</w:t>
      </w:r>
    </w:p>
    <w:p w14:paraId="020B2A91" w14:textId="39064D98" w:rsidR="00D271FD" w:rsidRPr="008A2AEC" w:rsidRDefault="00EA1A2B" w:rsidP="008A2AEC">
      <w:pPr>
        <w:spacing w:line="400" w:lineRule="exact"/>
        <w:ind w:firstLineChars="200" w:firstLine="480"/>
        <w:rPr>
          <w:rFonts w:ascii="Times New Roman" w:hAnsi="Times New Roman" w:cs="Times New Roman"/>
          <w:bCs/>
          <w:sz w:val="24"/>
          <w:szCs w:val="24"/>
        </w:rPr>
      </w:pPr>
      <w:r w:rsidRPr="00E26031">
        <w:rPr>
          <w:rFonts w:ascii="Times New Roman" w:hAnsi="Times New Roman" w:cs="Times New Roman"/>
          <w:sz w:val="24"/>
          <w:szCs w:val="24"/>
        </w:rPr>
        <w:t>在第二个研究工作中，作者</w:t>
      </w:r>
      <w:r>
        <w:rPr>
          <w:rFonts w:ascii="Times New Roman" w:hAnsi="Times New Roman" w:cs="Times New Roman" w:hint="eastAsia"/>
          <w:sz w:val="24"/>
          <w:szCs w:val="24"/>
        </w:rPr>
        <w:t>关注配用电通信网边缘的无线网络场景下路由机制问题。通过分析传感器节点</w:t>
      </w:r>
      <w:r w:rsidR="00B6006B">
        <w:rPr>
          <w:rFonts w:ascii="Times New Roman" w:hAnsi="Times New Roman" w:cs="Times New Roman" w:hint="eastAsia"/>
          <w:sz w:val="24"/>
          <w:szCs w:val="24"/>
        </w:rPr>
        <w:t>能量有限易失效、工作环境复杂等</w:t>
      </w:r>
      <w:r>
        <w:rPr>
          <w:rFonts w:ascii="Times New Roman" w:hAnsi="Times New Roman" w:cs="Times New Roman" w:hint="eastAsia"/>
          <w:sz w:val="24"/>
          <w:szCs w:val="24"/>
        </w:rPr>
        <w:t>特性后，提出具有容错性和自适应的路由机制。</w:t>
      </w:r>
      <w:r w:rsidR="009349D5">
        <w:rPr>
          <w:rFonts w:ascii="Times New Roman" w:hAnsi="Times New Roman" w:cs="Times New Roman" w:hint="eastAsia"/>
          <w:sz w:val="24"/>
          <w:szCs w:val="24"/>
        </w:rPr>
        <w:t>在该路由机制中，基于异构的网络结构，首先</w:t>
      </w:r>
      <w:r>
        <w:rPr>
          <w:rFonts w:ascii="Times New Roman" w:hAnsi="Times New Roman" w:cs="Times New Roman" w:hint="eastAsia"/>
          <w:sz w:val="24"/>
          <w:szCs w:val="24"/>
        </w:rPr>
        <w:t>通过构建数学建模评估节点和网络的状态，</w:t>
      </w:r>
      <w:r w:rsidR="009349D5">
        <w:rPr>
          <w:rFonts w:ascii="Times New Roman" w:hAnsi="Times New Roman" w:cs="Times New Roman" w:hint="eastAsia"/>
          <w:sz w:val="24"/>
          <w:szCs w:val="24"/>
        </w:rPr>
        <w:t>然后对簇间和簇内两种结构分别讨论，</w:t>
      </w:r>
      <w:r w:rsidR="000A6D07">
        <w:rPr>
          <w:rFonts w:ascii="Times New Roman" w:hAnsi="Times New Roman" w:cs="Times New Roman" w:hint="eastAsia"/>
          <w:sz w:val="24"/>
          <w:szCs w:val="24"/>
        </w:rPr>
        <w:t>利用</w:t>
      </w:r>
      <w:r>
        <w:rPr>
          <w:rFonts w:ascii="Times New Roman" w:hAnsi="Times New Roman" w:cs="Times New Roman" w:hint="eastAsia"/>
          <w:sz w:val="24"/>
          <w:szCs w:val="24"/>
        </w:rPr>
        <w:t>改进的粒子群算法</w:t>
      </w:r>
      <w:r w:rsidR="009349D5">
        <w:rPr>
          <w:rFonts w:ascii="Times New Roman" w:hAnsi="Times New Roman" w:cs="Times New Roman" w:hint="eastAsia"/>
          <w:sz w:val="24"/>
          <w:szCs w:val="24"/>
        </w:rPr>
        <w:t>，综合考虑通信距离、节点能量等因素，</w:t>
      </w:r>
      <w:r w:rsidR="000A6D07">
        <w:rPr>
          <w:rFonts w:ascii="Times New Roman" w:hAnsi="Times New Roman" w:cs="Times New Roman" w:hint="eastAsia"/>
          <w:sz w:val="24"/>
          <w:szCs w:val="24"/>
        </w:rPr>
        <w:t>寻找能延长节点和网络生命周期的最优路径规划</w:t>
      </w:r>
      <w:r w:rsidR="009349D5">
        <w:rPr>
          <w:rFonts w:ascii="Times New Roman" w:hAnsi="Times New Roman" w:cs="Times New Roman" w:hint="eastAsia"/>
          <w:sz w:val="24"/>
          <w:szCs w:val="24"/>
        </w:rPr>
        <w:t>。并设计</w:t>
      </w:r>
      <w:r w:rsidR="000A6D07">
        <w:rPr>
          <w:rFonts w:ascii="Times New Roman" w:hAnsi="Times New Roman" w:cs="Times New Roman" w:hint="eastAsia"/>
          <w:sz w:val="24"/>
          <w:szCs w:val="24"/>
        </w:rPr>
        <w:t>动态聚簇的方法</w:t>
      </w:r>
      <w:r w:rsidR="008A2AEC">
        <w:rPr>
          <w:rFonts w:ascii="Times New Roman" w:hAnsi="Times New Roman" w:cs="Times New Roman" w:hint="eastAsia"/>
          <w:sz w:val="24"/>
          <w:szCs w:val="24"/>
        </w:rPr>
        <w:t>，避免部分节点过热情况发生</w:t>
      </w:r>
      <w:r w:rsidR="009349D5">
        <w:rPr>
          <w:rFonts w:ascii="Times New Roman" w:hAnsi="Times New Roman" w:cs="Times New Roman" w:hint="eastAsia"/>
          <w:sz w:val="24"/>
          <w:szCs w:val="24"/>
        </w:rPr>
        <w:t>，</w:t>
      </w:r>
      <w:r w:rsidR="008A2AEC">
        <w:rPr>
          <w:rFonts w:ascii="Times New Roman" w:hAnsi="Times New Roman" w:cs="Times New Roman" w:hint="eastAsia"/>
          <w:sz w:val="24"/>
          <w:szCs w:val="24"/>
        </w:rPr>
        <w:t>实现网络的负载均衡。</w:t>
      </w:r>
      <w:r w:rsidR="008A2AEC">
        <w:rPr>
          <w:rFonts w:ascii="Times New Roman" w:hAnsi="Times New Roman" w:cs="Times New Roman" w:hint="eastAsia"/>
          <w:bCs/>
          <w:sz w:val="24"/>
          <w:szCs w:val="24"/>
        </w:rPr>
        <w:t>仿真实验结果表明，该路由机制能够有效地延长节点和网络的生命周期，提高节点的利用率和网络的稳定性。</w:t>
      </w:r>
    </w:p>
    <w:p w14:paraId="016CBBD8" w14:textId="77777777" w:rsidR="00D271FD" w:rsidRPr="00E26031" w:rsidRDefault="00D271FD" w:rsidP="00FD3CDB">
      <w:pPr>
        <w:pStyle w:val="2"/>
        <w:rPr>
          <w:rFonts w:ascii="Times New Roman" w:eastAsia="黑体" w:hAnsi="Times New Roman" w:cs="Times New Roman"/>
          <w:b w:val="0"/>
          <w:sz w:val="30"/>
          <w:szCs w:val="30"/>
        </w:rPr>
      </w:pPr>
      <w:r w:rsidRPr="00E26031">
        <w:rPr>
          <w:rFonts w:ascii="Times New Roman" w:eastAsia="黑体" w:hAnsi="Times New Roman" w:cs="Times New Roman"/>
          <w:b w:val="0"/>
          <w:sz w:val="30"/>
          <w:szCs w:val="30"/>
        </w:rPr>
        <w:t xml:space="preserve"> </w:t>
      </w:r>
      <w:bookmarkStart w:id="97" w:name="_Toc881698"/>
      <w:r w:rsidR="00FD3CDB" w:rsidRPr="00E26031">
        <w:rPr>
          <w:rFonts w:ascii="Times New Roman" w:eastAsia="黑体" w:hAnsi="Times New Roman" w:cs="Times New Roman"/>
          <w:b w:val="0"/>
          <w:sz w:val="30"/>
          <w:szCs w:val="30"/>
        </w:rPr>
        <w:t>5.2</w:t>
      </w:r>
      <w:r w:rsidRPr="00E26031">
        <w:rPr>
          <w:rFonts w:ascii="Times New Roman" w:eastAsia="黑体" w:hAnsi="Times New Roman" w:cs="Times New Roman"/>
          <w:b w:val="0"/>
          <w:sz w:val="30"/>
          <w:szCs w:val="30"/>
        </w:rPr>
        <w:t>存在的问题及未来工作展望</w:t>
      </w:r>
      <w:bookmarkEnd w:id="97"/>
    </w:p>
    <w:p w14:paraId="073A242A" w14:textId="4F72C38E" w:rsidR="00800A71" w:rsidRDefault="00DC0AF2" w:rsidP="00304CD2">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本文现有研究还存在一些不足之处。首先，在</w:t>
      </w:r>
      <w:r w:rsidR="008A2AEC">
        <w:rPr>
          <w:rFonts w:ascii="Times New Roman" w:hAnsi="Times New Roman" w:cs="Times New Roman" w:hint="eastAsia"/>
          <w:sz w:val="24"/>
          <w:szCs w:val="24"/>
        </w:rPr>
        <w:t>构建网络结构</w:t>
      </w:r>
      <w:r w:rsidR="00800A71">
        <w:rPr>
          <w:rFonts w:ascii="Times New Roman" w:hAnsi="Times New Roman" w:cs="Times New Roman" w:hint="eastAsia"/>
          <w:sz w:val="24"/>
          <w:szCs w:val="24"/>
        </w:rPr>
        <w:t>和通信模型</w:t>
      </w:r>
      <w:r w:rsidR="008A2AEC">
        <w:rPr>
          <w:rFonts w:ascii="Times New Roman" w:hAnsi="Times New Roman" w:cs="Times New Roman" w:hint="eastAsia"/>
          <w:sz w:val="24"/>
          <w:szCs w:val="24"/>
        </w:rPr>
        <w:t>时，只简单设置了节点种类</w:t>
      </w:r>
      <w:r w:rsidR="00B44244">
        <w:rPr>
          <w:rFonts w:ascii="Times New Roman" w:hAnsi="Times New Roman" w:cs="Times New Roman" w:hint="eastAsia"/>
          <w:sz w:val="24"/>
          <w:szCs w:val="24"/>
        </w:rPr>
        <w:t>，</w:t>
      </w:r>
      <w:r w:rsidR="00800A71">
        <w:rPr>
          <w:rFonts w:ascii="Times New Roman" w:hAnsi="Times New Roman" w:cs="Times New Roman" w:hint="eastAsia"/>
          <w:sz w:val="24"/>
          <w:szCs w:val="24"/>
        </w:rPr>
        <w:t>但在实际电网中情况较为复杂，未来研究中应进一步考虑到多种用电、配电设备，</w:t>
      </w:r>
      <w:r w:rsidR="00B44244">
        <w:rPr>
          <w:rFonts w:ascii="Times New Roman" w:hAnsi="Times New Roman" w:cs="Times New Roman" w:hint="eastAsia"/>
          <w:sz w:val="24"/>
          <w:szCs w:val="24"/>
        </w:rPr>
        <w:t>以及网络中节点动态变化等情况</w:t>
      </w:r>
      <w:r w:rsidR="00800A71">
        <w:rPr>
          <w:rFonts w:ascii="Times New Roman" w:hAnsi="Times New Roman" w:cs="Times New Roman" w:hint="eastAsia"/>
          <w:sz w:val="24"/>
          <w:szCs w:val="24"/>
        </w:rPr>
        <w:t>；</w:t>
      </w:r>
      <w:r w:rsidR="00B44244">
        <w:rPr>
          <w:rFonts w:ascii="Times New Roman" w:hAnsi="Times New Roman" w:cs="Times New Roman" w:hint="eastAsia"/>
          <w:sz w:val="24"/>
          <w:szCs w:val="24"/>
        </w:rPr>
        <w:t>其次，在仿真过程</w:t>
      </w:r>
      <w:r w:rsidR="00B44244">
        <w:rPr>
          <w:rFonts w:ascii="Times New Roman" w:hAnsi="Times New Roman" w:cs="Times New Roman" w:hint="eastAsia"/>
          <w:sz w:val="24"/>
          <w:szCs w:val="24"/>
        </w:rPr>
        <w:lastRenderedPageBreak/>
        <w:t>中，并未</w:t>
      </w:r>
      <w:r w:rsidR="00B44244" w:rsidRPr="00E26031">
        <w:rPr>
          <w:rFonts w:ascii="Times New Roman" w:hAnsi="Times New Roman" w:cs="Times New Roman"/>
          <w:sz w:val="24"/>
          <w:szCs w:val="24"/>
        </w:rPr>
        <w:t>做到真实模拟实际</w:t>
      </w:r>
      <w:r w:rsidR="00B44244">
        <w:rPr>
          <w:rFonts w:ascii="Times New Roman" w:hAnsi="Times New Roman" w:cs="Times New Roman" w:hint="eastAsia"/>
          <w:sz w:val="24"/>
          <w:szCs w:val="24"/>
        </w:rPr>
        <w:t>通信</w:t>
      </w:r>
      <w:r w:rsidR="00B44244" w:rsidRPr="00E26031">
        <w:rPr>
          <w:rFonts w:ascii="Times New Roman" w:hAnsi="Times New Roman" w:cs="Times New Roman"/>
          <w:sz w:val="24"/>
          <w:szCs w:val="24"/>
        </w:rPr>
        <w:t>环境</w:t>
      </w:r>
      <w:r w:rsidR="00B44244">
        <w:rPr>
          <w:rFonts w:ascii="Times New Roman" w:hAnsi="Times New Roman" w:cs="Times New Roman" w:hint="eastAsia"/>
          <w:sz w:val="24"/>
          <w:szCs w:val="24"/>
        </w:rPr>
        <w:t>，信息类型和信息内容较为单一，尤其是针对电网中存在高峰低谷时段，没有动态模拟出信息量的变化，需要在后续进行更加深入的学习和研究；最后在</w:t>
      </w:r>
      <w:r w:rsidR="00B44244">
        <w:rPr>
          <w:rFonts w:ascii="Times New Roman" w:hAnsi="Times New Roman" w:cs="Times New Roman" w:hint="eastAsia"/>
          <w:sz w:val="24"/>
          <w:szCs w:val="24"/>
        </w:rPr>
        <w:t>SAFT</w:t>
      </w:r>
      <w:r w:rsidR="00B44244">
        <w:rPr>
          <w:rFonts w:ascii="Times New Roman" w:hAnsi="Times New Roman" w:cs="Times New Roman" w:hint="eastAsia"/>
          <w:sz w:val="24"/>
          <w:szCs w:val="24"/>
        </w:rPr>
        <w:t>机制中，本文设计的衡量路径最优解的评估标准还有待进一步的优化。</w:t>
      </w:r>
    </w:p>
    <w:p w14:paraId="4C83747F" w14:textId="40E0F80F" w:rsidR="008E30D6" w:rsidRPr="00AC49B0" w:rsidRDefault="00B44244" w:rsidP="00AC49B0">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在未来的相关研究</w:t>
      </w:r>
      <w:r>
        <w:rPr>
          <w:rFonts w:ascii="Times New Roman" w:hAnsi="Times New Roman" w:cs="Times New Roman" w:hint="eastAsia"/>
          <w:sz w:val="24"/>
          <w:szCs w:val="24"/>
        </w:rPr>
        <w:t>和学习</w:t>
      </w:r>
      <w:r w:rsidRPr="00E26031">
        <w:rPr>
          <w:rFonts w:ascii="Times New Roman" w:hAnsi="Times New Roman" w:cs="Times New Roman"/>
          <w:sz w:val="24"/>
          <w:szCs w:val="24"/>
        </w:rPr>
        <w:t>中，</w:t>
      </w:r>
      <w:r>
        <w:rPr>
          <w:rFonts w:ascii="Times New Roman" w:hAnsi="Times New Roman" w:cs="Times New Roman" w:hint="eastAsia"/>
          <w:sz w:val="24"/>
          <w:szCs w:val="24"/>
        </w:rPr>
        <w:t>作者</w:t>
      </w:r>
      <w:r w:rsidRPr="00E26031">
        <w:rPr>
          <w:rFonts w:ascii="Times New Roman" w:hAnsi="Times New Roman" w:cs="Times New Roman"/>
          <w:sz w:val="24"/>
          <w:szCs w:val="24"/>
        </w:rPr>
        <w:t>会考虑</w:t>
      </w:r>
      <w:r>
        <w:rPr>
          <w:rFonts w:ascii="Times New Roman" w:hAnsi="Times New Roman" w:cs="Times New Roman" w:hint="eastAsia"/>
          <w:sz w:val="24"/>
          <w:szCs w:val="24"/>
        </w:rPr>
        <w:t>到更多生产生活中的实际因素和实际需求，不断完善路由机制，使得研究方案更</w:t>
      </w:r>
      <w:r w:rsidR="00652F93">
        <w:rPr>
          <w:rFonts w:ascii="Times New Roman" w:hAnsi="Times New Roman" w:cs="Times New Roman" w:hint="eastAsia"/>
          <w:sz w:val="24"/>
          <w:szCs w:val="24"/>
        </w:rPr>
        <w:t>贴近实际，更具有现实意义；同时，细化仿真实验，增强</w:t>
      </w:r>
      <w:r w:rsidRPr="00E26031">
        <w:rPr>
          <w:rFonts w:ascii="Times New Roman" w:hAnsi="Times New Roman" w:cs="Times New Roman"/>
          <w:sz w:val="24"/>
          <w:szCs w:val="24"/>
        </w:rPr>
        <w:t>实验结果的说服力。</w:t>
      </w:r>
    </w:p>
    <w:p w14:paraId="5F73FD8E" w14:textId="77777777" w:rsidR="00AE1CD6" w:rsidRDefault="00AE1CD6" w:rsidP="00AE1CD6"/>
    <w:p w14:paraId="3AF0ED7B" w14:textId="77777777" w:rsidR="00AE1CD6" w:rsidRDefault="00AE1CD6" w:rsidP="00AE1CD6"/>
    <w:p w14:paraId="12850C89" w14:textId="77777777" w:rsidR="00AC49B0" w:rsidRDefault="00AC49B0" w:rsidP="00AE1CD6"/>
    <w:p w14:paraId="20C694D3" w14:textId="77777777" w:rsidR="00AC49B0" w:rsidRDefault="00AC49B0" w:rsidP="00AE1CD6"/>
    <w:p w14:paraId="526317B4" w14:textId="77777777" w:rsidR="00AC49B0" w:rsidRDefault="00AC49B0" w:rsidP="00AE1CD6"/>
    <w:p w14:paraId="610971BA" w14:textId="77777777" w:rsidR="00AC49B0" w:rsidRDefault="00AC49B0" w:rsidP="00AE1CD6"/>
    <w:p w14:paraId="7ED51D8D" w14:textId="77777777" w:rsidR="00AC49B0" w:rsidRDefault="00AC49B0" w:rsidP="00AE1CD6"/>
    <w:p w14:paraId="154B732D" w14:textId="77777777" w:rsidR="00AC49B0" w:rsidRDefault="00AC49B0" w:rsidP="00AE1CD6"/>
    <w:p w14:paraId="0F125236" w14:textId="77777777" w:rsidR="00AC49B0" w:rsidRDefault="00AC49B0" w:rsidP="00AE1CD6"/>
    <w:p w14:paraId="153BC266" w14:textId="77777777" w:rsidR="00AC49B0" w:rsidRDefault="00AC49B0" w:rsidP="00AE1CD6"/>
    <w:p w14:paraId="237A3559" w14:textId="77777777" w:rsidR="00AC49B0" w:rsidRDefault="00AC49B0" w:rsidP="00AE1CD6"/>
    <w:p w14:paraId="731C7590" w14:textId="77777777" w:rsidR="00AC49B0" w:rsidRDefault="00AC49B0" w:rsidP="00AE1CD6"/>
    <w:p w14:paraId="456FF126" w14:textId="77777777" w:rsidR="00AC49B0" w:rsidRDefault="00AC49B0" w:rsidP="00AE1CD6"/>
    <w:p w14:paraId="29F667E2" w14:textId="77777777" w:rsidR="00AC49B0" w:rsidRDefault="00AC49B0" w:rsidP="00AE1CD6"/>
    <w:p w14:paraId="1D292801" w14:textId="77777777" w:rsidR="00AC49B0" w:rsidRDefault="00AC49B0" w:rsidP="00AE1CD6"/>
    <w:p w14:paraId="7A16A20C" w14:textId="77777777" w:rsidR="00AC49B0" w:rsidRDefault="00AC49B0" w:rsidP="00AE1CD6"/>
    <w:p w14:paraId="0E2D1677" w14:textId="77777777" w:rsidR="00AC49B0" w:rsidRDefault="00AC49B0" w:rsidP="00AE1CD6"/>
    <w:p w14:paraId="509B105E" w14:textId="77777777" w:rsidR="00AC49B0" w:rsidRDefault="00AC49B0" w:rsidP="00AE1CD6"/>
    <w:p w14:paraId="28611A72" w14:textId="77777777" w:rsidR="00AC49B0" w:rsidRDefault="00AC49B0" w:rsidP="00AE1CD6"/>
    <w:p w14:paraId="2E4AAA08" w14:textId="77777777" w:rsidR="00AC49B0" w:rsidRDefault="00AC49B0" w:rsidP="00AE1CD6"/>
    <w:p w14:paraId="516CDB3C" w14:textId="77777777" w:rsidR="00AC49B0" w:rsidRDefault="00AC49B0" w:rsidP="00AE1CD6"/>
    <w:p w14:paraId="5FAFA929" w14:textId="77777777" w:rsidR="00AC49B0" w:rsidRDefault="00AC49B0" w:rsidP="00AE1CD6"/>
    <w:p w14:paraId="2EBB23B2" w14:textId="77777777" w:rsidR="00AC49B0" w:rsidRDefault="00AC49B0" w:rsidP="00AE1CD6"/>
    <w:p w14:paraId="4D814B65" w14:textId="77777777" w:rsidR="00AC49B0" w:rsidRDefault="00AC49B0" w:rsidP="00AE1CD6"/>
    <w:p w14:paraId="62C13D9B" w14:textId="77777777" w:rsidR="00AC49B0" w:rsidRDefault="00AC49B0" w:rsidP="00AE1CD6"/>
    <w:p w14:paraId="0CE6FE71" w14:textId="77777777" w:rsidR="00AC49B0" w:rsidRDefault="00AC49B0" w:rsidP="00AE1CD6"/>
    <w:p w14:paraId="065EA588" w14:textId="77777777" w:rsidR="00AC49B0" w:rsidRDefault="00AC49B0" w:rsidP="00AE1CD6"/>
    <w:p w14:paraId="5A0683E0" w14:textId="77777777" w:rsidR="00AC49B0" w:rsidRDefault="00AC49B0" w:rsidP="00AE1CD6"/>
    <w:p w14:paraId="1CEF23E4" w14:textId="77777777" w:rsidR="00AC49B0" w:rsidRDefault="00AC49B0" w:rsidP="00AE1CD6"/>
    <w:p w14:paraId="553EB9E2" w14:textId="77777777" w:rsidR="00AC49B0" w:rsidRDefault="00AC49B0" w:rsidP="00AE1CD6"/>
    <w:p w14:paraId="2D2AB69B" w14:textId="77777777" w:rsidR="00AC49B0" w:rsidRDefault="00AC49B0" w:rsidP="00AE1CD6"/>
    <w:p w14:paraId="567B8A95" w14:textId="626DE658" w:rsidR="00AC49B0" w:rsidRPr="00AE1CD6" w:rsidRDefault="00AC49B0" w:rsidP="00AE1CD6">
      <w:pPr>
        <w:sectPr w:rsidR="00AC49B0" w:rsidRPr="00AE1CD6" w:rsidSect="00EF5C02">
          <w:headerReference w:type="default" r:id="rId65"/>
          <w:pgSz w:w="11906" w:h="16838"/>
          <w:pgMar w:top="1440" w:right="1800" w:bottom="1440" w:left="1800" w:header="851" w:footer="992" w:gutter="0"/>
          <w:cols w:space="425"/>
          <w:docGrid w:type="lines" w:linePitch="312"/>
        </w:sectPr>
      </w:pPr>
    </w:p>
    <w:p w14:paraId="510342D2" w14:textId="49FEFEA3" w:rsidR="000B1C72" w:rsidRPr="00E26031" w:rsidRDefault="000B1C72" w:rsidP="00BC6CEB">
      <w:pPr>
        <w:pStyle w:val="1"/>
        <w:jc w:val="center"/>
        <w:rPr>
          <w:rFonts w:ascii="Times New Roman" w:eastAsia="黑体" w:hAnsi="Times New Roman" w:cs="Times New Roman"/>
          <w:b w:val="0"/>
          <w:sz w:val="32"/>
          <w:szCs w:val="32"/>
        </w:rPr>
      </w:pPr>
      <w:bookmarkStart w:id="98" w:name="_Toc881699"/>
      <w:r w:rsidRPr="00E26031">
        <w:rPr>
          <w:rFonts w:ascii="Times New Roman" w:eastAsia="黑体" w:hAnsi="Times New Roman" w:cs="Times New Roman"/>
          <w:b w:val="0"/>
          <w:sz w:val="32"/>
          <w:szCs w:val="32"/>
        </w:rPr>
        <w:lastRenderedPageBreak/>
        <w:t>参考文献</w:t>
      </w:r>
      <w:bookmarkEnd w:id="98"/>
    </w:p>
    <w:p w14:paraId="7AE93758" w14:textId="37128B8A" w:rsidR="005F0A64" w:rsidRDefault="00AC49B0" w:rsidP="005F0A64">
      <w:pPr>
        <w:pStyle w:val="aa"/>
        <w:numPr>
          <w:ilvl w:val="0"/>
          <w:numId w:val="14"/>
        </w:numPr>
        <w:spacing w:line="400" w:lineRule="exact"/>
        <w:ind w:firstLineChars="0"/>
        <w:rPr>
          <w:rFonts w:ascii="Times New Roman" w:eastAsiaTheme="minorEastAsia" w:hAnsi="Times New Roman"/>
          <w:sz w:val="24"/>
          <w:szCs w:val="24"/>
        </w:rPr>
      </w:pPr>
      <w:bookmarkStart w:id="99" w:name="_Ref884281"/>
      <w:bookmarkStart w:id="100" w:name="_Ref884649"/>
      <w:r w:rsidRPr="00AC49B0">
        <w:rPr>
          <w:rFonts w:ascii="Times New Roman" w:eastAsiaTheme="minorEastAsia" w:hAnsi="Times New Roman"/>
          <w:sz w:val="24"/>
          <w:szCs w:val="24"/>
        </w:rPr>
        <w:t>He J, Wei J, Chen K, et al. Multi-tier fog computing with large-scale IoT data analytics for smart cities[J]. IEEE Internet of Things Journal, 2017.</w:t>
      </w:r>
      <w:bookmarkEnd w:id="99"/>
      <w:bookmarkEnd w:id="100"/>
    </w:p>
    <w:p w14:paraId="1E0AC500" w14:textId="77777777"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r w:rsidRPr="00F360BD">
        <w:rPr>
          <w:rFonts w:ascii="Times New Roman" w:eastAsiaTheme="minorEastAsia" w:hAnsi="Times New Roman"/>
          <w:sz w:val="24"/>
          <w:szCs w:val="24"/>
        </w:rPr>
        <w:t>Esposito C, Castiglione A, Pop F, et al. Challenges of Connecting Edge and Cloud Computing: A Security and Forensic Perspective[J]. IEEE Cloud Computing, 2017, 4(2): 13-17.</w:t>
      </w:r>
    </w:p>
    <w:p w14:paraId="1E344A06" w14:textId="61F875B8"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r w:rsidRPr="00F360BD">
        <w:rPr>
          <w:rFonts w:ascii="Times New Roman" w:eastAsiaTheme="minorEastAsia" w:hAnsi="Times New Roman"/>
          <w:sz w:val="24"/>
          <w:szCs w:val="24"/>
        </w:rPr>
        <w:t>Huang X, Ansari N. Content caching and distribution in smart grid enabled wireless networks[J]. IEEE Internet of Things Journal, 2017, 4(2): 513-520.</w:t>
      </w:r>
    </w:p>
    <w:p w14:paraId="5708846C" w14:textId="1F0FC49C"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proofErr w:type="spellStart"/>
      <w:r w:rsidRPr="00F360BD">
        <w:rPr>
          <w:rFonts w:ascii="Times New Roman" w:eastAsiaTheme="minorEastAsia" w:hAnsi="Times New Roman"/>
          <w:sz w:val="24"/>
          <w:szCs w:val="24"/>
        </w:rPr>
        <w:t>Katsaros</w:t>
      </w:r>
      <w:proofErr w:type="spellEnd"/>
      <w:r w:rsidRPr="00F360BD">
        <w:rPr>
          <w:rFonts w:ascii="Times New Roman" w:eastAsiaTheme="minorEastAsia" w:hAnsi="Times New Roman"/>
          <w:sz w:val="24"/>
          <w:szCs w:val="24"/>
        </w:rPr>
        <w:t xml:space="preserve"> K, Chai W, Wang N, et al. Information-centric networking for machine-to-machine data delivery: a case study in smart grid applications[J]. IEEE Network, 2014, 28(3): 58-64.</w:t>
      </w:r>
    </w:p>
    <w:p w14:paraId="7CCCFE92" w14:textId="30E6EBEC"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r w:rsidRPr="00F360BD">
        <w:rPr>
          <w:rFonts w:ascii="Times New Roman" w:eastAsiaTheme="minorEastAsia" w:hAnsi="Times New Roman"/>
          <w:sz w:val="24"/>
          <w:szCs w:val="24"/>
        </w:rPr>
        <w:t xml:space="preserve">Youssef N E H B, </w:t>
      </w:r>
      <w:proofErr w:type="spellStart"/>
      <w:r w:rsidRPr="00F360BD">
        <w:rPr>
          <w:rFonts w:ascii="Times New Roman" w:eastAsiaTheme="minorEastAsia" w:hAnsi="Times New Roman"/>
          <w:sz w:val="24"/>
          <w:szCs w:val="24"/>
        </w:rPr>
        <w:t>Barouni</w:t>
      </w:r>
      <w:proofErr w:type="spellEnd"/>
      <w:r w:rsidRPr="00F360BD">
        <w:rPr>
          <w:rFonts w:ascii="Times New Roman" w:eastAsiaTheme="minorEastAsia" w:hAnsi="Times New Roman"/>
          <w:sz w:val="24"/>
          <w:szCs w:val="24"/>
        </w:rPr>
        <w:t xml:space="preserve"> Y, </w:t>
      </w:r>
      <w:proofErr w:type="spellStart"/>
      <w:r w:rsidRPr="00F360BD">
        <w:rPr>
          <w:rFonts w:ascii="Times New Roman" w:eastAsiaTheme="minorEastAsia" w:hAnsi="Times New Roman"/>
          <w:sz w:val="24"/>
          <w:szCs w:val="24"/>
        </w:rPr>
        <w:t>Khalfallah</w:t>
      </w:r>
      <w:proofErr w:type="spellEnd"/>
      <w:r w:rsidRPr="00F360BD">
        <w:rPr>
          <w:rFonts w:ascii="Times New Roman" w:eastAsiaTheme="minorEastAsia" w:hAnsi="Times New Roman"/>
          <w:sz w:val="24"/>
          <w:szCs w:val="24"/>
        </w:rPr>
        <w:t xml:space="preserve"> S, et al. Evaluating content-centric communication over power line communication infrastructure for smart grids[J]. Procedia Computer Science, 2015, 73: 217-225.</w:t>
      </w:r>
    </w:p>
    <w:p w14:paraId="5F4F10FC" w14:textId="25F578FB"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r w:rsidRPr="00F360BD">
        <w:rPr>
          <w:rFonts w:ascii="Times New Roman" w:eastAsiaTheme="minorEastAsia" w:hAnsi="Times New Roman"/>
          <w:sz w:val="24"/>
          <w:szCs w:val="24"/>
        </w:rPr>
        <w:t xml:space="preserve">Youssef N E H B, </w:t>
      </w:r>
      <w:proofErr w:type="spellStart"/>
      <w:r w:rsidRPr="00F360BD">
        <w:rPr>
          <w:rFonts w:ascii="Times New Roman" w:eastAsiaTheme="minorEastAsia" w:hAnsi="Times New Roman"/>
          <w:sz w:val="24"/>
          <w:szCs w:val="24"/>
        </w:rPr>
        <w:t>Barouni</w:t>
      </w:r>
      <w:proofErr w:type="spellEnd"/>
      <w:r w:rsidRPr="00F360BD">
        <w:rPr>
          <w:rFonts w:ascii="Times New Roman" w:eastAsiaTheme="minorEastAsia" w:hAnsi="Times New Roman"/>
          <w:sz w:val="24"/>
          <w:szCs w:val="24"/>
        </w:rPr>
        <w:t xml:space="preserve"> Y, </w:t>
      </w:r>
      <w:proofErr w:type="spellStart"/>
      <w:r w:rsidRPr="00F360BD">
        <w:rPr>
          <w:rFonts w:ascii="Times New Roman" w:eastAsiaTheme="minorEastAsia" w:hAnsi="Times New Roman"/>
          <w:sz w:val="24"/>
          <w:szCs w:val="24"/>
        </w:rPr>
        <w:t>Khalfallah</w:t>
      </w:r>
      <w:proofErr w:type="spellEnd"/>
      <w:r w:rsidRPr="00F360BD">
        <w:rPr>
          <w:rFonts w:ascii="Times New Roman" w:eastAsiaTheme="minorEastAsia" w:hAnsi="Times New Roman"/>
          <w:sz w:val="24"/>
          <w:szCs w:val="24"/>
        </w:rPr>
        <w:t xml:space="preserve"> S, et al. Mixing SDN and CCN for content-centric </w:t>
      </w:r>
      <w:proofErr w:type="spellStart"/>
      <w:r w:rsidRPr="00F360BD">
        <w:rPr>
          <w:rFonts w:ascii="Times New Roman" w:eastAsiaTheme="minorEastAsia" w:hAnsi="Times New Roman"/>
          <w:sz w:val="24"/>
          <w:szCs w:val="24"/>
        </w:rPr>
        <w:t>Qos</w:t>
      </w:r>
      <w:proofErr w:type="spellEnd"/>
      <w:r w:rsidRPr="00F360BD">
        <w:rPr>
          <w:rFonts w:ascii="Times New Roman" w:eastAsiaTheme="minorEastAsia" w:hAnsi="Times New Roman"/>
          <w:sz w:val="24"/>
          <w:szCs w:val="24"/>
        </w:rPr>
        <w:t xml:space="preserve"> aware smart grid architecture[C]//Quality of Service (</w:t>
      </w:r>
      <w:proofErr w:type="spellStart"/>
      <w:r w:rsidRPr="00F360BD">
        <w:rPr>
          <w:rFonts w:ascii="Times New Roman" w:eastAsiaTheme="minorEastAsia" w:hAnsi="Times New Roman"/>
          <w:sz w:val="24"/>
          <w:szCs w:val="24"/>
        </w:rPr>
        <w:t>IWQoS</w:t>
      </w:r>
      <w:proofErr w:type="spellEnd"/>
      <w:r w:rsidRPr="00F360BD">
        <w:rPr>
          <w:rFonts w:ascii="Times New Roman" w:eastAsiaTheme="minorEastAsia" w:hAnsi="Times New Roman"/>
          <w:sz w:val="24"/>
          <w:szCs w:val="24"/>
        </w:rPr>
        <w:t>), 2017 IEEE/ACM 25th International Symposium on. IEEE, 2017: 1-5.</w:t>
      </w:r>
    </w:p>
    <w:p w14:paraId="774B8DC0" w14:textId="552EEA28" w:rsidR="00F360BD" w:rsidRPr="00F360BD" w:rsidRDefault="00F360BD" w:rsidP="00F360BD">
      <w:pPr>
        <w:pStyle w:val="aa"/>
        <w:numPr>
          <w:ilvl w:val="0"/>
          <w:numId w:val="14"/>
        </w:numPr>
        <w:spacing w:line="400" w:lineRule="exact"/>
        <w:ind w:firstLineChars="0"/>
        <w:rPr>
          <w:rFonts w:ascii="Times New Roman" w:eastAsiaTheme="minorEastAsia" w:hAnsi="Times New Roman"/>
          <w:sz w:val="24"/>
          <w:szCs w:val="24"/>
        </w:rPr>
      </w:pPr>
      <w:proofErr w:type="spellStart"/>
      <w:r w:rsidRPr="00F360BD">
        <w:rPr>
          <w:rFonts w:ascii="Times New Roman" w:eastAsiaTheme="minorEastAsia" w:hAnsi="Times New Roman"/>
          <w:sz w:val="24"/>
          <w:szCs w:val="24"/>
        </w:rPr>
        <w:t>Lersteau</w:t>
      </w:r>
      <w:proofErr w:type="spellEnd"/>
      <w:r w:rsidRPr="00F360BD">
        <w:rPr>
          <w:rFonts w:ascii="Times New Roman" w:eastAsiaTheme="minorEastAsia" w:hAnsi="Times New Roman"/>
          <w:sz w:val="24"/>
          <w:szCs w:val="24"/>
        </w:rPr>
        <w:t xml:space="preserve"> C, Rossi A, </w:t>
      </w:r>
      <w:proofErr w:type="spellStart"/>
      <w:r w:rsidRPr="00F360BD">
        <w:rPr>
          <w:rFonts w:ascii="Times New Roman" w:eastAsiaTheme="minorEastAsia" w:hAnsi="Times New Roman"/>
          <w:sz w:val="24"/>
          <w:szCs w:val="24"/>
        </w:rPr>
        <w:t>Sevaux</w:t>
      </w:r>
      <w:proofErr w:type="spellEnd"/>
      <w:r w:rsidRPr="00F360BD">
        <w:rPr>
          <w:rFonts w:ascii="Times New Roman" w:eastAsiaTheme="minorEastAsia" w:hAnsi="Times New Roman"/>
          <w:sz w:val="24"/>
          <w:szCs w:val="24"/>
        </w:rPr>
        <w:t xml:space="preserve"> M. Minimum energy target tracking with coverage guarantee in wireless sensor networks[J]. European Journal of Operational Research, 2018, 265(3): 882-894.</w:t>
      </w:r>
    </w:p>
    <w:p w14:paraId="6E889EBB" w14:textId="4FB083E5" w:rsidR="005F0A64" w:rsidRDefault="00F360BD" w:rsidP="005F0A64">
      <w:pPr>
        <w:pStyle w:val="aa"/>
        <w:numPr>
          <w:ilvl w:val="0"/>
          <w:numId w:val="14"/>
        </w:numPr>
        <w:spacing w:line="400" w:lineRule="exact"/>
        <w:ind w:firstLineChars="0"/>
        <w:rPr>
          <w:rFonts w:ascii="Times New Roman" w:eastAsiaTheme="minorEastAsia" w:hAnsi="Times New Roman"/>
          <w:sz w:val="24"/>
          <w:szCs w:val="24"/>
        </w:rPr>
      </w:pPr>
      <w:proofErr w:type="spellStart"/>
      <w:r w:rsidRPr="00F360BD">
        <w:rPr>
          <w:rFonts w:ascii="Times New Roman" w:eastAsiaTheme="minorEastAsia" w:hAnsi="Times New Roman"/>
          <w:sz w:val="24"/>
          <w:szCs w:val="24"/>
        </w:rPr>
        <w:t>Moridi</w:t>
      </w:r>
      <w:proofErr w:type="spellEnd"/>
      <w:r w:rsidRPr="00F360BD">
        <w:rPr>
          <w:rFonts w:ascii="Times New Roman" w:eastAsiaTheme="minorEastAsia" w:hAnsi="Times New Roman"/>
          <w:sz w:val="24"/>
          <w:szCs w:val="24"/>
        </w:rPr>
        <w:t xml:space="preserve"> M A, </w:t>
      </w:r>
      <w:proofErr w:type="spellStart"/>
      <w:r w:rsidRPr="00F360BD">
        <w:rPr>
          <w:rFonts w:ascii="Times New Roman" w:eastAsiaTheme="minorEastAsia" w:hAnsi="Times New Roman"/>
          <w:sz w:val="24"/>
          <w:szCs w:val="24"/>
        </w:rPr>
        <w:t>Sharifzadeh</w:t>
      </w:r>
      <w:proofErr w:type="spellEnd"/>
      <w:r w:rsidRPr="00F360BD">
        <w:rPr>
          <w:rFonts w:ascii="Times New Roman" w:eastAsiaTheme="minorEastAsia" w:hAnsi="Times New Roman"/>
          <w:sz w:val="24"/>
          <w:szCs w:val="24"/>
        </w:rPr>
        <w:t xml:space="preserve"> M, Kawamura Y, et al. Development of wireless sensor networks for underground communication and monitoring systems (the cases of underground mine environments)[J]. </w:t>
      </w:r>
      <w:proofErr w:type="spellStart"/>
      <w:r w:rsidRPr="00F360BD">
        <w:rPr>
          <w:rFonts w:ascii="Times New Roman" w:eastAsiaTheme="minorEastAsia" w:hAnsi="Times New Roman"/>
          <w:sz w:val="24"/>
          <w:szCs w:val="24"/>
        </w:rPr>
        <w:t>Tunnelling</w:t>
      </w:r>
      <w:proofErr w:type="spellEnd"/>
      <w:r w:rsidRPr="00F360BD">
        <w:rPr>
          <w:rFonts w:ascii="Times New Roman" w:eastAsiaTheme="minorEastAsia" w:hAnsi="Times New Roman"/>
          <w:sz w:val="24"/>
          <w:szCs w:val="24"/>
        </w:rPr>
        <w:t xml:space="preserve"> and Underground Space Technology, 2018, 73: 127-138.</w:t>
      </w:r>
    </w:p>
    <w:p w14:paraId="41C0C46E" w14:textId="0E26796A" w:rsidR="00B607FE" w:rsidRDefault="00B607FE" w:rsidP="005F0A64">
      <w:pPr>
        <w:pStyle w:val="aa"/>
        <w:numPr>
          <w:ilvl w:val="0"/>
          <w:numId w:val="14"/>
        </w:numPr>
        <w:spacing w:line="400" w:lineRule="exact"/>
        <w:ind w:firstLineChars="0"/>
        <w:rPr>
          <w:rFonts w:ascii="Times New Roman" w:eastAsiaTheme="minorEastAsia" w:hAnsi="Times New Roman"/>
          <w:sz w:val="24"/>
          <w:szCs w:val="24"/>
        </w:rPr>
      </w:pPr>
      <w:r w:rsidRPr="00B607FE">
        <w:rPr>
          <w:rFonts w:ascii="Times New Roman" w:eastAsiaTheme="minorEastAsia" w:hAnsi="Times New Roman" w:hint="eastAsia"/>
          <w:sz w:val="24"/>
          <w:szCs w:val="24"/>
        </w:rPr>
        <w:t>周雨宸</w:t>
      </w:r>
      <w:r w:rsidRPr="00B607FE">
        <w:rPr>
          <w:rFonts w:ascii="Times New Roman" w:eastAsiaTheme="minorEastAsia" w:hAnsi="Times New Roman" w:hint="eastAsia"/>
          <w:sz w:val="24"/>
          <w:szCs w:val="24"/>
        </w:rPr>
        <w:t>.</w:t>
      </w:r>
      <w:r w:rsidRPr="00B607FE">
        <w:rPr>
          <w:rFonts w:ascii="Times New Roman" w:eastAsiaTheme="minorEastAsia" w:hAnsi="Times New Roman" w:hint="eastAsia"/>
          <w:sz w:val="24"/>
          <w:szCs w:val="24"/>
        </w:rPr>
        <w:t>智能电网的关键技术及发展综述</w:t>
      </w:r>
      <w:r w:rsidRPr="00B607FE">
        <w:rPr>
          <w:rFonts w:ascii="Times New Roman" w:eastAsiaTheme="minorEastAsia" w:hAnsi="Times New Roman" w:hint="eastAsia"/>
          <w:sz w:val="24"/>
          <w:szCs w:val="24"/>
        </w:rPr>
        <w:t>[J].</w:t>
      </w:r>
      <w:r w:rsidRPr="00B607FE">
        <w:rPr>
          <w:rFonts w:ascii="Times New Roman" w:eastAsiaTheme="minorEastAsia" w:hAnsi="Times New Roman" w:hint="eastAsia"/>
          <w:sz w:val="24"/>
          <w:szCs w:val="24"/>
        </w:rPr>
        <w:t>通讯世界</w:t>
      </w:r>
      <w:r w:rsidRPr="00B607FE">
        <w:rPr>
          <w:rFonts w:ascii="Times New Roman" w:eastAsiaTheme="minorEastAsia" w:hAnsi="Times New Roman" w:hint="eastAsia"/>
          <w:sz w:val="24"/>
          <w:szCs w:val="24"/>
        </w:rPr>
        <w:t>,2019,26(01):161-162.</w:t>
      </w:r>
    </w:p>
    <w:p w14:paraId="750C9ED6" w14:textId="27AE6A04" w:rsidR="00B607FE" w:rsidRDefault="00905B3D" w:rsidP="005F0A64">
      <w:pPr>
        <w:pStyle w:val="aa"/>
        <w:numPr>
          <w:ilvl w:val="0"/>
          <w:numId w:val="14"/>
        </w:numPr>
        <w:spacing w:line="400" w:lineRule="exact"/>
        <w:ind w:firstLineChars="0"/>
        <w:rPr>
          <w:rFonts w:ascii="Times New Roman" w:eastAsiaTheme="minorEastAsia" w:hAnsi="Times New Roman"/>
          <w:sz w:val="24"/>
          <w:szCs w:val="24"/>
        </w:rPr>
      </w:pPr>
      <w:r w:rsidRPr="00905B3D">
        <w:rPr>
          <w:rFonts w:ascii="Times New Roman" w:eastAsiaTheme="minorEastAsia" w:hAnsi="Times New Roman" w:hint="eastAsia"/>
          <w:sz w:val="24"/>
          <w:szCs w:val="24"/>
        </w:rPr>
        <w:t>陈树勇</w:t>
      </w:r>
      <w:r w:rsidRPr="00905B3D">
        <w:rPr>
          <w:rFonts w:ascii="Times New Roman" w:eastAsiaTheme="minorEastAsia" w:hAnsi="Times New Roman" w:hint="eastAsia"/>
          <w:sz w:val="24"/>
          <w:szCs w:val="24"/>
        </w:rPr>
        <w:t>,</w:t>
      </w:r>
      <w:r w:rsidRPr="00905B3D">
        <w:rPr>
          <w:rFonts w:ascii="Times New Roman" w:eastAsiaTheme="minorEastAsia" w:hAnsi="Times New Roman" w:hint="eastAsia"/>
          <w:sz w:val="24"/>
          <w:szCs w:val="24"/>
        </w:rPr>
        <w:t>宋书芳</w:t>
      </w:r>
      <w:r w:rsidRPr="00905B3D">
        <w:rPr>
          <w:rFonts w:ascii="Times New Roman" w:eastAsiaTheme="minorEastAsia" w:hAnsi="Times New Roman" w:hint="eastAsia"/>
          <w:sz w:val="24"/>
          <w:szCs w:val="24"/>
        </w:rPr>
        <w:t>,</w:t>
      </w:r>
      <w:r w:rsidRPr="00905B3D">
        <w:rPr>
          <w:rFonts w:ascii="Times New Roman" w:eastAsiaTheme="minorEastAsia" w:hAnsi="Times New Roman" w:hint="eastAsia"/>
          <w:sz w:val="24"/>
          <w:szCs w:val="24"/>
        </w:rPr>
        <w:t>李兰欣</w:t>
      </w:r>
      <w:r w:rsidRPr="00905B3D">
        <w:rPr>
          <w:rFonts w:ascii="Times New Roman" w:eastAsiaTheme="minorEastAsia" w:hAnsi="Times New Roman" w:hint="eastAsia"/>
          <w:sz w:val="24"/>
          <w:szCs w:val="24"/>
        </w:rPr>
        <w:t>,</w:t>
      </w:r>
      <w:r w:rsidRPr="00905B3D">
        <w:rPr>
          <w:rFonts w:ascii="Times New Roman" w:eastAsiaTheme="minorEastAsia" w:hAnsi="Times New Roman" w:hint="eastAsia"/>
          <w:sz w:val="24"/>
          <w:szCs w:val="24"/>
        </w:rPr>
        <w:t>沈杰</w:t>
      </w:r>
      <w:r w:rsidRPr="00905B3D">
        <w:rPr>
          <w:rFonts w:ascii="Times New Roman" w:eastAsiaTheme="minorEastAsia" w:hAnsi="Times New Roman" w:hint="eastAsia"/>
          <w:sz w:val="24"/>
          <w:szCs w:val="24"/>
        </w:rPr>
        <w:t>.</w:t>
      </w:r>
      <w:r w:rsidRPr="00905B3D">
        <w:rPr>
          <w:rFonts w:ascii="Times New Roman" w:eastAsiaTheme="minorEastAsia" w:hAnsi="Times New Roman" w:hint="eastAsia"/>
          <w:sz w:val="24"/>
          <w:szCs w:val="24"/>
        </w:rPr>
        <w:t>智能电网技术综述</w:t>
      </w:r>
      <w:r w:rsidRPr="00905B3D">
        <w:rPr>
          <w:rFonts w:ascii="Times New Roman" w:eastAsiaTheme="minorEastAsia" w:hAnsi="Times New Roman" w:hint="eastAsia"/>
          <w:sz w:val="24"/>
          <w:szCs w:val="24"/>
        </w:rPr>
        <w:t>[J].</w:t>
      </w:r>
      <w:r w:rsidRPr="00905B3D">
        <w:rPr>
          <w:rFonts w:ascii="Times New Roman" w:eastAsiaTheme="minorEastAsia" w:hAnsi="Times New Roman" w:hint="eastAsia"/>
          <w:sz w:val="24"/>
          <w:szCs w:val="24"/>
        </w:rPr>
        <w:t>电网技术</w:t>
      </w:r>
      <w:r w:rsidRPr="00905B3D">
        <w:rPr>
          <w:rFonts w:ascii="Times New Roman" w:eastAsiaTheme="minorEastAsia" w:hAnsi="Times New Roman" w:hint="eastAsia"/>
          <w:sz w:val="24"/>
          <w:szCs w:val="24"/>
        </w:rPr>
        <w:t>,2009,33(08):1-7.</w:t>
      </w:r>
    </w:p>
    <w:p w14:paraId="6925E568" w14:textId="52FD4C5B" w:rsidR="00483E91" w:rsidRPr="00483E91" w:rsidRDefault="00483E91" w:rsidP="00483E91">
      <w:pPr>
        <w:pStyle w:val="aa"/>
        <w:numPr>
          <w:ilvl w:val="0"/>
          <w:numId w:val="14"/>
        </w:numPr>
        <w:ind w:firstLineChars="0"/>
        <w:rPr>
          <w:rFonts w:ascii="Times New Roman" w:eastAsiaTheme="minorEastAsia" w:hAnsi="Times New Roman"/>
          <w:sz w:val="24"/>
          <w:szCs w:val="24"/>
        </w:rPr>
      </w:pPr>
      <w:proofErr w:type="spellStart"/>
      <w:r w:rsidRPr="00483E91">
        <w:rPr>
          <w:rFonts w:ascii="Times New Roman" w:eastAsiaTheme="minorEastAsia" w:hAnsi="Times New Roman"/>
          <w:sz w:val="24"/>
          <w:szCs w:val="24"/>
        </w:rPr>
        <w:t>Shinwari</w:t>
      </w:r>
      <w:proofErr w:type="spellEnd"/>
      <w:r w:rsidRPr="00483E91">
        <w:rPr>
          <w:rFonts w:ascii="Times New Roman" w:eastAsiaTheme="minorEastAsia" w:hAnsi="Times New Roman"/>
          <w:sz w:val="24"/>
          <w:szCs w:val="24"/>
        </w:rPr>
        <w:t xml:space="preserve"> M, Youssef A, </w:t>
      </w:r>
      <w:proofErr w:type="spellStart"/>
      <w:r w:rsidRPr="00483E91">
        <w:rPr>
          <w:rFonts w:ascii="Times New Roman" w:eastAsiaTheme="minorEastAsia" w:hAnsi="Times New Roman"/>
          <w:sz w:val="24"/>
          <w:szCs w:val="24"/>
        </w:rPr>
        <w:t>Hamouda</w:t>
      </w:r>
      <w:proofErr w:type="spellEnd"/>
      <w:r w:rsidRPr="00483E91">
        <w:rPr>
          <w:rFonts w:ascii="Times New Roman" w:eastAsiaTheme="minorEastAsia" w:hAnsi="Times New Roman"/>
          <w:sz w:val="24"/>
          <w:szCs w:val="24"/>
        </w:rPr>
        <w:t xml:space="preserve"> W. A water-filling based scheduling algorithm for the smart grid[J]. IEEE Transactions on Smart Grid, 2012, 3(2): 710-719.</w:t>
      </w:r>
    </w:p>
    <w:p w14:paraId="180653BA" w14:textId="30AECEBA" w:rsidR="0074341D" w:rsidRDefault="00040EB4" w:rsidP="0074341D">
      <w:pPr>
        <w:pStyle w:val="aa"/>
        <w:numPr>
          <w:ilvl w:val="0"/>
          <w:numId w:val="14"/>
        </w:numPr>
        <w:spacing w:line="400" w:lineRule="exact"/>
        <w:ind w:firstLineChars="0"/>
        <w:rPr>
          <w:rFonts w:ascii="Times New Roman" w:eastAsiaTheme="minorEastAsia" w:hAnsi="Times New Roman"/>
          <w:sz w:val="24"/>
          <w:szCs w:val="24"/>
        </w:rPr>
      </w:pPr>
      <w:r w:rsidRPr="00040EB4">
        <w:rPr>
          <w:rFonts w:ascii="Times New Roman" w:eastAsiaTheme="minorEastAsia" w:hAnsi="Times New Roman" w:hint="eastAsia"/>
          <w:sz w:val="24"/>
          <w:szCs w:val="24"/>
        </w:rPr>
        <w:t>刘思放</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邓春宇</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张国宾</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祁兵</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李彬</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李德智</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石坤</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杨斌</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奚培锋</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面向居民智能用电的边缘计算协同架构研究</w:t>
      </w:r>
      <w:r w:rsidRPr="00040EB4">
        <w:rPr>
          <w:rFonts w:ascii="Times New Roman" w:eastAsiaTheme="minorEastAsia" w:hAnsi="Times New Roman" w:hint="eastAsia"/>
          <w:sz w:val="24"/>
          <w:szCs w:val="24"/>
        </w:rPr>
        <w:t>[J].</w:t>
      </w:r>
      <w:r w:rsidRPr="00040EB4">
        <w:rPr>
          <w:rFonts w:ascii="Times New Roman" w:eastAsiaTheme="minorEastAsia" w:hAnsi="Times New Roman" w:hint="eastAsia"/>
          <w:sz w:val="24"/>
          <w:szCs w:val="24"/>
        </w:rPr>
        <w:t>电力建设</w:t>
      </w:r>
      <w:r w:rsidRPr="00040EB4">
        <w:rPr>
          <w:rFonts w:ascii="Times New Roman" w:eastAsiaTheme="minorEastAsia" w:hAnsi="Times New Roman" w:hint="eastAsia"/>
          <w:sz w:val="24"/>
          <w:szCs w:val="24"/>
        </w:rPr>
        <w:t>,2018,39(11):60-68.</w:t>
      </w:r>
    </w:p>
    <w:p w14:paraId="3D3D87FE" w14:textId="10DA5B33" w:rsidR="00040EB4" w:rsidRDefault="00040EB4" w:rsidP="0074341D">
      <w:pPr>
        <w:pStyle w:val="aa"/>
        <w:numPr>
          <w:ilvl w:val="0"/>
          <w:numId w:val="14"/>
        </w:numPr>
        <w:spacing w:line="400" w:lineRule="exact"/>
        <w:ind w:firstLineChars="0"/>
        <w:rPr>
          <w:rFonts w:ascii="Times New Roman" w:eastAsiaTheme="minorEastAsia" w:hAnsi="Times New Roman"/>
          <w:sz w:val="24"/>
          <w:szCs w:val="24"/>
        </w:rPr>
      </w:pPr>
      <w:r w:rsidRPr="00040EB4">
        <w:rPr>
          <w:rFonts w:ascii="Times New Roman" w:eastAsiaTheme="minorEastAsia" w:hAnsi="Times New Roman" w:hint="eastAsia"/>
          <w:sz w:val="24"/>
          <w:szCs w:val="24"/>
        </w:rPr>
        <w:t>李彬</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贾滨诚</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曹望璋</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田世明</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祁兵</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孙毅</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朱伟义</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郑爱霞</w:t>
      </w:r>
      <w:r w:rsidRPr="00040EB4">
        <w:rPr>
          <w:rFonts w:ascii="Times New Roman" w:eastAsiaTheme="minorEastAsia" w:hAnsi="Times New Roman" w:hint="eastAsia"/>
          <w:sz w:val="24"/>
          <w:szCs w:val="24"/>
        </w:rPr>
        <w:t>.</w:t>
      </w:r>
      <w:r w:rsidRPr="00040EB4">
        <w:rPr>
          <w:rFonts w:ascii="Times New Roman" w:eastAsiaTheme="minorEastAsia" w:hAnsi="Times New Roman" w:hint="eastAsia"/>
          <w:sz w:val="24"/>
          <w:szCs w:val="24"/>
        </w:rPr>
        <w:t>边缘计算在电力需求响应业务中的应用展望</w:t>
      </w:r>
      <w:r w:rsidRPr="00040EB4">
        <w:rPr>
          <w:rFonts w:ascii="Times New Roman" w:eastAsiaTheme="minorEastAsia" w:hAnsi="Times New Roman" w:hint="eastAsia"/>
          <w:sz w:val="24"/>
          <w:szCs w:val="24"/>
        </w:rPr>
        <w:t>[J].</w:t>
      </w:r>
      <w:r w:rsidRPr="00040EB4">
        <w:rPr>
          <w:rFonts w:ascii="Times New Roman" w:eastAsiaTheme="minorEastAsia" w:hAnsi="Times New Roman" w:hint="eastAsia"/>
          <w:sz w:val="24"/>
          <w:szCs w:val="24"/>
        </w:rPr>
        <w:t>电网技术</w:t>
      </w:r>
      <w:r w:rsidRPr="00040EB4">
        <w:rPr>
          <w:rFonts w:ascii="Times New Roman" w:eastAsiaTheme="minorEastAsia" w:hAnsi="Times New Roman" w:hint="eastAsia"/>
          <w:sz w:val="24"/>
          <w:szCs w:val="24"/>
        </w:rPr>
        <w:t>,2018,42(01):79-87.</w:t>
      </w:r>
    </w:p>
    <w:p w14:paraId="23E961E9" w14:textId="79858215" w:rsidR="004A7A09" w:rsidRDefault="00B0033B" w:rsidP="0074341D">
      <w:pPr>
        <w:pStyle w:val="aa"/>
        <w:numPr>
          <w:ilvl w:val="0"/>
          <w:numId w:val="14"/>
        </w:numPr>
        <w:spacing w:line="400" w:lineRule="exact"/>
        <w:ind w:firstLineChars="0"/>
        <w:rPr>
          <w:rFonts w:ascii="Times New Roman" w:eastAsiaTheme="minorEastAsia" w:hAnsi="Times New Roman"/>
          <w:sz w:val="24"/>
          <w:szCs w:val="24"/>
        </w:rPr>
      </w:pPr>
      <w:r w:rsidRPr="00B0033B">
        <w:rPr>
          <w:rFonts w:ascii="Times New Roman" w:eastAsiaTheme="minorEastAsia" w:hAnsi="Times New Roman"/>
          <w:sz w:val="24"/>
          <w:szCs w:val="24"/>
        </w:rPr>
        <w:lastRenderedPageBreak/>
        <w:t xml:space="preserve">Carvalho, </w:t>
      </w:r>
      <w:proofErr w:type="spellStart"/>
      <w:r w:rsidRPr="00B0033B">
        <w:rPr>
          <w:rFonts w:ascii="Times New Roman" w:eastAsiaTheme="minorEastAsia" w:hAnsi="Times New Roman"/>
          <w:sz w:val="24"/>
          <w:szCs w:val="24"/>
        </w:rPr>
        <w:t>Otávio</w:t>
      </w:r>
      <w:proofErr w:type="spellEnd"/>
      <w:r w:rsidRPr="00B0033B">
        <w:rPr>
          <w:rFonts w:ascii="Times New Roman" w:eastAsiaTheme="minorEastAsia" w:hAnsi="Times New Roman"/>
          <w:sz w:val="24"/>
          <w:szCs w:val="24"/>
        </w:rPr>
        <w:t>, et al. "IoT Workload Distribution Impact Between Edge and Cloud Computing in a Smart Grid Application." Latin American High Performance Computing Conference. Springer, Cham, 2017.</w:t>
      </w:r>
    </w:p>
    <w:p w14:paraId="11DC5665" w14:textId="3BE7D053" w:rsidR="00B0033B" w:rsidRDefault="00254982" w:rsidP="0074341D">
      <w:pPr>
        <w:pStyle w:val="aa"/>
        <w:numPr>
          <w:ilvl w:val="0"/>
          <w:numId w:val="14"/>
        </w:numPr>
        <w:spacing w:line="400" w:lineRule="exact"/>
        <w:ind w:firstLineChars="0"/>
        <w:rPr>
          <w:rFonts w:ascii="Times New Roman" w:eastAsiaTheme="minorEastAsia" w:hAnsi="Times New Roman"/>
          <w:sz w:val="24"/>
          <w:szCs w:val="24"/>
        </w:rPr>
      </w:pPr>
      <w:r w:rsidRPr="00254982">
        <w:rPr>
          <w:rFonts w:ascii="Times New Roman" w:eastAsiaTheme="minorEastAsia" w:hAnsi="Times New Roman"/>
          <w:sz w:val="24"/>
          <w:szCs w:val="24"/>
        </w:rPr>
        <w:t>Barik, Rabindra K., et al. "</w:t>
      </w:r>
      <w:proofErr w:type="spellStart"/>
      <w:r w:rsidRPr="00254982">
        <w:rPr>
          <w:rFonts w:ascii="Times New Roman" w:eastAsiaTheme="minorEastAsia" w:hAnsi="Times New Roman"/>
          <w:sz w:val="24"/>
          <w:szCs w:val="24"/>
        </w:rPr>
        <w:t>FogGrid</w:t>
      </w:r>
      <w:proofErr w:type="spellEnd"/>
      <w:r w:rsidRPr="00254982">
        <w:rPr>
          <w:rFonts w:ascii="Times New Roman" w:eastAsiaTheme="minorEastAsia" w:hAnsi="Times New Roman"/>
          <w:sz w:val="24"/>
          <w:szCs w:val="24"/>
        </w:rPr>
        <w:t xml:space="preserve">: Leveraging Fog Computing for Enhanced Smart Grid Network." </w:t>
      </w:r>
      <w:proofErr w:type="spellStart"/>
      <w:r w:rsidRPr="00254982">
        <w:rPr>
          <w:rFonts w:ascii="Times New Roman" w:eastAsiaTheme="minorEastAsia" w:hAnsi="Times New Roman"/>
          <w:sz w:val="24"/>
          <w:szCs w:val="24"/>
        </w:rPr>
        <w:t>arXiv</w:t>
      </w:r>
      <w:proofErr w:type="spellEnd"/>
      <w:r w:rsidRPr="00254982">
        <w:rPr>
          <w:rFonts w:ascii="Times New Roman" w:eastAsiaTheme="minorEastAsia" w:hAnsi="Times New Roman"/>
          <w:sz w:val="24"/>
          <w:szCs w:val="24"/>
        </w:rPr>
        <w:t xml:space="preserve"> preprint arXiv:1712.09645 (2017).</w:t>
      </w:r>
    </w:p>
    <w:p w14:paraId="472FE5FB" w14:textId="09769CB7" w:rsidR="00254982" w:rsidRDefault="00C54617" w:rsidP="0074341D">
      <w:pPr>
        <w:pStyle w:val="aa"/>
        <w:numPr>
          <w:ilvl w:val="0"/>
          <w:numId w:val="14"/>
        </w:numPr>
        <w:spacing w:line="400" w:lineRule="exact"/>
        <w:ind w:firstLineChars="0"/>
        <w:rPr>
          <w:rFonts w:ascii="Times New Roman" w:eastAsiaTheme="minorEastAsia" w:hAnsi="Times New Roman"/>
          <w:sz w:val="24"/>
          <w:szCs w:val="24"/>
        </w:rPr>
      </w:pPr>
      <w:r w:rsidRPr="00C54617">
        <w:rPr>
          <w:rFonts w:ascii="Times New Roman" w:eastAsiaTheme="minorEastAsia" w:hAnsi="Times New Roman"/>
          <w:sz w:val="24"/>
          <w:szCs w:val="24"/>
        </w:rPr>
        <w:t xml:space="preserve">Lu, </w:t>
      </w:r>
      <w:proofErr w:type="spellStart"/>
      <w:r w:rsidRPr="00C54617">
        <w:rPr>
          <w:rFonts w:ascii="Times New Roman" w:eastAsiaTheme="minorEastAsia" w:hAnsi="Times New Roman"/>
          <w:sz w:val="24"/>
          <w:szCs w:val="24"/>
        </w:rPr>
        <w:t>Zhuo</w:t>
      </w:r>
      <w:proofErr w:type="spellEnd"/>
      <w:r w:rsidRPr="00C54617">
        <w:rPr>
          <w:rFonts w:ascii="Times New Roman" w:eastAsiaTheme="minorEastAsia" w:hAnsi="Times New Roman"/>
          <w:sz w:val="24"/>
          <w:szCs w:val="24"/>
        </w:rPr>
        <w:t>, et al. "Review and evaluation of security threats on the communication networks in the smart grid." Military Communications Conference, 2010-MILCOM 2010. IEEE, 2010.</w:t>
      </w:r>
    </w:p>
    <w:p w14:paraId="7A6DEC58" w14:textId="227EDB07" w:rsidR="00C54617" w:rsidRDefault="009F1F86" w:rsidP="0074341D">
      <w:pPr>
        <w:pStyle w:val="aa"/>
        <w:numPr>
          <w:ilvl w:val="0"/>
          <w:numId w:val="14"/>
        </w:numPr>
        <w:spacing w:line="400" w:lineRule="exact"/>
        <w:ind w:firstLineChars="0"/>
        <w:rPr>
          <w:rFonts w:ascii="Times New Roman" w:eastAsiaTheme="minorEastAsia" w:hAnsi="Times New Roman"/>
          <w:sz w:val="24"/>
          <w:szCs w:val="24"/>
        </w:rPr>
      </w:pPr>
      <w:proofErr w:type="spellStart"/>
      <w:r w:rsidRPr="009F1F86">
        <w:rPr>
          <w:rFonts w:ascii="Times New Roman" w:eastAsiaTheme="minorEastAsia" w:hAnsi="Times New Roman"/>
          <w:sz w:val="24"/>
          <w:szCs w:val="24"/>
        </w:rPr>
        <w:t>Fotiou</w:t>
      </w:r>
      <w:proofErr w:type="spellEnd"/>
      <w:r w:rsidRPr="009F1F86">
        <w:rPr>
          <w:rFonts w:ascii="Times New Roman" w:eastAsiaTheme="minorEastAsia" w:hAnsi="Times New Roman"/>
          <w:sz w:val="24"/>
          <w:szCs w:val="24"/>
        </w:rPr>
        <w:t>, Nikos, et al. "Developing information networking further: From PSIRP to PURSUIT." International Conference on Broadband Communications, Networks and Systems. Springer, Berlin, Heidelberg, 2010.</w:t>
      </w:r>
    </w:p>
    <w:p w14:paraId="77A56EA3" w14:textId="72FF1718" w:rsidR="009F1F86" w:rsidRDefault="009F1F86" w:rsidP="0074341D">
      <w:pPr>
        <w:pStyle w:val="aa"/>
        <w:numPr>
          <w:ilvl w:val="0"/>
          <w:numId w:val="14"/>
        </w:numPr>
        <w:spacing w:line="400" w:lineRule="exact"/>
        <w:ind w:firstLineChars="0"/>
        <w:rPr>
          <w:rFonts w:ascii="Times New Roman" w:eastAsiaTheme="minorEastAsia" w:hAnsi="Times New Roman"/>
          <w:sz w:val="24"/>
          <w:szCs w:val="24"/>
        </w:rPr>
      </w:pPr>
      <w:r w:rsidRPr="009F1F86">
        <w:rPr>
          <w:rFonts w:ascii="Times New Roman" w:eastAsiaTheme="minorEastAsia" w:hAnsi="Times New Roman"/>
          <w:sz w:val="24"/>
          <w:szCs w:val="24"/>
        </w:rPr>
        <w:t xml:space="preserve">Pang, </w:t>
      </w:r>
      <w:proofErr w:type="spellStart"/>
      <w:r w:rsidRPr="009F1F86">
        <w:rPr>
          <w:rFonts w:ascii="Times New Roman" w:eastAsiaTheme="minorEastAsia" w:hAnsi="Times New Roman"/>
          <w:sz w:val="24"/>
          <w:szCs w:val="24"/>
        </w:rPr>
        <w:t>Chengzong</w:t>
      </w:r>
      <w:proofErr w:type="spellEnd"/>
      <w:r w:rsidRPr="009F1F86">
        <w:rPr>
          <w:rFonts w:ascii="Times New Roman" w:eastAsiaTheme="minorEastAsia" w:hAnsi="Times New Roman"/>
          <w:sz w:val="24"/>
          <w:szCs w:val="24"/>
        </w:rPr>
        <w:t xml:space="preserve">, </w:t>
      </w:r>
      <w:proofErr w:type="spellStart"/>
      <w:r w:rsidRPr="009F1F86">
        <w:rPr>
          <w:rFonts w:ascii="Times New Roman" w:eastAsiaTheme="minorEastAsia" w:hAnsi="Times New Roman"/>
          <w:sz w:val="24"/>
          <w:szCs w:val="24"/>
        </w:rPr>
        <w:t>Mladen</w:t>
      </w:r>
      <w:proofErr w:type="spellEnd"/>
      <w:r w:rsidRPr="009F1F86">
        <w:rPr>
          <w:rFonts w:ascii="Times New Roman" w:eastAsiaTheme="minorEastAsia" w:hAnsi="Times New Roman"/>
          <w:sz w:val="24"/>
          <w:szCs w:val="24"/>
        </w:rPr>
        <w:t xml:space="preserve"> </w:t>
      </w:r>
      <w:proofErr w:type="spellStart"/>
      <w:r w:rsidRPr="009F1F86">
        <w:rPr>
          <w:rFonts w:ascii="Times New Roman" w:eastAsiaTheme="minorEastAsia" w:hAnsi="Times New Roman"/>
          <w:sz w:val="24"/>
          <w:szCs w:val="24"/>
        </w:rPr>
        <w:t>Kezunovic</w:t>
      </w:r>
      <w:proofErr w:type="spellEnd"/>
      <w:r w:rsidRPr="009F1F86">
        <w:rPr>
          <w:rFonts w:ascii="Times New Roman" w:eastAsiaTheme="minorEastAsia" w:hAnsi="Times New Roman"/>
          <w:sz w:val="24"/>
          <w:szCs w:val="24"/>
        </w:rPr>
        <w:t xml:space="preserve">, and Mehrdad </w:t>
      </w:r>
      <w:proofErr w:type="spellStart"/>
      <w:r w:rsidRPr="009F1F86">
        <w:rPr>
          <w:rFonts w:ascii="Times New Roman" w:eastAsiaTheme="minorEastAsia" w:hAnsi="Times New Roman"/>
          <w:sz w:val="24"/>
          <w:szCs w:val="24"/>
        </w:rPr>
        <w:t>Ehsani</w:t>
      </w:r>
      <w:proofErr w:type="spellEnd"/>
      <w:r w:rsidRPr="009F1F86">
        <w:rPr>
          <w:rFonts w:ascii="Times New Roman" w:eastAsiaTheme="minorEastAsia" w:hAnsi="Times New Roman"/>
          <w:sz w:val="24"/>
          <w:szCs w:val="24"/>
        </w:rPr>
        <w:t>. "Demand side management by using electric vehicles as distributed energy resources." Electric Vehicle Conference (IEVC), 2012 IEEE International. IEEE, 2012.</w:t>
      </w:r>
    </w:p>
    <w:p w14:paraId="3F25F1AC" w14:textId="036B2FF9" w:rsidR="009F1F86" w:rsidRDefault="00D61830" w:rsidP="0074341D">
      <w:pPr>
        <w:pStyle w:val="aa"/>
        <w:numPr>
          <w:ilvl w:val="0"/>
          <w:numId w:val="14"/>
        </w:numPr>
        <w:spacing w:line="400" w:lineRule="exact"/>
        <w:ind w:firstLineChars="0"/>
        <w:rPr>
          <w:rFonts w:ascii="Times New Roman" w:eastAsiaTheme="minorEastAsia" w:hAnsi="Times New Roman"/>
          <w:sz w:val="24"/>
          <w:szCs w:val="24"/>
        </w:rPr>
      </w:pPr>
      <w:r w:rsidRPr="00D61830">
        <w:rPr>
          <w:rFonts w:ascii="Times New Roman" w:eastAsiaTheme="minorEastAsia" w:hAnsi="Times New Roman"/>
          <w:sz w:val="24"/>
          <w:szCs w:val="24"/>
        </w:rPr>
        <w:t>Kim, Young-</w:t>
      </w:r>
      <w:proofErr w:type="spellStart"/>
      <w:r w:rsidRPr="00D61830">
        <w:rPr>
          <w:rFonts w:ascii="Times New Roman" w:eastAsiaTheme="minorEastAsia" w:hAnsi="Times New Roman"/>
          <w:sz w:val="24"/>
          <w:szCs w:val="24"/>
        </w:rPr>
        <w:t>Jin</w:t>
      </w:r>
      <w:proofErr w:type="spellEnd"/>
      <w:r w:rsidRPr="00D61830">
        <w:rPr>
          <w:rFonts w:ascii="Times New Roman" w:eastAsiaTheme="minorEastAsia" w:hAnsi="Times New Roman"/>
          <w:sz w:val="24"/>
          <w:szCs w:val="24"/>
        </w:rPr>
        <w:t>, et al. "</w:t>
      </w:r>
      <w:proofErr w:type="spellStart"/>
      <w:r w:rsidRPr="00D61830">
        <w:rPr>
          <w:rFonts w:ascii="Times New Roman" w:eastAsiaTheme="minorEastAsia" w:hAnsi="Times New Roman"/>
          <w:sz w:val="24"/>
          <w:szCs w:val="24"/>
        </w:rPr>
        <w:t>SeDAX</w:t>
      </w:r>
      <w:proofErr w:type="spellEnd"/>
      <w:r w:rsidRPr="00D61830">
        <w:rPr>
          <w:rFonts w:ascii="Times New Roman" w:eastAsiaTheme="minorEastAsia" w:hAnsi="Times New Roman"/>
          <w:sz w:val="24"/>
          <w:szCs w:val="24"/>
        </w:rPr>
        <w:t>: A scalable, resilient, and secure platform for smart grid communications." IEEE Journal on Selected Areas in Communications 30.6 (2012): 1119-1136.</w:t>
      </w:r>
    </w:p>
    <w:p w14:paraId="421C17AF" w14:textId="266F3789" w:rsidR="00D61830" w:rsidRDefault="00D61830" w:rsidP="0074341D">
      <w:pPr>
        <w:pStyle w:val="aa"/>
        <w:numPr>
          <w:ilvl w:val="0"/>
          <w:numId w:val="14"/>
        </w:numPr>
        <w:spacing w:line="400" w:lineRule="exact"/>
        <w:ind w:firstLineChars="0"/>
        <w:rPr>
          <w:rFonts w:ascii="Times New Roman" w:eastAsiaTheme="minorEastAsia" w:hAnsi="Times New Roman"/>
          <w:sz w:val="24"/>
          <w:szCs w:val="24"/>
        </w:rPr>
      </w:pPr>
      <w:proofErr w:type="spellStart"/>
      <w:r w:rsidRPr="00D61830">
        <w:rPr>
          <w:rFonts w:ascii="Times New Roman" w:eastAsiaTheme="minorEastAsia" w:hAnsi="Times New Roman"/>
          <w:sz w:val="24"/>
          <w:szCs w:val="24"/>
        </w:rPr>
        <w:t>Katsaros</w:t>
      </w:r>
      <w:proofErr w:type="spellEnd"/>
      <w:r w:rsidRPr="00D61830">
        <w:rPr>
          <w:rFonts w:ascii="Times New Roman" w:eastAsiaTheme="minorEastAsia" w:hAnsi="Times New Roman"/>
          <w:sz w:val="24"/>
          <w:szCs w:val="24"/>
        </w:rPr>
        <w:t>, Konstantinos, et al. "Information-centric networking for machine-to-machine data delivery: a case study in smart grid applications." IEEE Network 28.3 (2014): 58-64.</w:t>
      </w:r>
    </w:p>
    <w:p w14:paraId="06D0C9DA" w14:textId="77777777" w:rsidR="00CA43E2" w:rsidRDefault="00D61830" w:rsidP="00CA43E2">
      <w:pPr>
        <w:pStyle w:val="aa"/>
        <w:numPr>
          <w:ilvl w:val="0"/>
          <w:numId w:val="14"/>
        </w:numPr>
        <w:spacing w:line="400" w:lineRule="exact"/>
        <w:ind w:firstLineChars="0"/>
        <w:rPr>
          <w:rFonts w:ascii="Times New Roman" w:eastAsiaTheme="minorEastAsia" w:hAnsi="Times New Roman"/>
          <w:sz w:val="24"/>
          <w:szCs w:val="24"/>
        </w:rPr>
      </w:pPr>
      <w:proofErr w:type="spellStart"/>
      <w:r w:rsidRPr="00D61830">
        <w:rPr>
          <w:rFonts w:ascii="Times New Roman" w:eastAsiaTheme="minorEastAsia" w:hAnsi="Times New Roman"/>
          <w:sz w:val="24"/>
          <w:szCs w:val="24"/>
        </w:rPr>
        <w:t>Tourani</w:t>
      </w:r>
      <w:proofErr w:type="spellEnd"/>
      <w:r w:rsidRPr="00D61830">
        <w:rPr>
          <w:rFonts w:ascii="Times New Roman" w:eastAsiaTheme="minorEastAsia" w:hAnsi="Times New Roman"/>
          <w:sz w:val="24"/>
          <w:szCs w:val="24"/>
        </w:rPr>
        <w:t>, Reza, et al. "</w:t>
      </w:r>
      <w:proofErr w:type="spellStart"/>
      <w:r w:rsidRPr="00D61830">
        <w:rPr>
          <w:rFonts w:ascii="Times New Roman" w:eastAsiaTheme="minorEastAsia" w:hAnsi="Times New Roman"/>
          <w:sz w:val="24"/>
          <w:szCs w:val="24"/>
        </w:rPr>
        <w:t>iCenS</w:t>
      </w:r>
      <w:proofErr w:type="spellEnd"/>
      <w:r w:rsidRPr="00D61830">
        <w:rPr>
          <w:rFonts w:ascii="Times New Roman" w:eastAsiaTheme="minorEastAsia" w:hAnsi="Times New Roman"/>
          <w:sz w:val="24"/>
          <w:szCs w:val="24"/>
        </w:rPr>
        <w:t>: An information-centric smart grid network architecture." Smart Grid Communications (</w:t>
      </w:r>
      <w:proofErr w:type="spellStart"/>
      <w:r w:rsidRPr="00D61830">
        <w:rPr>
          <w:rFonts w:ascii="Times New Roman" w:eastAsiaTheme="minorEastAsia" w:hAnsi="Times New Roman"/>
          <w:sz w:val="24"/>
          <w:szCs w:val="24"/>
        </w:rPr>
        <w:t>SmartGridComm</w:t>
      </w:r>
      <w:proofErr w:type="spellEnd"/>
      <w:r w:rsidRPr="00D61830">
        <w:rPr>
          <w:rFonts w:ascii="Times New Roman" w:eastAsiaTheme="minorEastAsia" w:hAnsi="Times New Roman"/>
          <w:sz w:val="24"/>
          <w:szCs w:val="24"/>
        </w:rPr>
        <w:t>), 2016 IEEE International Conference on. IEEE, 2016.</w:t>
      </w:r>
    </w:p>
    <w:p w14:paraId="2CAE1A6F" w14:textId="059EC2BB" w:rsidR="00D61830" w:rsidRPr="00CA43E2" w:rsidRDefault="00CA43E2" w:rsidP="00CA43E2">
      <w:pPr>
        <w:pStyle w:val="aa"/>
        <w:numPr>
          <w:ilvl w:val="0"/>
          <w:numId w:val="14"/>
        </w:numPr>
        <w:spacing w:line="400" w:lineRule="exact"/>
        <w:ind w:firstLineChars="0"/>
        <w:rPr>
          <w:rFonts w:ascii="Times New Roman" w:eastAsiaTheme="minorEastAsia" w:hAnsi="Times New Roman"/>
          <w:sz w:val="24"/>
          <w:szCs w:val="24"/>
        </w:rPr>
      </w:pPr>
      <w:proofErr w:type="spellStart"/>
      <w:r w:rsidRPr="00CA43E2">
        <w:rPr>
          <w:rFonts w:ascii="Times New Roman" w:hAnsi="Times New Roman"/>
          <w:sz w:val="24"/>
          <w:szCs w:val="24"/>
        </w:rPr>
        <w:t>TalebiFard</w:t>
      </w:r>
      <w:proofErr w:type="spellEnd"/>
      <w:r w:rsidRPr="00CA43E2">
        <w:rPr>
          <w:rFonts w:ascii="Times New Roman" w:hAnsi="Times New Roman"/>
          <w:sz w:val="24"/>
          <w:szCs w:val="24"/>
        </w:rPr>
        <w:t xml:space="preserve"> P, Ravindran R, </w:t>
      </w:r>
      <w:proofErr w:type="spellStart"/>
      <w:r w:rsidRPr="00CA43E2">
        <w:rPr>
          <w:rFonts w:ascii="Times New Roman" w:hAnsi="Times New Roman"/>
          <w:sz w:val="24"/>
          <w:szCs w:val="24"/>
        </w:rPr>
        <w:t>Chakraborti</w:t>
      </w:r>
      <w:proofErr w:type="spellEnd"/>
      <w:r w:rsidRPr="00CA43E2">
        <w:rPr>
          <w:rFonts w:ascii="Times New Roman" w:hAnsi="Times New Roman"/>
          <w:sz w:val="24"/>
          <w:szCs w:val="24"/>
        </w:rPr>
        <w:t xml:space="preserve"> A, et al. An Information Centric Networking approach towards contextualized edge service[C]//Consumer Communications and Networking Conference (CCNC), 2015 12th Annual IEEE. IEEE, 2015: 250-255.</w:t>
      </w:r>
    </w:p>
    <w:p w14:paraId="36A1271F" w14:textId="474572C9" w:rsidR="00CA43E2" w:rsidRDefault="00341786" w:rsidP="00CA43E2">
      <w:pPr>
        <w:pStyle w:val="aa"/>
        <w:numPr>
          <w:ilvl w:val="0"/>
          <w:numId w:val="14"/>
        </w:numPr>
        <w:spacing w:line="400" w:lineRule="exact"/>
        <w:ind w:firstLineChars="0"/>
        <w:rPr>
          <w:rFonts w:ascii="Times New Roman" w:eastAsiaTheme="minorEastAsia" w:hAnsi="Times New Roman"/>
          <w:sz w:val="24"/>
          <w:szCs w:val="24"/>
        </w:rPr>
      </w:pPr>
      <w:proofErr w:type="spellStart"/>
      <w:r w:rsidRPr="00341786">
        <w:rPr>
          <w:rFonts w:ascii="Times New Roman" w:eastAsiaTheme="minorEastAsia" w:hAnsi="Times New Roman"/>
          <w:sz w:val="24"/>
          <w:szCs w:val="24"/>
        </w:rPr>
        <w:t>Basu</w:t>
      </w:r>
      <w:proofErr w:type="spellEnd"/>
      <w:r w:rsidRPr="00341786">
        <w:rPr>
          <w:rFonts w:ascii="Times New Roman" w:eastAsiaTheme="minorEastAsia" w:hAnsi="Times New Roman"/>
          <w:sz w:val="24"/>
          <w:szCs w:val="24"/>
        </w:rPr>
        <w:t xml:space="preserve"> A, Lin A, Ramanathan S. Routing using potentials: a dynamic traffic-aware routing algorithm[C]//Proceedings of the 2003 conference on Applications, technologies, architectures, and protocols for computer communications. ACM, 2003: 37-48.</w:t>
      </w:r>
    </w:p>
    <w:p w14:paraId="4A10DD41" w14:textId="77777777" w:rsidR="00341786" w:rsidRPr="00341786" w:rsidRDefault="00341786" w:rsidP="00341786">
      <w:pPr>
        <w:pStyle w:val="aa"/>
        <w:numPr>
          <w:ilvl w:val="0"/>
          <w:numId w:val="14"/>
        </w:numPr>
        <w:spacing w:line="400" w:lineRule="exact"/>
        <w:ind w:firstLineChars="0"/>
        <w:rPr>
          <w:rFonts w:ascii="Times New Roman" w:eastAsiaTheme="minorEastAsia" w:hAnsi="Times New Roman"/>
          <w:sz w:val="24"/>
          <w:szCs w:val="24"/>
        </w:rPr>
      </w:pPr>
      <w:proofErr w:type="spellStart"/>
      <w:r w:rsidRPr="00341786">
        <w:rPr>
          <w:rFonts w:ascii="Times New Roman" w:eastAsiaTheme="minorEastAsia" w:hAnsi="Times New Roman"/>
          <w:sz w:val="24"/>
          <w:szCs w:val="24"/>
        </w:rPr>
        <w:t>Eum</w:t>
      </w:r>
      <w:proofErr w:type="spellEnd"/>
      <w:r w:rsidRPr="00341786">
        <w:rPr>
          <w:rFonts w:ascii="Times New Roman" w:eastAsiaTheme="minorEastAsia" w:hAnsi="Times New Roman"/>
          <w:sz w:val="24"/>
          <w:szCs w:val="24"/>
        </w:rPr>
        <w:t xml:space="preserve"> S, </w:t>
      </w:r>
      <w:proofErr w:type="spellStart"/>
      <w:r w:rsidRPr="00341786">
        <w:rPr>
          <w:rFonts w:ascii="Times New Roman" w:eastAsiaTheme="minorEastAsia" w:hAnsi="Times New Roman"/>
          <w:sz w:val="24"/>
          <w:szCs w:val="24"/>
        </w:rPr>
        <w:t>Nakauchi</w:t>
      </w:r>
      <w:proofErr w:type="spellEnd"/>
      <w:r w:rsidRPr="00341786">
        <w:rPr>
          <w:rFonts w:ascii="Times New Roman" w:eastAsiaTheme="minorEastAsia" w:hAnsi="Times New Roman"/>
          <w:sz w:val="24"/>
          <w:szCs w:val="24"/>
        </w:rPr>
        <w:t xml:space="preserve"> K, Murata M, et al. Potential based routing as a secondary best-effort routing for Information Centric Networking (ICN)[J]. Computer Networks, 2013, 57(16): 3154-3164.</w:t>
      </w:r>
    </w:p>
    <w:p w14:paraId="0404E075" w14:textId="77777777" w:rsidR="00341786" w:rsidRPr="00341786" w:rsidRDefault="00341786" w:rsidP="00341786">
      <w:pPr>
        <w:pStyle w:val="aa"/>
        <w:numPr>
          <w:ilvl w:val="0"/>
          <w:numId w:val="14"/>
        </w:numPr>
        <w:spacing w:line="400" w:lineRule="exact"/>
        <w:ind w:firstLineChars="0"/>
        <w:rPr>
          <w:rFonts w:ascii="Times New Roman" w:eastAsiaTheme="minorEastAsia" w:hAnsi="Times New Roman"/>
          <w:sz w:val="24"/>
          <w:szCs w:val="24"/>
        </w:rPr>
      </w:pPr>
      <w:proofErr w:type="spellStart"/>
      <w:r w:rsidRPr="00341786">
        <w:rPr>
          <w:rFonts w:ascii="Times New Roman" w:eastAsiaTheme="minorEastAsia" w:hAnsi="Times New Roman"/>
          <w:sz w:val="24"/>
          <w:szCs w:val="24"/>
        </w:rPr>
        <w:lastRenderedPageBreak/>
        <w:t>Kesswani</w:t>
      </w:r>
      <w:proofErr w:type="spellEnd"/>
      <w:r w:rsidRPr="00341786">
        <w:rPr>
          <w:rFonts w:ascii="Times New Roman" w:eastAsiaTheme="minorEastAsia" w:hAnsi="Times New Roman"/>
          <w:sz w:val="24"/>
          <w:szCs w:val="24"/>
        </w:rPr>
        <w:t xml:space="preserve"> N. Performance Evaluation of Shortest Path Routing Algorithms in Real Road Networks[C]//Proceedings of the International Conference on Data Engineering and Communication Technology. Springer Singapore, 2017: 77-83.</w:t>
      </w:r>
    </w:p>
    <w:p w14:paraId="4A2393D0" w14:textId="77777777" w:rsidR="00341786" w:rsidRPr="00341786" w:rsidRDefault="00341786" w:rsidP="00341786">
      <w:pPr>
        <w:pStyle w:val="aa"/>
        <w:numPr>
          <w:ilvl w:val="0"/>
          <w:numId w:val="14"/>
        </w:numPr>
        <w:spacing w:line="400" w:lineRule="exact"/>
        <w:ind w:firstLineChars="0"/>
        <w:rPr>
          <w:rFonts w:ascii="Times New Roman" w:eastAsiaTheme="minorEastAsia" w:hAnsi="Times New Roman"/>
          <w:sz w:val="24"/>
          <w:szCs w:val="24"/>
        </w:rPr>
      </w:pPr>
      <w:proofErr w:type="spellStart"/>
      <w:r w:rsidRPr="00341786">
        <w:rPr>
          <w:rFonts w:ascii="Times New Roman" w:eastAsiaTheme="minorEastAsia" w:hAnsi="Times New Roman"/>
          <w:sz w:val="24"/>
          <w:szCs w:val="24"/>
        </w:rPr>
        <w:t>Biomo</w:t>
      </w:r>
      <w:proofErr w:type="spellEnd"/>
      <w:r w:rsidRPr="00341786">
        <w:rPr>
          <w:rFonts w:ascii="Times New Roman" w:eastAsiaTheme="minorEastAsia" w:hAnsi="Times New Roman"/>
          <w:sz w:val="24"/>
          <w:szCs w:val="24"/>
        </w:rPr>
        <w:t xml:space="preserve"> J D M </w:t>
      </w:r>
      <w:proofErr w:type="spellStart"/>
      <w:r w:rsidRPr="00341786">
        <w:rPr>
          <w:rFonts w:ascii="Times New Roman" w:eastAsiaTheme="minorEastAsia" w:hAnsi="Times New Roman"/>
          <w:sz w:val="24"/>
          <w:szCs w:val="24"/>
        </w:rPr>
        <w:t>M</w:t>
      </w:r>
      <w:proofErr w:type="spellEnd"/>
      <w:r w:rsidRPr="00341786">
        <w:rPr>
          <w:rFonts w:ascii="Times New Roman" w:eastAsiaTheme="minorEastAsia" w:hAnsi="Times New Roman"/>
          <w:sz w:val="24"/>
          <w:szCs w:val="24"/>
        </w:rPr>
        <w:t>, Kunz T, St-Hilaire M. Routing in unmanned aerial ad hoc networks: A recovery strategy for Greedy geographic forwarding failure[C]//2014 IEEE Wireless Communications and Networking Conference (WCNC).</w:t>
      </w:r>
    </w:p>
    <w:p w14:paraId="51EA6BF4" w14:textId="77777777" w:rsidR="00341786" w:rsidRPr="00341786" w:rsidRDefault="00341786" w:rsidP="00341786">
      <w:pPr>
        <w:pStyle w:val="aa"/>
        <w:numPr>
          <w:ilvl w:val="0"/>
          <w:numId w:val="14"/>
        </w:numPr>
        <w:spacing w:line="400" w:lineRule="exact"/>
        <w:ind w:firstLineChars="0"/>
        <w:rPr>
          <w:rFonts w:ascii="Times New Roman" w:eastAsiaTheme="minorEastAsia" w:hAnsi="Times New Roman"/>
          <w:sz w:val="24"/>
          <w:szCs w:val="24"/>
        </w:rPr>
      </w:pPr>
      <w:proofErr w:type="spellStart"/>
      <w:r w:rsidRPr="00341786">
        <w:rPr>
          <w:rFonts w:ascii="Times New Roman" w:eastAsiaTheme="minorEastAsia" w:hAnsi="Times New Roman"/>
          <w:sz w:val="24"/>
          <w:szCs w:val="24"/>
        </w:rPr>
        <w:t>Alharbi</w:t>
      </w:r>
      <w:proofErr w:type="spellEnd"/>
      <w:r w:rsidRPr="00341786">
        <w:rPr>
          <w:rFonts w:ascii="Times New Roman" w:eastAsiaTheme="minorEastAsia" w:hAnsi="Times New Roman"/>
          <w:sz w:val="24"/>
          <w:szCs w:val="24"/>
        </w:rPr>
        <w:t xml:space="preserve"> F, Fei Z. Improving the quality of service for critical flows in smart grid using software-defined networking[C]//Smart Grid Communications (Smart Grid Comm), 2016 IEEE International Conference on. IEEE, 2016: 237-242. </w:t>
      </w:r>
    </w:p>
    <w:p w14:paraId="293C3DDE" w14:textId="77777777" w:rsidR="00341786" w:rsidRPr="00341786" w:rsidRDefault="00341786" w:rsidP="00341786">
      <w:pPr>
        <w:pStyle w:val="aa"/>
        <w:numPr>
          <w:ilvl w:val="0"/>
          <w:numId w:val="14"/>
        </w:numPr>
        <w:spacing w:line="400" w:lineRule="exact"/>
        <w:ind w:firstLineChars="0"/>
        <w:rPr>
          <w:rFonts w:ascii="Times New Roman" w:eastAsiaTheme="minorEastAsia" w:hAnsi="Times New Roman"/>
          <w:sz w:val="24"/>
          <w:szCs w:val="24"/>
        </w:rPr>
      </w:pPr>
      <w:r w:rsidRPr="00341786">
        <w:rPr>
          <w:rFonts w:ascii="Times New Roman" w:eastAsiaTheme="minorEastAsia" w:hAnsi="Times New Roman"/>
          <w:sz w:val="24"/>
          <w:szCs w:val="24"/>
        </w:rPr>
        <w:t xml:space="preserve">Rekik M, </w:t>
      </w:r>
      <w:proofErr w:type="spellStart"/>
      <w:r w:rsidRPr="00341786">
        <w:rPr>
          <w:rFonts w:ascii="Times New Roman" w:eastAsiaTheme="minorEastAsia" w:hAnsi="Times New Roman"/>
          <w:sz w:val="24"/>
          <w:szCs w:val="24"/>
        </w:rPr>
        <w:t>Chtourou</w:t>
      </w:r>
      <w:proofErr w:type="spellEnd"/>
      <w:r w:rsidRPr="00341786">
        <w:rPr>
          <w:rFonts w:ascii="Times New Roman" w:eastAsiaTheme="minorEastAsia" w:hAnsi="Times New Roman"/>
          <w:sz w:val="24"/>
          <w:szCs w:val="24"/>
        </w:rPr>
        <w:t xml:space="preserve"> Z, Mitton N, et al. Geographic routing protocol for the deployment of virtual power plant within the smart grid[J]. Sustainable Cities and Society, 2016, 25: 39-48.</w:t>
      </w:r>
    </w:p>
    <w:p w14:paraId="4E5157FE" w14:textId="40A0EEE3" w:rsidR="00341786" w:rsidRDefault="0052698C" w:rsidP="00CA43E2">
      <w:pPr>
        <w:pStyle w:val="aa"/>
        <w:numPr>
          <w:ilvl w:val="0"/>
          <w:numId w:val="14"/>
        </w:numPr>
        <w:spacing w:line="400" w:lineRule="exact"/>
        <w:ind w:firstLineChars="0"/>
        <w:rPr>
          <w:rFonts w:ascii="Times New Roman" w:eastAsiaTheme="minorEastAsia" w:hAnsi="Times New Roman"/>
          <w:sz w:val="24"/>
          <w:szCs w:val="24"/>
        </w:rPr>
      </w:pPr>
      <w:r w:rsidRPr="0052698C">
        <w:rPr>
          <w:rFonts w:ascii="Times New Roman" w:eastAsiaTheme="minorEastAsia" w:hAnsi="Times New Roman"/>
          <w:sz w:val="24"/>
          <w:szCs w:val="24"/>
        </w:rPr>
        <w:t xml:space="preserve">El-Ghazali, </w:t>
      </w:r>
      <w:proofErr w:type="spellStart"/>
      <w:r w:rsidRPr="0052698C">
        <w:rPr>
          <w:rFonts w:ascii="Times New Roman" w:eastAsiaTheme="minorEastAsia" w:hAnsi="Times New Roman"/>
          <w:sz w:val="24"/>
          <w:szCs w:val="24"/>
        </w:rPr>
        <w:t>Talbi</w:t>
      </w:r>
      <w:proofErr w:type="spellEnd"/>
      <w:r w:rsidRPr="0052698C">
        <w:rPr>
          <w:rFonts w:ascii="Times New Roman" w:eastAsiaTheme="minorEastAsia" w:hAnsi="Times New Roman"/>
          <w:sz w:val="24"/>
          <w:szCs w:val="24"/>
        </w:rPr>
        <w:t>. "Demand-Side Management in Smart Micro-Grids: An Optimization Perspective." Smart Cities (2014): 37.</w:t>
      </w:r>
    </w:p>
    <w:p w14:paraId="78F95B32" w14:textId="220D166B" w:rsidR="0052698C" w:rsidRDefault="001E759D" w:rsidP="00CA43E2">
      <w:pPr>
        <w:pStyle w:val="aa"/>
        <w:numPr>
          <w:ilvl w:val="0"/>
          <w:numId w:val="14"/>
        </w:numPr>
        <w:spacing w:line="400" w:lineRule="exact"/>
        <w:ind w:firstLineChars="0"/>
        <w:rPr>
          <w:rFonts w:ascii="Times New Roman" w:eastAsiaTheme="minorEastAsia" w:hAnsi="Times New Roman"/>
          <w:sz w:val="24"/>
          <w:szCs w:val="24"/>
        </w:rPr>
      </w:pPr>
      <w:proofErr w:type="spellStart"/>
      <w:r w:rsidRPr="001E759D">
        <w:rPr>
          <w:rFonts w:ascii="Times New Roman" w:eastAsiaTheme="minorEastAsia" w:hAnsi="Times New Roman"/>
          <w:sz w:val="24"/>
          <w:szCs w:val="24"/>
        </w:rPr>
        <w:t>Lersteau</w:t>
      </w:r>
      <w:proofErr w:type="spellEnd"/>
      <w:r w:rsidRPr="001E759D">
        <w:rPr>
          <w:rFonts w:ascii="Times New Roman" w:eastAsiaTheme="minorEastAsia" w:hAnsi="Times New Roman"/>
          <w:sz w:val="24"/>
          <w:szCs w:val="24"/>
        </w:rPr>
        <w:t xml:space="preserve"> C, Rossi A, </w:t>
      </w:r>
      <w:proofErr w:type="spellStart"/>
      <w:r w:rsidRPr="001E759D">
        <w:rPr>
          <w:rFonts w:ascii="Times New Roman" w:eastAsiaTheme="minorEastAsia" w:hAnsi="Times New Roman"/>
          <w:sz w:val="24"/>
          <w:szCs w:val="24"/>
        </w:rPr>
        <w:t>Sevaux</w:t>
      </w:r>
      <w:proofErr w:type="spellEnd"/>
      <w:r w:rsidRPr="001E759D">
        <w:rPr>
          <w:rFonts w:ascii="Times New Roman" w:eastAsiaTheme="minorEastAsia" w:hAnsi="Times New Roman"/>
          <w:sz w:val="24"/>
          <w:szCs w:val="24"/>
        </w:rPr>
        <w:t xml:space="preserve"> M. Minimum energy target tracking with coverage guarantee in wireless sensor networks[J]. European Journal of Operational Research, 2018, 265(3): 882-894.</w:t>
      </w:r>
    </w:p>
    <w:p w14:paraId="6A67EE58" w14:textId="4FD034CD" w:rsidR="001E759D" w:rsidRPr="001E759D" w:rsidRDefault="001E759D" w:rsidP="001E759D">
      <w:pPr>
        <w:pStyle w:val="aa"/>
        <w:numPr>
          <w:ilvl w:val="0"/>
          <w:numId w:val="14"/>
        </w:numPr>
        <w:ind w:firstLineChars="0"/>
        <w:rPr>
          <w:rFonts w:ascii="Times New Roman" w:eastAsiaTheme="minorEastAsia" w:hAnsi="Times New Roman"/>
          <w:sz w:val="24"/>
          <w:szCs w:val="24"/>
        </w:rPr>
      </w:pPr>
      <w:proofErr w:type="spellStart"/>
      <w:r w:rsidRPr="001E759D">
        <w:rPr>
          <w:rFonts w:ascii="Times New Roman" w:eastAsiaTheme="minorEastAsia" w:hAnsi="Times New Roman"/>
          <w:sz w:val="24"/>
          <w:szCs w:val="24"/>
        </w:rPr>
        <w:t>Moridi</w:t>
      </w:r>
      <w:proofErr w:type="spellEnd"/>
      <w:r w:rsidRPr="001E759D">
        <w:rPr>
          <w:rFonts w:ascii="Times New Roman" w:eastAsiaTheme="minorEastAsia" w:hAnsi="Times New Roman"/>
          <w:sz w:val="24"/>
          <w:szCs w:val="24"/>
        </w:rPr>
        <w:t xml:space="preserve"> M A, </w:t>
      </w:r>
      <w:proofErr w:type="spellStart"/>
      <w:r w:rsidRPr="001E759D">
        <w:rPr>
          <w:rFonts w:ascii="Times New Roman" w:eastAsiaTheme="minorEastAsia" w:hAnsi="Times New Roman"/>
          <w:sz w:val="24"/>
          <w:szCs w:val="24"/>
        </w:rPr>
        <w:t>Sharifzadeh</w:t>
      </w:r>
      <w:proofErr w:type="spellEnd"/>
      <w:r w:rsidRPr="001E759D">
        <w:rPr>
          <w:rFonts w:ascii="Times New Roman" w:eastAsiaTheme="minorEastAsia" w:hAnsi="Times New Roman"/>
          <w:sz w:val="24"/>
          <w:szCs w:val="24"/>
        </w:rPr>
        <w:t xml:space="preserve"> M, Kawamura Y, et al. Development of wireless sensor networks for underground communication and monitoring systems (the cases of underground mine environments) [J]. </w:t>
      </w:r>
      <w:proofErr w:type="spellStart"/>
      <w:r w:rsidRPr="001E759D">
        <w:rPr>
          <w:rFonts w:ascii="Times New Roman" w:eastAsiaTheme="minorEastAsia" w:hAnsi="Times New Roman"/>
          <w:sz w:val="24"/>
          <w:szCs w:val="24"/>
        </w:rPr>
        <w:t>Tunnelling</w:t>
      </w:r>
      <w:proofErr w:type="spellEnd"/>
      <w:r w:rsidRPr="001E759D">
        <w:rPr>
          <w:rFonts w:ascii="Times New Roman" w:eastAsiaTheme="minorEastAsia" w:hAnsi="Times New Roman"/>
          <w:sz w:val="24"/>
          <w:szCs w:val="24"/>
        </w:rPr>
        <w:t xml:space="preserve"> and Underground Space Technology, 2018, 73: 127-138.</w:t>
      </w:r>
    </w:p>
    <w:p w14:paraId="6F7C5297"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r w:rsidRPr="00D60905">
        <w:rPr>
          <w:rFonts w:ascii="Times New Roman" w:eastAsiaTheme="minorEastAsia" w:hAnsi="Times New Roman"/>
          <w:sz w:val="24"/>
          <w:szCs w:val="24"/>
        </w:rPr>
        <w:t>Zhou H, Wu Y, Hu Y, et al. A novel stable selection and reliable transmission protocol for clustered heterogeneous wireless sensor networks[J]. Computer Communications, 2010, 33(15): 1843-1849.</w:t>
      </w:r>
    </w:p>
    <w:p w14:paraId="0F794EE3"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r w:rsidRPr="00D60905">
        <w:rPr>
          <w:rFonts w:ascii="Times New Roman" w:eastAsiaTheme="minorEastAsia" w:hAnsi="Times New Roman"/>
          <w:sz w:val="24"/>
          <w:szCs w:val="24"/>
        </w:rPr>
        <w:t xml:space="preserve">Gupta S K, </w:t>
      </w:r>
      <w:proofErr w:type="spellStart"/>
      <w:r w:rsidRPr="00D60905">
        <w:rPr>
          <w:rFonts w:ascii="Times New Roman" w:eastAsiaTheme="minorEastAsia" w:hAnsi="Times New Roman"/>
          <w:sz w:val="24"/>
          <w:szCs w:val="24"/>
        </w:rPr>
        <w:t>Kuila</w:t>
      </w:r>
      <w:proofErr w:type="spellEnd"/>
      <w:r w:rsidRPr="00D60905">
        <w:rPr>
          <w:rFonts w:ascii="Times New Roman" w:eastAsiaTheme="minorEastAsia" w:hAnsi="Times New Roman"/>
          <w:sz w:val="24"/>
          <w:szCs w:val="24"/>
        </w:rPr>
        <w:t xml:space="preserve"> P, Jana P K. GAR: an energy efficient GA-based routing for wireless sensor networks[C]//International conference on distributed computing and internet technology. Springer, Berlin, Heidelberg, 2013: 267-277.</w:t>
      </w:r>
    </w:p>
    <w:p w14:paraId="3BD420D3"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r w:rsidRPr="00D60905">
        <w:rPr>
          <w:rFonts w:ascii="Times New Roman" w:eastAsiaTheme="minorEastAsia" w:hAnsi="Times New Roman"/>
          <w:sz w:val="24"/>
          <w:szCs w:val="24"/>
        </w:rPr>
        <w:t>Li H, Liu Y, Chen W, et al. COCA: Constructing optimal clustering architecture to maximize sensor network lifetime[J]. Computer Communications, 2013, 36(3): 256-268.</w:t>
      </w:r>
    </w:p>
    <w:p w14:paraId="53FC07A2"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r w:rsidRPr="00D60905">
        <w:rPr>
          <w:rFonts w:ascii="Times New Roman" w:eastAsiaTheme="minorEastAsia" w:hAnsi="Times New Roman"/>
          <w:sz w:val="24"/>
          <w:szCs w:val="24"/>
        </w:rPr>
        <w:t>Liu T, Li Q, Liang P. An energy-balancing clustering approach for gradient-based routing in wireless sensor networks[J]. Computer Communications, 2012, 35(17): 2150-2161.</w:t>
      </w:r>
    </w:p>
    <w:p w14:paraId="06BDA88C"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r w:rsidRPr="00D60905">
        <w:rPr>
          <w:rFonts w:ascii="Times New Roman" w:eastAsiaTheme="minorEastAsia" w:hAnsi="Times New Roman"/>
          <w:sz w:val="24"/>
          <w:szCs w:val="24"/>
        </w:rPr>
        <w:t xml:space="preserve">Zhang R, Cheng H, Jia Z. Unequal clustering algorithm for WSNs using particle swarm optimization[M]//Mechatronics and Automatic Control Systems. Springer, </w:t>
      </w:r>
      <w:r w:rsidRPr="00D60905">
        <w:rPr>
          <w:rFonts w:ascii="Times New Roman" w:eastAsiaTheme="minorEastAsia" w:hAnsi="Times New Roman"/>
          <w:sz w:val="24"/>
          <w:szCs w:val="24"/>
        </w:rPr>
        <w:lastRenderedPageBreak/>
        <w:t>Cham, 2014: 267-274.</w:t>
      </w:r>
    </w:p>
    <w:p w14:paraId="34F7BC68" w14:textId="77777777" w:rsidR="00D60905" w:rsidRPr="00D60905" w:rsidRDefault="00D60905" w:rsidP="00D60905">
      <w:pPr>
        <w:pStyle w:val="aa"/>
        <w:numPr>
          <w:ilvl w:val="0"/>
          <w:numId w:val="14"/>
        </w:numPr>
        <w:spacing w:line="400" w:lineRule="exact"/>
        <w:ind w:firstLineChars="0"/>
        <w:rPr>
          <w:rFonts w:ascii="Times New Roman" w:eastAsiaTheme="minorEastAsia" w:hAnsi="Times New Roman"/>
          <w:sz w:val="24"/>
          <w:szCs w:val="24"/>
        </w:rPr>
      </w:pPr>
      <w:proofErr w:type="spellStart"/>
      <w:r w:rsidRPr="00D60905">
        <w:rPr>
          <w:rFonts w:ascii="Times New Roman" w:eastAsiaTheme="minorEastAsia" w:hAnsi="Times New Roman"/>
          <w:sz w:val="24"/>
          <w:szCs w:val="24"/>
        </w:rPr>
        <w:t>Kuila</w:t>
      </w:r>
      <w:proofErr w:type="spellEnd"/>
      <w:r w:rsidRPr="00D60905">
        <w:rPr>
          <w:rFonts w:ascii="Times New Roman" w:eastAsiaTheme="minorEastAsia" w:hAnsi="Times New Roman"/>
          <w:sz w:val="24"/>
          <w:szCs w:val="24"/>
        </w:rPr>
        <w:t xml:space="preserve"> P, Jana P K. Energy efficient clustering and routing algorithms for wireless sensor networks: Particle swarm optimization approach[J]. Engineering Applications of Artificial Intelligence, 2014, 33: 127-140.</w:t>
      </w:r>
    </w:p>
    <w:p w14:paraId="2C62F36B" w14:textId="40272618" w:rsidR="00040EB4" w:rsidRPr="008D7717" w:rsidRDefault="00040EB4" w:rsidP="00040EB4">
      <w:pPr>
        <w:pStyle w:val="aa"/>
        <w:numPr>
          <w:ilvl w:val="0"/>
          <w:numId w:val="14"/>
        </w:numPr>
        <w:spacing w:line="400" w:lineRule="exact"/>
        <w:ind w:firstLineChars="0"/>
        <w:rPr>
          <w:rFonts w:ascii="Times New Roman" w:eastAsiaTheme="minorEastAsia" w:hAnsi="Times New Roman"/>
          <w:sz w:val="24"/>
          <w:szCs w:val="24"/>
        </w:rPr>
        <w:sectPr w:rsidR="00040EB4" w:rsidRPr="008D7717" w:rsidSect="00EF5C02">
          <w:headerReference w:type="default" r:id="rId66"/>
          <w:headerReference w:type="first" r:id="rId67"/>
          <w:type w:val="continuous"/>
          <w:pgSz w:w="11906" w:h="16838"/>
          <w:pgMar w:top="1440" w:right="1800" w:bottom="1440" w:left="1800" w:header="851" w:footer="992" w:gutter="0"/>
          <w:cols w:space="425"/>
          <w:docGrid w:type="lines" w:linePitch="312"/>
        </w:sectPr>
      </w:pPr>
    </w:p>
    <w:p w14:paraId="02AC181D" w14:textId="22B8EEED" w:rsidR="000B1C72" w:rsidRPr="00E26031" w:rsidRDefault="000B1C72" w:rsidP="00B87A98">
      <w:pPr>
        <w:pStyle w:val="1"/>
        <w:jc w:val="center"/>
        <w:rPr>
          <w:rFonts w:ascii="Times New Roman" w:eastAsia="黑体" w:hAnsi="Times New Roman" w:cs="Times New Roman"/>
          <w:b w:val="0"/>
          <w:sz w:val="32"/>
          <w:szCs w:val="32"/>
        </w:rPr>
      </w:pPr>
      <w:bookmarkStart w:id="101" w:name="_Toc881700"/>
      <w:r w:rsidRPr="00E26031">
        <w:rPr>
          <w:rFonts w:ascii="Times New Roman" w:eastAsia="黑体" w:hAnsi="Times New Roman" w:cs="Times New Roman"/>
          <w:b w:val="0"/>
          <w:sz w:val="32"/>
          <w:szCs w:val="32"/>
        </w:rPr>
        <w:lastRenderedPageBreak/>
        <w:t>致谢</w:t>
      </w:r>
      <w:bookmarkEnd w:id="101"/>
    </w:p>
    <w:p w14:paraId="1F25C177" w14:textId="0BEFFC9C" w:rsidR="00525F1F" w:rsidRPr="00E26031" w:rsidRDefault="00525F1F" w:rsidP="00525F1F">
      <w:pPr>
        <w:pStyle w:val="-"/>
        <w:jc w:val="both"/>
        <w:rPr>
          <w:rFonts w:eastAsiaTheme="minorEastAsia"/>
          <w:szCs w:val="24"/>
        </w:rPr>
      </w:pPr>
      <w:r w:rsidRPr="00E26031">
        <w:rPr>
          <w:rFonts w:eastAsiaTheme="minorEastAsia"/>
          <w:szCs w:val="24"/>
        </w:rPr>
        <w:t>转眼间在北京邮电大学网络技术研究院网络管理研究中心</w:t>
      </w:r>
      <w:r w:rsidR="004C208D">
        <w:rPr>
          <w:rFonts w:eastAsiaTheme="minorEastAsia" w:hint="eastAsia"/>
          <w:szCs w:val="24"/>
        </w:rPr>
        <w:t>三年</w:t>
      </w:r>
      <w:r w:rsidRPr="00E26031">
        <w:rPr>
          <w:rFonts w:eastAsiaTheme="minorEastAsia"/>
          <w:szCs w:val="24"/>
        </w:rPr>
        <w:t>的研究生生活即将结束。在这</w:t>
      </w:r>
      <w:r w:rsidR="004C208D">
        <w:rPr>
          <w:rFonts w:eastAsiaTheme="minorEastAsia" w:hint="eastAsia"/>
          <w:szCs w:val="24"/>
        </w:rPr>
        <w:t>三年</w:t>
      </w:r>
      <w:r w:rsidRPr="00E26031">
        <w:rPr>
          <w:rFonts w:eastAsiaTheme="minorEastAsia"/>
          <w:szCs w:val="24"/>
        </w:rPr>
        <w:t>的时间里，</w:t>
      </w:r>
      <w:r w:rsidR="004619AD" w:rsidRPr="00E26031">
        <w:rPr>
          <w:rFonts w:eastAsiaTheme="minorEastAsia"/>
          <w:szCs w:val="24"/>
        </w:rPr>
        <w:t>我</w:t>
      </w:r>
      <w:r w:rsidRPr="00E26031">
        <w:rPr>
          <w:rFonts w:eastAsiaTheme="minorEastAsia"/>
          <w:szCs w:val="24"/>
        </w:rPr>
        <w:t>不仅学习到了更加丰富的知识，同时结交到很多生活和学习中的良师益友，在科研工作及日常生活中，他们给了我</w:t>
      </w:r>
      <w:r w:rsidR="00772D7D" w:rsidRPr="00E26031">
        <w:rPr>
          <w:rFonts w:eastAsiaTheme="minorEastAsia"/>
          <w:szCs w:val="24"/>
        </w:rPr>
        <w:t>很多指导，帮助我不断成长</w:t>
      </w:r>
      <w:r w:rsidRPr="00E26031">
        <w:rPr>
          <w:rFonts w:eastAsiaTheme="minorEastAsia"/>
          <w:szCs w:val="24"/>
        </w:rPr>
        <w:t>。</w:t>
      </w:r>
    </w:p>
    <w:p w14:paraId="067BBD2A" w14:textId="77777777" w:rsidR="00525F1F" w:rsidRPr="00E26031" w:rsidRDefault="00772D7D" w:rsidP="00525F1F">
      <w:pPr>
        <w:pStyle w:val="-"/>
        <w:jc w:val="both"/>
        <w:rPr>
          <w:rFonts w:eastAsiaTheme="minorEastAsia"/>
          <w:szCs w:val="24"/>
        </w:rPr>
      </w:pPr>
      <w:r w:rsidRPr="00E26031">
        <w:rPr>
          <w:rFonts w:eastAsiaTheme="minorEastAsia"/>
          <w:szCs w:val="24"/>
        </w:rPr>
        <w:t>首先向我的导师</w:t>
      </w:r>
      <w:r w:rsidRPr="00E26031">
        <w:rPr>
          <w:rFonts w:eastAsiaTheme="minorEastAsia"/>
          <w:szCs w:val="24"/>
        </w:rPr>
        <w:t>-</w:t>
      </w:r>
      <w:r w:rsidRPr="00E26031">
        <w:rPr>
          <w:rFonts w:eastAsiaTheme="minorEastAsia"/>
          <w:szCs w:val="24"/>
        </w:rPr>
        <w:t>芮兰兰</w:t>
      </w:r>
      <w:r w:rsidR="00996FD7" w:rsidRPr="00E26031">
        <w:rPr>
          <w:rFonts w:eastAsiaTheme="minorEastAsia"/>
          <w:szCs w:val="24"/>
        </w:rPr>
        <w:t>老师致以最诚挚的感谢和敬意。从研究生生活开始，芮老师便时刻关心着我的学习、科研及生活，每周召开组会进行工作汇报，在汇报过程中认真耐心地帮助我解决不懂的问题及困难；在确定研究方向过程中，芮老师给予了我多方面的</w:t>
      </w:r>
      <w:r w:rsidR="004619AD" w:rsidRPr="00E26031">
        <w:rPr>
          <w:rFonts w:eastAsiaTheme="minorEastAsia"/>
          <w:szCs w:val="24"/>
        </w:rPr>
        <w:t>意见和建议</w:t>
      </w:r>
      <w:r w:rsidR="00996FD7" w:rsidRPr="00E26031">
        <w:rPr>
          <w:rFonts w:eastAsiaTheme="minorEastAsia"/>
          <w:szCs w:val="24"/>
        </w:rPr>
        <w:t>，</w:t>
      </w:r>
      <w:r w:rsidR="002B7527" w:rsidRPr="00E26031">
        <w:rPr>
          <w:rFonts w:eastAsiaTheme="minorEastAsia"/>
          <w:szCs w:val="24"/>
        </w:rPr>
        <w:t>帮助我顺利地确定了研究点并完成多个科研成果。您严谨的科研态度、</w:t>
      </w:r>
      <w:r w:rsidR="00525F1F" w:rsidRPr="00E26031">
        <w:rPr>
          <w:rFonts w:eastAsiaTheme="minorEastAsia"/>
          <w:szCs w:val="24"/>
        </w:rPr>
        <w:t>敬业忘我的工作精神永远是我学习的楷模，在以后的工作中，我会</w:t>
      </w:r>
      <w:r w:rsidR="00BC0D6A" w:rsidRPr="00E26031">
        <w:rPr>
          <w:rFonts w:eastAsiaTheme="minorEastAsia"/>
          <w:szCs w:val="24"/>
        </w:rPr>
        <w:t>继续按照</w:t>
      </w:r>
      <w:r w:rsidR="00525F1F" w:rsidRPr="00E26031">
        <w:rPr>
          <w:rFonts w:eastAsiaTheme="minorEastAsia"/>
          <w:szCs w:val="24"/>
        </w:rPr>
        <w:t>您的教诲，严格要求自己，决不松懈。</w:t>
      </w:r>
    </w:p>
    <w:p w14:paraId="5414B0F3" w14:textId="6C87D2A6" w:rsidR="00525F1F" w:rsidRPr="00E26031" w:rsidRDefault="00525F1F" w:rsidP="00525F1F">
      <w:pPr>
        <w:pStyle w:val="-"/>
        <w:jc w:val="both"/>
        <w:rPr>
          <w:rFonts w:eastAsiaTheme="minorEastAsia"/>
          <w:szCs w:val="24"/>
        </w:rPr>
      </w:pPr>
      <w:r w:rsidRPr="00E26031">
        <w:rPr>
          <w:rFonts w:eastAsiaTheme="minorEastAsia"/>
          <w:szCs w:val="24"/>
        </w:rPr>
        <w:t>衷心感谢</w:t>
      </w:r>
      <w:r w:rsidR="00691162">
        <w:rPr>
          <w:rFonts w:eastAsiaTheme="minorEastAsia" w:hint="eastAsia"/>
          <w:szCs w:val="24"/>
        </w:rPr>
        <w:t>郭辉</w:t>
      </w:r>
      <w:r w:rsidRPr="00E26031">
        <w:rPr>
          <w:rFonts w:eastAsiaTheme="minorEastAsia"/>
          <w:szCs w:val="24"/>
        </w:rPr>
        <w:t>师姐</w:t>
      </w:r>
      <w:r w:rsidR="00A52A70">
        <w:rPr>
          <w:rFonts w:eastAsiaTheme="minorEastAsia" w:hint="eastAsia"/>
          <w:szCs w:val="24"/>
        </w:rPr>
        <w:t>和</w:t>
      </w:r>
      <w:r w:rsidR="00691162">
        <w:rPr>
          <w:rFonts w:eastAsiaTheme="minorEastAsia" w:hint="eastAsia"/>
          <w:szCs w:val="24"/>
        </w:rPr>
        <w:t>邵泽</w:t>
      </w:r>
      <w:r w:rsidRPr="00E26031">
        <w:rPr>
          <w:rFonts w:eastAsiaTheme="minorEastAsia"/>
          <w:szCs w:val="24"/>
        </w:rPr>
        <w:t>师兄在我读研期间对我</w:t>
      </w:r>
      <w:r w:rsidR="00BC0D6A" w:rsidRPr="00E26031">
        <w:rPr>
          <w:rFonts w:eastAsiaTheme="minorEastAsia"/>
          <w:szCs w:val="24"/>
        </w:rPr>
        <w:t>的</w:t>
      </w:r>
      <w:r w:rsidRPr="00E26031">
        <w:rPr>
          <w:rFonts w:eastAsiaTheme="minorEastAsia"/>
          <w:szCs w:val="24"/>
        </w:rPr>
        <w:t>莫大帮助</w:t>
      </w:r>
      <w:r w:rsidR="00BC0D6A" w:rsidRPr="00E26031">
        <w:rPr>
          <w:rFonts w:eastAsiaTheme="minorEastAsia"/>
          <w:szCs w:val="24"/>
        </w:rPr>
        <w:t>。在论文结构设计过程中有什么不妥之处，</w:t>
      </w:r>
      <w:r w:rsidR="00855428">
        <w:rPr>
          <w:rFonts w:eastAsiaTheme="minorEastAsia" w:hint="eastAsia"/>
          <w:szCs w:val="24"/>
        </w:rPr>
        <w:t>郭辉</w:t>
      </w:r>
      <w:r w:rsidR="00BC0D6A" w:rsidRPr="00E26031">
        <w:rPr>
          <w:rFonts w:eastAsiaTheme="minorEastAsia"/>
          <w:szCs w:val="24"/>
        </w:rPr>
        <w:t>师姐会及时帮我指出，进行实验仿真过程中，由于对仿真平台不熟悉，开始时总是出错，</w:t>
      </w:r>
      <w:r w:rsidR="00C70CFC">
        <w:rPr>
          <w:rFonts w:eastAsiaTheme="minorEastAsia" w:hint="eastAsia"/>
          <w:szCs w:val="24"/>
        </w:rPr>
        <w:t>邵泽</w:t>
      </w:r>
      <w:r w:rsidR="00BC0D6A" w:rsidRPr="00E26031">
        <w:rPr>
          <w:rFonts w:eastAsiaTheme="minorEastAsia"/>
          <w:szCs w:val="24"/>
        </w:rPr>
        <w:t>师兄在</w:t>
      </w:r>
      <w:r w:rsidR="00800979" w:rsidRPr="00E26031">
        <w:rPr>
          <w:rFonts w:eastAsiaTheme="minorEastAsia"/>
          <w:szCs w:val="24"/>
        </w:rPr>
        <w:t>这个过程中帮助我解决了诸多问题</w:t>
      </w:r>
      <w:r w:rsidRPr="00E26031">
        <w:rPr>
          <w:rFonts w:eastAsiaTheme="minorEastAsia"/>
          <w:szCs w:val="24"/>
        </w:rPr>
        <w:t>。</w:t>
      </w:r>
      <w:r w:rsidR="00855428" w:rsidRPr="00E26031">
        <w:rPr>
          <w:rFonts w:eastAsiaTheme="minorEastAsia"/>
          <w:szCs w:val="24"/>
        </w:rPr>
        <w:t>研究生期间，这些师兄师姐像是亲人一样对我的学习和生活给予了很大的帮助。</w:t>
      </w:r>
    </w:p>
    <w:p w14:paraId="38D53910" w14:textId="77777777" w:rsidR="00525F1F" w:rsidRPr="00E26031" w:rsidRDefault="00525F1F" w:rsidP="00525F1F">
      <w:pPr>
        <w:pStyle w:val="-"/>
        <w:jc w:val="both"/>
        <w:rPr>
          <w:rFonts w:eastAsiaTheme="minorEastAsia"/>
          <w:szCs w:val="24"/>
        </w:rPr>
      </w:pPr>
      <w:r w:rsidRPr="00E26031">
        <w:rPr>
          <w:rFonts w:eastAsiaTheme="minorEastAsia"/>
          <w:szCs w:val="24"/>
        </w:rPr>
        <w:t>衷心感谢</w:t>
      </w:r>
      <w:r w:rsidR="003977B8" w:rsidRPr="00E26031">
        <w:rPr>
          <w:rFonts w:eastAsiaTheme="minorEastAsia"/>
          <w:szCs w:val="24"/>
        </w:rPr>
        <w:t>和蔼可亲的</w:t>
      </w:r>
      <w:r w:rsidRPr="00E26031">
        <w:rPr>
          <w:rFonts w:eastAsiaTheme="minorEastAsia"/>
          <w:szCs w:val="24"/>
        </w:rPr>
        <w:t>李文璟老师对实验室的所有同学</w:t>
      </w:r>
      <w:r w:rsidR="003977B8" w:rsidRPr="00E26031">
        <w:rPr>
          <w:rFonts w:eastAsiaTheme="minorEastAsia"/>
          <w:szCs w:val="24"/>
        </w:rPr>
        <w:t>的</w:t>
      </w:r>
      <w:r w:rsidRPr="00E26031">
        <w:rPr>
          <w:rFonts w:eastAsiaTheme="minorEastAsia"/>
          <w:szCs w:val="24"/>
        </w:rPr>
        <w:t>关爱</w:t>
      </w:r>
      <w:r w:rsidR="003977B8" w:rsidRPr="00E26031">
        <w:rPr>
          <w:rFonts w:eastAsiaTheme="minorEastAsia"/>
          <w:szCs w:val="24"/>
        </w:rPr>
        <w:t>，您总是不辞劳苦，</w:t>
      </w:r>
      <w:r w:rsidR="0088153D" w:rsidRPr="00E26031">
        <w:rPr>
          <w:rFonts w:eastAsiaTheme="minorEastAsia"/>
          <w:szCs w:val="24"/>
        </w:rPr>
        <w:t>及时</w:t>
      </w:r>
      <w:r w:rsidR="0015643F" w:rsidRPr="00E26031">
        <w:rPr>
          <w:rFonts w:eastAsiaTheme="minorEastAsia"/>
          <w:szCs w:val="24"/>
        </w:rPr>
        <w:t>帮助中心的同学</w:t>
      </w:r>
      <w:r w:rsidR="0088153D" w:rsidRPr="00E26031">
        <w:rPr>
          <w:rFonts w:eastAsiaTheme="minorEastAsia"/>
          <w:szCs w:val="24"/>
        </w:rPr>
        <w:t>解决</w:t>
      </w:r>
      <w:r w:rsidR="0015643F" w:rsidRPr="00E26031">
        <w:rPr>
          <w:rFonts w:eastAsiaTheme="minorEastAsia"/>
          <w:szCs w:val="24"/>
        </w:rPr>
        <w:t>学习及生活上的</w:t>
      </w:r>
      <w:r w:rsidR="0088153D" w:rsidRPr="00E26031">
        <w:rPr>
          <w:rFonts w:eastAsiaTheme="minorEastAsia"/>
          <w:szCs w:val="24"/>
        </w:rPr>
        <w:t>困难</w:t>
      </w:r>
      <w:r w:rsidR="005755BD" w:rsidRPr="00E26031">
        <w:rPr>
          <w:rFonts w:eastAsiaTheme="minorEastAsia"/>
          <w:szCs w:val="24"/>
        </w:rPr>
        <w:t>。</w:t>
      </w:r>
    </w:p>
    <w:p w14:paraId="66FAEC08" w14:textId="77777777" w:rsidR="00525F1F" w:rsidRPr="00E26031" w:rsidRDefault="00525F1F" w:rsidP="00525F1F">
      <w:pPr>
        <w:pStyle w:val="-"/>
        <w:jc w:val="both"/>
        <w:rPr>
          <w:rFonts w:eastAsiaTheme="minorEastAsia"/>
          <w:szCs w:val="24"/>
        </w:rPr>
      </w:pPr>
      <w:r w:rsidRPr="00E26031">
        <w:rPr>
          <w:rFonts w:eastAsiaTheme="minorEastAsia"/>
          <w:szCs w:val="24"/>
        </w:rPr>
        <w:t>衷心感谢我的父亲母亲，</w:t>
      </w:r>
      <w:r w:rsidR="005755BD" w:rsidRPr="00E26031">
        <w:rPr>
          <w:rFonts w:eastAsiaTheme="minorEastAsia"/>
          <w:szCs w:val="24"/>
        </w:rPr>
        <w:t>他们总是在背后默默支持我关心我，每次出现生活或学习上的困难，我会积极与</w:t>
      </w:r>
      <w:r w:rsidRPr="00E26031">
        <w:rPr>
          <w:rFonts w:eastAsiaTheme="minorEastAsia"/>
          <w:szCs w:val="24"/>
        </w:rPr>
        <w:t>他们</w:t>
      </w:r>
      <w:r w:rsidR="005755BD" w:rsidRPr="00E26031">
        <w:rPr>
          <w:rFonts w:eastAsiaTheme="minorEastAsia"/>
          <w:szCs w:val="24"/>
        </w:rPr>
        <w:t>进行交流，父母会给我很多意见和建议，感谢他们对我无私的关爱，为我创造了良好的家庭生活环境及学习条件。</w:t>
      </w:r>
    </w:p>
    <w:p w14:paraId="39755D92" w14:textId="5C92A112" w:rsidR="00525F1F" w:rsidRPr="00E26031" w:rsidRDefault="001F3B1D" w:rsidP="00525F1F">
      <w:pPr>
        <w:pStyle w:val="-"/>
        <w:jc w:val="both"/>
        <w:rPr>
          <w:rFonts w:eastAsiaTheme="minorEastAsia"/>
          <w:szCs w:val="24"/>
        </w:rPr>
      </w:pPr>
      <w:r w:rsidRPr="00E26031">
        <w:rPr>
          <w:rFonts w:eastAsiaTheme="minorEastAsia"/>
          <w:szCs w:val="24"/>
        </w:rPr>
        <w:t>感谢同组的</w:t>
      </w:r>
      <w:r w:rsidR="00691162">
        <w:rPr>
          <w:rFonts w:eastAsiaTheme="minorEastAsia" w:hint="eastAsia"/>
          <w:szCs w:val="24"/>
        </w:rPr>
        <w:t>张瑶</w:t>
      </w:r>
      <w:r w:rsidRPr="00E26031">
        <w:rPr>
          <w:rFonts w:eastAsiaTheme="minorEastAsia"/>
          <w:szCs w:val="24"/>
        </w:rPr>
        <w:t>、</w:t>
      </w:r>
      <w:r w:rsidR="00691162">
        <w:rPr>
          <w:rFonts w:eastAsiaTheme="minorEastAsia" w:hint="eastAsia"/>
          <w:szCs w:val="24"/>
        </w:rPr>
        <w:t>王小梅</w:t>
      </w:r>
      <w:r w:rsidRPr="00E26031">
        <w:rPr>
          <w:rFonts w:eastAsiaTheme="minorEastAsia"/>
          <w:szCs w:val="24"/>
        </w:rPr>
        <w:t>、</w:t>
      </w:r>
      <w:r w:rsidR="00691162">
        <w:rPr>
          <w:rFonts w:eastAsiaTheme="minorEastAsia" w:hint="eastAsia"/>
          <w:szCs w:val="24"/>
        </w:rPr>
        <w:t>夏震</w:t>
      </w:r>
      <w:r w:rsidRPr="00E26031">
        <w:rPr>
          <w:rFonts w:eastAsiaTheme="minorEastAsia"/>
          <w:szCs w:val="24"/>
        </w:rPr>
        <w:t>、</w:t>
      </w:r>
      <w:r w:rsidR="00691162">
        <w:rPr>
          <w:rFonts w:eastAsiaTheme="minorEastAsia" w:hint="eastAsia"/>
          <w:szCs w:val="24"/>
        </w:rPr>
        <w:t>周萌、张昕</w:t>
      </w:r>
      <w:r w:rsidRPr="00E26031">
        <w:rPr>
          <w:rFonts w:eastAsiaTheme="minorEastAsia"/>
          <w:szCs w:val="24"/>
        </w:rPr>
        <w:t>及师弟师妹</w:t>
      </w:r>
      <w:r w:rsidR="00855428">
        <w:rPr>
          <w:rFonts w:eastAsiaTheme="minorEastAsia" w:hint="eastAsia"/>
          <w:szCs w:val="24"/>
        </w:rPr>
        <w:t>们</w:t>
      </w:r>
      <w:r w:rsidRPr="00E26031">
        <w:rPr>
          <w:rFonts w:eastAsiaTheme="minorEastAsia"/>
          <w:szCs w:val="24"/>
        </w:rPr>
        <w:t>，</w:t>
      </w:r>
      <w:r w:rsidR="00525F1F" w:rsidRPr="00E26031">
        <w:rPr>
          <w:rFonts w:eastAsiaTheme="minorEastAsia"/>
          <w:szCs w:val="24"/>
        </w:rPr>
        <w:t>在与他们的讨论中我学习到了丰</w:t>
      </w:r>
      <w:r w:rsidR="005960DC" w:rsidRPr="00E26031">
        <w:rPr>
          <w:rFonts w:eastAsiaTheme="minorEastAsia"/>
          <w:szCs w:val="24"/>
        </w:rPr>
        <w:t>富的网络管理知识，更让我感受到了融洽的学习氛围和浓郁的学术气氛，</w:t>
      </w:r>
      <w:r w:rsidR="00525F1F" w:rsidRPr="00E26031">
        <w:rPr>
          <w:rFonts w:eastAsiaTheme="minorEastAsia"/>
          <w:szCs w:val="24"/>
        </w:rPr>
        <w:t>与大家一起相互督促，一起学习新知识</w:t>
      </w:r>
      <w:r w:rsidR="005960DC" w:rsidRPr="00E26031">
        <w:rPr>
          <w:rFonts w:eastAsiaTheme="minorEastAsia"/>
          <w:szCs w:val="24"/>
        </w:rPr>
        <w:t>是我最难忘的经历。</w:t>
      </w:r>
    </w:p>
    <w:p w14:paraId="6693738B" w14:textId="77777777" w:rsidR="00525F1F" w:rsidRPr="00E26031" w:rsidRDefault="00525F1F" w:rsidP="00525F1F">
      <w:pPr>
        <w:pStyle w:val="-"/>
        <w:rPr>
          <w:rFonts w:eastAsiaTheme="minorEastAsia"/>
          <w:szCs w:val="24"/>
        </w:rPr>
      </w:pPr>
      <w:r w:rsidRPr="00E26031">
        <w:rPr>
          <w:rFonts w:eastAsiaTheme="minorEastAsia"/>
          <w:szCs w:val="24"/>
        </w:rPr>
        <w:t>感谢网络管理中心的其他成员，谢谢你们对我的帮助和指导。</w:t>
      </w:r>
    </w:p>
    <w:p w14:paraId="41C47C9A" w14:textId="5A63A9EF" w:rsidR="00525F1F" w:rsidRPr="00E26031" w:rsidRDefault="00525F1F" w:rsidP="00525F1F">
      <w:pPr>
        <w:pStyle w:val="-"/>
        <w:rPr>
          <w:rFonts w:eastAsiaTheme="minorEastAsia"/>
          <w:szCs w:val="24"/>
        </w:rPr>
      </w:pPr>
      <w:r w:rsidRPr="00E26031">
        <w:rPr>
          <w:rFonts w:eastAsiaTheme="minorEastAsia"/>
          <w:szCs w:val="24"/>
        </w:rPr>
        <w:t>还要感谢我的</w:t>
      </w:r>
      <w:r w:rsidR="00691162">
        <w:rPr>
          <w:rFonts w:eastAsiaTheme="minorEastAsia" w:hint="eastAsia"/>
          <w:szCs w:val="24"/>
        </w:rPr>
        <w:t>室友</w:t>
      </w:r>
      <w:r w:rsidRPr="00E26031">
        <w:rPr>
          <w:rFonts w:eastAsiaTheme="minorEastAsia"/>
          <w:szCs w:val="24"/>
        </w:rPr>
        <w:t>和同学，你们的理解和支持是我不断前进的动力。</w:t>
      </w:r>
    </w:p>
    <w:p w14:paraId="29ED095F" w14:textId="7B883CC9" w:rsidR="00525F1F" w:rsidRDefault="00525F1F" w:rsidP="00525F1F">
      <w:pPr>
        <w:pStyle w:val="-"/>
        <w:jc w:val="both"/>
        <w:rPr>
          <w:rFonts w:eastAsiaTheme="minorEastAsia"/>
          <w:szCs w:val="24"/>
        </w:rPr>
      </w:pPr>
      <w:r w:rsidRPr="00E26031">
        <w:rPr>
          <w:rFonts w:eastAsiaTheme="minorEastAsia"/>
          <w:szCs w:val="24"/>
        </w:rPr>
        <w:t>最后，感谢参加论文评审的各位专家，谢谢你们在百忙之中对我的论文做出批评指正。</w:t>
      </w:r>
    </w:p>
    <w:p w14:paraId="3490E634" w14:textId="77777777" w:rsidR="00165FF5" w:rsidRPr="00E26031" w:rsidRDefault="00165FF5" w:rsidP="00525F1F">
      <w:pPr>
        <w:pStyle w:val="-"/>
        <w:jc w:val="both"/>
        <w:rPr>
          <w:rFonts w:eastAsiaTheme="minorEastAsia"/>
          <w:szCs w:val="24"/>
        </w:rPr>
      </w:pPr>
    </w:p>
    <w:p w14:paraId="187B19F3" w14:textId="77777777" w:rsidR="000B1C72" w:rsidRPr="00E26031" w:rsidRDefault="000B1C72" w:rsidP="005F0A64">
      <w:pPr>
        <w:pStyle w:val="1"/>
        <w:jc w:val="center"/>
        <w:rPr>
          <w:rFonts w:ascii="Times New Roman" w:eastAsia="黑体" w:hAnsi="Times New Roman" w:cs="Times New Roman"/>
          <w:b w:val="0"/>
          <w:sz w:val="32"/>
          <w:szCs w:val="32"/>
        </w:rPr>
      </w:pPr>
      <w:bookmarkStart w:id="102" w:name="_Toc469339550"/>
      <w:bookmarkStart w:id="103" w:name="_Toc881701"/>
      <w:r w:rsidRPr="00E26031">
        <w:rPr>
          <w:rFonts w:ascii="Times New Roman" w:eastAsia="黑体" w:hAnsi="Times New Roman" w:cs="Times New Roman"/>
          <w:b w:val="0"/>
          <w:sz w:val="32"/>
          <w:szCs w:val="32"/>
        </w:rPr>
        <w:lastRenderedPageBreak/>
        <w:t>攻读学位期间发表的学术论文目录</w:t>
      </w:r>
      <w:bookmarkEnd w:id="102"/>
      <w:bookmarkEnd w:id="103"/>
    </w:p>
    <w:p w14:paraId="4133DD00" w14:textId="77777777" w:rsidR="00C51CBE" w:rsidRPr="00E26031" w:rsidRDefault="00C51CBE" w:rsidP="00920321">
      <w:pPr>
        <w:spacing w:line="400" w:lineRule="exact"/>
        <w:ind w:firstLineChars="200" w:firstLine="480"/>
        <w:rPr>
          <w:rFonts w:ascii="Times New Roman" w:hAnsi="Times New Roman" w:cs="Times New Roman"/>
          <w:sz w:val="24"/>
          <w:szCs w:val="24"/>
        </w:rPr>
      </w:pPr>
      <w:r w:rsidRPr="00E26031">
        <w:rPr>
          <w:rFonts w:ascii="Times New Roman" w:hAnsi="Times New Roman" w:cs="Times New Roman"/>
          <w:sz w:val="24"/>
          <w:szCs w:val="24"/>
        </w:rPr>
        <w:t>以第一作者已发表的论文如下：</w:t>
      </w:r>
    </w:p>
    <w:p w14:paraId="3653EA9F" w14:textId="2F43190A" w:rsidR="0025283F" w:rsidRPr="00E26031" w:rsidRDefault="0025283F" w:rsidP="00C0329F">
      <w:pPr>
        <w:numPr>
          <w:ilvl w:val="0"/>
          <w:numId w:val="12"/>
        </w:numPr>
        <w:spacing w:line="400" w:lineRule="exact"/>
        <w:ind w:left="0" w:firstLineChars="200" w:firstLine="480"/>
        <w:rPr>
          <w:rFonts w:ascii="Times New Roman" w:hAnsi="Times New Roman" w:cs="Times New Roman"/>
          <w:sz w:val="24"/>
          <w:szCs w:val="24"/>
        </w:rPr>
      </w:pPr>
      <w:r w:rsidRPr="0025283F">
        <w:rPr>
          <w:rFonts w:ascii="Times New Roman" w:hAnsi="Times New Roman" w:cs="Times New Roman"/>
          <w:sz w:val="24"/>
          <w:szCs w:val="24"/>
        </w:rPr>
        <w:t>Wang X, Rui L, Guo H, et al. Load-aware potential-based routing for the edge communication of smart grid with content-centric network[C]//NOMS 2018-2018 IEEE/IFIP Network Operations and Management Symposium. IEEE, 2018: 1-5.</w:t>
      </w:r>
    </w:p>
    <w:p w14:paraId="383129C9" w14:textId="3852733A" w:rsidR="00C51CBE" w:rsidRPr="00E26031" w:rsidRDefault="005907B6" w:rsidP="00920321">
      <w:pPr>
        <w:pStyle w:val="-"/>
        <w:jc w:val="both"/>
        <w:rPr>
          <w:rFonts w:eastAsiaTheme="minorEastAsia"/>
          <w:szCs w:val="24"/>
        </w:rPr>
      </w:pPr>
      <w:r>
        <w:rPr>
          <w:rFonts w:eastAsiaTheme="minorEastAsia" w:hint="eastAsia"/>
          <w:szCs w:val="24"/>
        </w:rPr>
        <w:t>（</w:t>
      </w:r>
      <w:r w:rsidRPr="00A47F50">
        <w:rPr>
          <w:rFonts w:ascii="宋体" w:hAnsi="宋体" w:hint="eastAsia"/>
        </w:rPr>
        <w:t>属于规定的核心学术期刊，论文署名单位是北京邮电大学</w:t>
      </w:r>
      <w:r>
        <w:rPr>
          <w:rFonts w:eastAsiaTheme="minorEastAsia" w:hint="eastAsia"/>
          <w:szCs w:val="24"/>
        </w:rPr>
        <w:t>）</w:t>
      </w:r>
    </w:p>
    <w:p w14:paraId="3C70CCE1"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4E7099B9"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50C61AB5"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5AFB7D0D"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7CF939C1"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00299FBF"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57E214F6"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174B1283"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3611F818"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6A6775A7"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1E1965B5"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4F5F82A8"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1E243FD3"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6FB13E7E"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7DB7547E"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7D315530" w14:textId="77777777" w:rsidR="0006286C" w:rsidRPr="00E26031" w:rsidRDefault="0006286C" w:rsidP="0006286C">
      <w:pPr>
        <w:pStyle w:val="aa"/>
        <w:spacing w:line="400" w:lineRule="exact"/>
        <w:ind w:left="480" w:firstLineChars="0" w:firstLine="0"/>
        <w:rPr>
          <w:rFonts w:ascii="Times New Roman" w:eastAsiaTheme="minorEastAsia" w:hAnsi="Times New Roman"/>
          <w:sz w:val="24"/>
          <w:szCs w:val="24"/>
        </w:rPr>
      </w:pPr>
    </w:p>
    <w:p w14:paraId="7B0D7531" w14:textId="77777777" w:rsidR="005F0A64" w:rsidRPr="00E26031" w:rsidRDefault="005F0A64" w:rsidP="0006286C">
      <w:pPr>
        <w:pStyle w:val="aa"/>
        <w:spacing w:line="400" w:lineRule="exact"/>
        <w:ind w:left="480" w:firstLineChars="0" w:firstLine="0"/>
        <w:rPr>
          <w:rFonts w:ascii="Times New Roman" w:eastAsiaTheme="minorEastAsia" w:hAnsi="Times New Roman"/>
          <w:sz w:val="24"/>
          <w:szCs w:val="24"/>
        </w:rPr>
        <w:sectPr w:rsidR="005F0A64" w:rsidRPr="00E26031" w:rsidSect="00D62BC2">
          <w:headerReference w:type="default" r:id="rId68"/>
          <w:pgSz w:w="11906" w:h="16838"/>
          <w:pgMar w:top="1440" w:right="1800" w:bottom="1440" w:left="1800" w:header="851" w:footer="992" w:gutter="0"/>
          <w:cols w:space="425"/>
          <w:docGrid w:type="lines" w:linePitch="312"/>
        </w:sectPr>
      </w:pPr>
    </w:p>
    <w:p w14:paraId="689E1689" w14:textId="5AA15A2E" w:rsidR="0006286C" w:rsidRPr="00E26031" w:rsidRDefault="0006286C" w:rsidP="00F13CB7">
      <w:pPr>
        <w:pStyle w:val="aa"/>
        <w:spacing w:line="400" w:lineRule="exact"/>
        <w:ind w:left="480" w:firstLineChars="0" w:firstLine="0"/>
        <w:rPr>
          <w:rFonts w:ascii="Times New Roman" w:eastAsiaTheme="minorEastAsia" w:hAnsi="Times New Roman"/>
          <w:sz w:val="24"/>
          <w:szCs w:val="24"/>
        </w:rPr>
      </w:pPr>
    </w:p>
    <w:sectPr w:rsidR="0006286C" w:rsidRPr="00E26031" w:rsidSect="00D62BC2">
      <w:headerReference w:type="default" r:id="rId69"/>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937D7" w14:textId="77777777" w:rsidR="009E2661" w:rsidRDefault="009E2661" w:rsidP="0032767B">
      <w:r>
        <w:separator/>
      </w:r>
    </w:p>
  </w:endnote>
  <w:endnote w:type="continuationSeparator" w:id="0">
    <w:p w14:paraId="2F19F43B" w14:textId="77777777" w:rsidR="009E2661" w:rsidRDefault="009E2661" w:rsidP="00327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851B6" w14:textId="77777777" w:rsidR="008728F1" w:rsidRDefault="008728F1" w:rsidP="005A623C">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2353B" w14:textId="77777777" w:rsidR="008728F1" w:rsidRDefault="008728F1" w:rsidP="005D04EA">
    <w:pPr>
      <w:pStyle w:val="ae"/>
      <w:tabs>
        <w:tab w:val="clear" w:pos="4153"/>
        <w:tab w:val="clear" w:pos="8306"/>
        <w:tab w:val="left" w:pos="303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907486"/>
      <w:docPartObj>
        <w:docPartGallery w:val="Page Numbers (Bottom of Page)"/>
        <w:docPartUnique/>
      </w:docPartObj>
    </w:sdtPr>
    <w:sdtContent>
      <w:p w14:paraId="4958CCFC" w14:textId="7AB5E458" w:rsidR="008728F1" w:rsidRDefault="008728F1">
        <w:pPr>
          <w:pStyle w:val="ae"/>
          <w:jc w:val="center"/>
        </w:pPr>
        <w:r>
          <w:t>3</w:t>
        </w:r>
      </w:p>
    </w:sdtContent>
  </w:sdt>
  <w:p w14:paraId="4F05B558" w14:textId="77777777" w:rsidR="008728F1" w:rsidRDefault="008728F1" w:rsidP="005D04EA">
    <w:pPr>
      <w:pStyle w:val="ae"/>
      <w:tabs>
        <w:tab w:val="clear" w:pos="4153"/>
        <w:tab w:val="clear" w:pos="8306"/>
        <w:tab w:val="left" w:pos="303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7034279"/>
      <w:docPartObj>
        <w:docPartGallery w:val="Page Numbers (Bottom of Page)"/>
        <w:docPartUnique/>
      </w:docPartObj>
    </w:sdtPr>
    <w:sdtContent>
      <w:p w14:paraId="4724638D" w14:textId="01037704" w:rsidR="008728F1" w:rsidRDefault="008728F1">
        <w:pPr>
          <w:pStyle w:val="ae"/>
          <w:jc w:val="center"/>
        </w:pPr>
        <w:r>
          <w:fldChar w:fldCharType="begin"/>
        </w:r>
        <w:r>
          <w:instrText>PAGE   \* MERGEFORMAT</w:instrText>
        </w:r>
        <w:r>
          <w:fldChar w:fldCharType="separate"/>
        </w:r>
        <w:r w:rsidRPr="00D0746A">
          <w:rPr>
            <w:noProof/>
            <w:lang w:val="zh-CN"/>
          </w:rPr>
          <w:t>31</w:t>
        </w:r>
        <w:r>
          <w:fldChar w:fldCharType="end"/>
        </w:r>
      </w:p>
    </w:sdtContent>
  </w:sdt>
  <w:p w14:paraId="39C88B79" w14:textId="77777777" w:rsidR="008728F1" w:rsidRDefault="008728F1" w:rsidP="005D04EA">
    <w:pPr>
      <w:pStyle w:val="ae"/>
      <w:tabs>
        <w:tab w:val="clear" w:pos="4153"/>
        <w:tab w:val="clear" w:pos="8306"/>
        <w:tab w:val="left" w:pos="303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989892"/>
      <w:docPartObj>
        <w:docPartGallery w:val="Page Numbers (Bottom of Page)"/>
        <w:docPartUnique/>
      </w:docPartObj>
    </w:sdtPr>
    <w:sdtContent>
      <w:p w14:paraId="36FF10E8" w14:textId="124DAC00" w:rsidR="008728F1" w:rsidRDefault="008728F1">
        <w:pPr>
          <w:pStyle w:val="ae"/>
          <w:jc w:val="center"/>
        </w:pPr>
        <w:r>
          <w:fldChar w:fldCharType="begin"/>
        </w:r>
        <w:r>
          <w:instrText>PAGE   \* MERGEFORMAT</w:instrText>
        </w:r>
        <w:r>
          <w:fldChar w:fldCharType="separate"/>
        </w:r>
        <w:r w:rsidRPr="00E3245E">
          <w:rPr>
            <w:noProof/>
            <w:lang w:val="zh-CN"/>
          </w:rPr>
          <w:t>12</w:t>
        </w:r>
        <w:r>
          <w:fldChar w:fldCharType="end"/>
        </w:r>
      </w:p>
    </w:sdtContent>
  </w:sdt>
  <w:p w14:paraId="7E0D7ADA" w14:textId="332F41E1" w:rsidR="008728F1" w:rsidRDefault="008728F1" w:rsidP="005A623C">
    <w:pPr>
      <w:pStyle w:val="ae"/>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406093"/>
      <w:docPartObj>
        <w:docPartGallery w:val="Page Numbers (Bottom of Page)"/>
        <w:docPartUnique/>
      </w:docPartObj>
    </w:sdtPr>
    <w:sdtContent>
      <w:p w14:paraId="1EB86620" w14:textId="404E19CA" w:rsidR="008728F1" w:rsidRDefault="008728F1">
        <w:pPr>
          <w:pStyle w:val="ae"/>
          <w:jc w:val="center"/>
        </w:pPr>
        <w:r>
          <w:fldChar w:fldCharType="begin"/>
        </w:r>
        <w:r>
          <w:instrText>PAGE   \* MERGEFORMAT</w:instrText>
        </w:r>
        <w:r>
          <w:fldChar w:fldCharType="separate"/>
        </w:r>
        <w:r w:rsidRPr="00D0746A">
          <w:rPr>
            <w:noProof/>
            <w:lang w:val="zh-CN"/>
          </w:rPr>
          <w:t>35</w:t>
        </w:r>
        <w:r>
          <w:fldChar w:fldCharType="end"/>
        </w:r>
      </w:p>
    </w:sdtContent>
  </w:sdt>
  <w:p w14:paraId="22F1305E" w14:textId="77777777" w:rsidR="008728F1" w:rsidRPr="005712F0" w:rsidRDefault="008728F1" w:rsidP="000D5BE6">
    <w:pPr>
      <w:pStyle w:val="a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7BA0" w14:textId="1BBEE47F" w:rsidR="008728F1" w:rsidRDefault="008728F1" w:rsidP="00007E27">
    <w:pPr>
      <w:pStyle w:val="ae"/>
      <w:ind w:firstLine="360"/>
      <w:jc w:val="center"/>
    </w:pPr>
    <w:r>
      <w:rPr>
        <w:rFonts w:hint="eastAsia"/>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F0A70" w14:textId="77777777" w:rsidR="009E2661" w:rsidRDefault="009E2661" w:rsidP="0032767B">
      <w:r>
        <w:separator/>
      </w:r>
    </w:p>
  </w:footnote>
  <w:footnote w:type="continuationSeparator" w:id="0">
    <w:p w14:paraId="34C3992D" w14:textId="77777777" w:rsidR="009E2661" w:rsidRDefault="009E2661" w:rsidP="00327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215C1" w14:textId="6C22BEC0" w:rsidR="008728F1" w:rsidRPr="00C70C19" w:rsidRDefault="008728F1" w:rsidP="00C70C19">
    <w:pPr>
      <w:jc w:val="center"/>
      <w:rPr>
        <w:rFonts w:asciiTheme="minorEastAsia" w:hAnsiTheme="minor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7AC41" w14:textId="77777777" w:rsidR="008728F1" w:rsidRDefault="008728F1">
    <w:pPr>
      <w:pStyle w:val="ac"/>
    </w:pPr>
    <w:r>
      <w:rPr>
        <w:rFonts w:hint="eastAsia"/>
      </w:rPr>
      <w:t>第五章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B2B2D" w14:textId="3A373EB7" w:rsidR="008728F1" w:rsidRDefault="008728F1" w:rsidP="008A2015">
    <w:pPr>
      <w:pStyle w:val="ac"/>
    </w:pPr>
    <w:r>
      <w:rPr>
        <w:rFonts w:hint="eastAsia"/>
      </w:rPr>
      <w:t>第四章</w:t>
    </w:r>
    <w:r>
      <w:rPr>
        <w:rFonts w:hint="eastAsia"/>
      </w:rPr>
      <w:t xml:space="preserve"> </w:t>
    </w:r>
    <w:r>
      <w:rPr>
        <w:rFonts w:hint="eastAsia"/>
      </w:rPr>
      <w:t>城市</w:t>
    </w:r>
    <w:r>
      <w:t>环境下结合交通设施及</w:t>
    </w:r>
    <w:r>
      <w:rPr>
        <w:rFonts w:hint="eastAsia"/>
      </w:rPr>
      <w:t>ICN</w:t>
    </w:r>
    <w:r>
      <w:rPr>
        <w:rFonts w:hint="eastAsia"/>
      </w:rPr>
      <w:t>架构</w:t>
    </w:r>
    <w:r>
      <w:t>的</w:t>
    </w:r>
    <w:r>
      <w:rPr>
        <w:rFonts w:hint="eastAsia"/>
      </w:rPr>
      <w:t>VANET</w:t>
    </w:r>
    <w:r>
      <w:rPr>
        <w:rFonts w:hint="eastAsia"/>
      </w:rPr>
      <w:t>信息</w:t>
    </w:r>
    <w:r>
      <w:t>分发机制</w:t>
    </w:r>
  </w:p>
  <w:p w14:paraId="41C42E6C" w14:textId="77777777" w:rsidR="008728F1" w:rsidRPr="008A2015" w:rsidRDefault="008728F1" w:rsidP="008A2015">
    <w:pPr>
      <w:pStyle w:val="a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8A6B2" w14:textId="6A6E34C0" w:rsidR="008728F1" w:rsidRDefault="008728F1">
    <w:pPr>
      <w:pStyle w:val="ac"/>
    </w:pPr>
    <w:r>
      <w:rPr>
        <w:rFonts w:hint="eastAsia"/>
      </w:rPr>
      <w:t>第四章</w:t>
    </w:r>
    <w:r>
      <w:rPr>
        <w:rFonts w:hint="eastAsia"/>
      </w:rPr>
      <w:t xml:space="preserve"> </w:t>
    </w:r>
    <w:r>
      <w:rPr>
        <w:rFonts w:hint="eastAsia"/>
      </w:rPr>
      <w:t>城市</w:t>
    </w:r>
    <w:r>
      <w:t>环境下结合交通设施及</w:t>
    </w:r>
    <w:r>
      <w:rPr>
        <w:rFonts w:hint="eastAsia"/>
      </w:rPr>
      <w:t>ICN</w:t>
    </w:r>
    <w:r>
      <w:rPr>
        <w:rFonts w:hint="eastAsia"/>
      </w:rPr>
      <w:t>架构</w:t>
    </w:r>
    <w:r>
      <w:t>的</w:t>
    </w:r>
    <w:r>
      <w:rPr>
        <w:rFonts w:hint="eastAsia"/>
      </w:rPr>
      <w:t>VANET</w:t>
    </w:r>
    <w:r>
      <w:rPr>
        <w:rFonts w:hint="eastAsia"/>
      </w:rPr>
      <w:t>信息</w:t>
    </w:r>
    <w:r>
      <w:t>分发机制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4F3B1" w14:textId="5C0E55F9" w:rsidR="008728F1" w:rsidRDefault="008728F1">
    <w:pPr>
      <w:pStyle w:val="ac"/>
    </w:pPr>
    <w:r>
      <w:rPr>
        <w:rFonts w:hint="eastAsia"/>
      </w:rPr>
      <w:t>第五章</w:t>
    </w:r>
    <w:r>
      <w:rPr>
        <w:rFonts w:hint="eastAsia"/>
      </w:rPr>
      <w:t xml:space="preserve"> </w:t>
    </w:r>
    <w:r>
      <w:rPr>
        <w:rFonts w:hint="eastAsia"/>
      </w:rPr>
      <w:t>总结与</w:t>
    </w:r>
    <w:r>
      <w:t>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F5BCE" w14:textId="15E3C4C3" w:rsidR="008728F1" w:rsidRDefault="008728F1" w:rsidP="008A2015">
    <w:pPr>
      <w:pStyle w:val="ac"/>
    </w:pPr>
    <w:r>
      <w:rPr>
        <w:rFonts w:hint="eastAsia"/>
      </w:rPr>
      <w:t>第五章</w:t>
    </w:r>
    <w:r>
      <w:rPr>
        <w:rFonts w:hint="eastAsia"/>
      </w:rPr>
      <w:t xml:space="preserve"> </w:t>
    </w:r>
    <w:r>
      <w:rPr>
        <w:rFonts w:hint="eastAsia"/>
      </w:rPr>
      <w:t>总结</w:t>
    </w:r>
    <w:r>
      <w:t>与展望</w:t>
    </w:r>
  </w:p>
  <w:p w14:paraId="56F1C98C" w14:textId="77777777" w:rsidR="008728F1" w:rsidRPr="008A2015" w:rsidRDefault="008728F1" w:rsidP="008A2015">
    <w:pPr>
      <w:pStyle w:val="ac"/>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68DAE" w14:textId="4B23D1BA" w:rsidR="008728F1" w:rsidRDefault="008728F1" w:rsidP="008A2015">
    <w:pPr>
      <w:pStyle w:val="ac"/>
    </w:pPr>
    <w:r>
      <w:rPr>
        <w:rFonts w:hint="eastAsia"/>
      </w:rPr>
      <w:t>参考文献</w:t>
    </w:r>
  </w:p>
  <w:p w14:paraId="39863DA7" w14:textId="77777777" w:rsidR="008728F1" w:rsidRPr="008A2015" w:rsidRDefault="008728F1" w:rsidP="008A2015">
    <w:pPr>
      <w:pStyle w:val="ac"/>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D7295" w14:textId="70DA3A7F" w:rsidR="008728F1" w:rsidRDefault="008728F1">
    <w:pPr>
      <w:pStyle w:val="ac"/>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B69D" w14:textId="6B479863" w:rsidR="008728F1" w:rsidRPr="008A2015" w:rsidRDefault="008728F1" w:rsidP="008A2015">
    <w:pPr>
      <w:pStyle w:val="ac"/>
    </w:pPr>
    <w:r>
      <w:rPr>
        <w:rFonts w:hint="eastAsia"/>
      </w:rPr>
      <w:t>攻读</w:t>
    </w:r>
    <w:r>
      <w:t>学位期间发表的学术论文目录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2F0E5" w14:textId="37702A41" w:rsidR="008728F1" w:rsidRPr="008A2015" w:rsidRDefault="008728F1" w:rsidP="008A2015">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62EF0" w14:textId="05AC5473" w:rsidR="008728F1" w:rsidRDefault="008728F1">
    <w:pPr>
      <w:pStyle w:val="ac"/>
    </w:pPr>
    <w:r w:rsidRPr="000F6595">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692F0" w14:textId="5A4C65E1" w:rsidR="008728F1" w:rsidRPr="00DE08CE" w:rsidRDefault="008728F1" w:rsidP="007234E9">
    <w:pPr>
      <w:pBdr>
        <w:bottom w:val="single" w:sz="2" w:space="1" w:color="auto"/>
      </w:pBdr>
      <w:jc w:val="center"/>
      <w:rPr>
        <w:rFonts w:asciiTheme="minorEastAsia" w:hAnsiTheme="minorEastAsia"/>
        <w:sz w:val="18"/>
        <w:szCs w:val="18"/>
      </w:rPr>
    </w:pPr>
    <w:r w:rsidRPr="00DE08CE">
      <w:rPr>
        <w:rFonts w:asciiTheme="minorEastAsia" w:hAnsiTheme="minorEastAsia" w:hint="eastAsia"/>
        <w:sz w:val="18"/>
        <w:szCs w:val="18"/>
      </w:rPr>
      <w:t>第一章 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1787" w14:textId="77777777" w:rsidR="008728F1" w:rsidRPr="00DE08CE" w:rsidRDefault="008728F1" w:rsidP="007234E9">
    <w:pPr>
      <w:pBdr>
        <w:bottom w:val="single" w:sz="2" w:space="1" w:color="auto"/>
      </w:pBdr>
      <w:jc w:val="center"/>
      <w:rPr>
        <w:rFonts w:asciiTheme="minorEastAsia" w:hAnsiTheme="minorEastAsia"/>
        <w:sz w:val="18"/>
        <w:szCs w:val="18"/>
      </w:rPr>
    </w:pPr>
    <w:r w:rsidRPr="00DE08CE">
      <w:rPr>
        <w:rFonts w:asciiTheme="minorEastAsia" w:hAnsiTheme="minorEastAsia" w:hint="eastAsia"/>
        <w:sz w:val="18"/>
        <w:szCs w:val="18"/>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3511C" w14:textId="208BFDFF" w:rsidR="008728F1" w:rsidRPr="00DE08CE" w:rsidRDefault="008728F1" w:rsidP="00C70C19">
    <w:pPr>
      <w:jc w:val="center"/>
      <w:rPr>
        <w:rFonts w:asciiTheme="minorEastAsia" w:hAnsiTheme="minorEastAsia"/>
        <w:sz w:val="18"/>
        <w:szCs w:val="18"/>
      </w:rPr>
    </w:pPr>
    <w:r w:rsidRPr="00DE08CE">
      <w:rPr>
        <w:rFonts w:asciiTheme="minorEastAsia" w:hAnsiTheme="minorEastAsia" w:hint="eastAsia"/>
        <w:sz w:val="18"/>
        <w:szCs w:val="18"/>
      </w:rPr>
      <w:t>第</w:t>
    </w:r>
    <w:r>
      <w:rPr>
        <w:rFonts w:asciiTheme="minorEastAsia" w:hAnsiTheme="minorEastAsia" w:hint="eastAsia"/>
        <w:sz w:val="18"/>
        <w:szCs w:val="18"/>
      </w:rPr>
      <w:t>三</w:t>
    </w:r>
    <w:r w:rsidRPr="00DE08CE">
      <w:rPr>
        <w:rFonts w:asciiTheme="minorEastAsia" w:hAnsiTheme="minorEastAsia" w:hint="eastAsia"/>
        <w:sz w:val="18"/>
        <w:szCs w:val="18"/>
      </w:rPr>
      <w:t xml:space="preserve">章 </w:t>
    </w:r>
    <w:r>
      <w:rPr>
        <w:rFonts w:asciiTheme="minorEastAsia" w:hAnsiTheme="minorEastAsia" w:hint="eastAsia"/>
        <w:sz w:val="18"/>
        <w:szCs w:val="18"/>
      </w:rPr>
      <w:t>高速</w:t>
    </w:r>
    <w:r>
      <w:rPr>
        <w:rFonts w:asciiTheme="minorEastAsia" w:hAnsiTheme="minorEastAsia"/>
        <w:sz w:val="18"/>
        <w:szCs w:val="18"/>
      </w:rPr>
      <w:t>公路环境下基于</w:t>
    </w:r>
    <w:r w:rsidRPr="00DE08CE">
      <w:rPr>
        <w:rFonts w:asciiTheme="minorEastAsia" w:hAnsiTheme="minorEastAsia" w:hint="eastAsia"/>
        <w:sz w:val="18"/>
        <w:szCs w:val="18"/>
      </w:rPr>
      <w:t>ICN架构</w:t>
    </w:r>
    <w:r>
      <w:rPr>
        <w:rFonts w:asciiTheme="minorEastAsia" w:hAnsiTheme="minorEastAsia" w:hint="eastAsia"/>
        <w:sz w:val="18"/>
        <w:szCs w:val="18"/>
      </w:rPr>
      <w:t>的V2V可靠</w:t>
    </w:r>
    <w:r>
      <w:rPr>
        <w:rFonts w:asciiTheme="minorEastAsia" w:hAnsiTheme="minorEastAsia"/>
        <w:sz w:val="18"/>
        <w:szCs w:val="18"/>
      </w:rPr>
      <w:t>路由构造机制</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D123A" w14:textId="77777777" w:rsidR="008728F1" w:rsidRPr="00DE08CE" w:rsidRDefault="008728F1" w:rsidP="00C70C19">
    <w:pPr>
      <w:jc w:val="center"/>
      <w:rPr>
        <w:rFonts w:asciiTheme="minorEastAsia" w:hAnsiTheme="minorEastAsia"/>
        <w:sz w:val="18"/>
        <w:szCs w:val="18"/>
      </w:rPr>
    </w:pPr>
    <w:r w:rsidRPr="00DE08CE">
      <w:rPr>
        <w:rFonts w:asciiTheme="minorEastAsia" w:hAnsiTheme="minorEastAsia" w:hint="eastAsia"/>
        <w:sz w:val="18"/>
        <w:szCs w:val="18"/>
      </w:rPr>
      <w:t>第</w:t>
    </w:r>
    <w:r>
      <w:rPr>
        <w:rFonts w:asciiTheme="minorEastAsia" w:hAnsiTheme="minorEastAsia" w:hint="eastAsia"/>
        <w:sz w:val="18"/>
        <w:szCs w:val="18"/>
      </w:rPr>
      <w:t>三</w:t>
    </w:r>
    <w:r w:rsidRPr="00DE08CE">
      <w:rPr>
        <w:rFonts w:asciiTheme="minorEastAsia" w:hAnsiTheme="minorEastAsia" w:hint="eastAsia"/>
        <w:sz w:val="18"/>
        <w:szCs w:val="18"/>
      </w:rPr>
      <w:t xml:space="preserve">章 </w:t>
    </w:r>
    <w:r>
      <w:rPr>
        <w:rFonts w:asciiTheme="minorEastAsia" w:hAnsiTheme="minorEastAsia" w:hint="eastAsia"/>
        <w:sz w:val="18"/>
        <w:szCs w:val="18"/>
      </w:rPr>
      <w:t>高速</w:t>
    </w:r>
    <w:r>
      <w:rPr>
        <w:rFonts w:asciiTheme="minorEastAsia" w:hAnsiTheme="minorEastAsia"/>
        <w:sz w:val="18"/>
        <w:szCs w:val="18"/>
      </w:rPr>
      <w:t>公路环境下基于</w:t>
    </w:r>
    <w:r w:rsidRPr="00DE08CE">
      <w:rPr>
        <w:rFonts w:asciiTheme="minorEastAsia" w:hAnsiTheme="minorEastAsia" w:hint="eastAsia"/>
        <w:sz w:val="18"/>
        <w:szCs w:val="18"/>
      </w:rPr>
      <w:t>ICN架构</w:t>
    </w:r>
    <w:r>
      <w:rPr>
        <w:rFonts w:asciiTheme="minorEastAsia" w:hAnsiTheme="minorEastAsia" w:hint="eastAsia"/>
        <w:sz w:val="18"/>
        <w:szCs w:val="18"/>
      </w:rPr>
      <w:t>的V2V可靠</w:t>
    </w:r>
    <w:r>
      <w:rPr>
        <w:rFonts w:asciiTheme="minorEastAsia" w:hAnsiTheme="minorEastAsia"/>
        <w:sz w:val="18"/>
        <w:szCs w:val="18"/>
      </w:rPr>
      <w:t>路由构造机制</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2E5CB" w14:textId="77777777" w:rsidR="008728F1" w:rsidRPr="00DE08CE" w:rsidRDefault="008728F1" w:rsidP="00C70C19">
    <w:pPr>
      <w:jc w:val="center"/>
      <w:rPr>
        <w:rFonts w:asciiTheme="minorEastAsia" w:hAnsiTheme="minorEastAsia"/>
        <w:sz w:val="18"/>
        <w:szCs w:val="18"/>
      </w:rPr>
    </w:pPr>
    <w:r w:rsidRPr="00DE08CE">
      <w:rPr>
        <w:rFonts w:asciiTheme="minorEastAsia" w:hAnsiTheme="minorEastAsia" w:hint="eastAsia"/>
        <w:sz w:val="18"/>
        <w:szCs w:val="18"/>
      </w:rPr>
      <w:t>第</w:t>
    </w:r>
    <w:r>
      <w:rPr>
        <w:rFonts w:asciiTheme="minorEastAsia" w:hAnsiTheme="minorEastAsia" w:hint="eastAsia"/>
        <w:sz w:val="18"/>
        <w:szCs w:val="18"/>
      </w:rPr>
      <w:t>三</w:t>
    </w:r>
    <w:r w:rsidRPr="00DE08CE">
      <w:rPr>
        <w:rFonts w:asciiTheme="minorEastAsia" w:hAnsiTheme="minorEastAsia" w:hint="eastAsia"/>
        <w:sz w:val="18"/>
        <w:szCs w:val="18"/>
      </w:rPr>
      <w:t xml:space="preserve">章 </w:t>
    </w:r>
    <w:r>
      <w:rPr>
        <w:rFonts w:asciiTheme="minorEastAsia" w:hAnsiTheme="minorEastAsia" w:hint="eastAsia"/>
        <w:sz w:val="18"/>
        <w:szCs w:val="18"/>
      </w:rPr>
      <w:t>高速</w:t>
    </w:r>
    <w:r>
      <w:rPr>
        <w:rFonts w:asciiTheme="minorEastAsia" w:hAnsiTheme="minorEastAsia"/>
        <w:sz w:val="18"/>
        <w:szCs w:val="18"/>
      </w:rPr>
      <w:t>公路环境下基于</w:t>
    </w:r>
    <w:r w:rsidRPr="00DE08CE">
      <w:rPr>
        <w:rFonts w:asciiTheme="minorEastAsia" w:hAnsiTheme="minorEastAsia" w:hint="eastAsia"/>
        <w:sz w:val="18"/>
        <w:szCs w:val="18"/>
      </w:rPr>
      <w:t>ICN架构</w:t>
    </w:r>
    <w:r>
      <w:rPr>
        <w:rFonts w:asciiTheme="minorEastAsia" w:hAnsiTheme="minorEastAsia" w:hint="eastAsia"/>
        <w:sz w:val="18"/>
        <w:szCs w:val="18"/>
      </w:rPr>
      <w:t>的V2V可靠</w:t>
    </w:r>
    <w:r>
      <w:rPr>
        <w:rFonts w:asciiTheme="minorEastAsia" w:hAnsiTheme="minorEastAsia"/>
        <w:sz w:val="18"/>
        <w:szCs w:val="18"/>
      </w:rPr>
      <w:t>路由构造机制</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93579" w14:textId="77777777" w:rsidR="008728F1" w:rsidRDefault="008728F1" w:rsidP="008A2015">
    <w:pPr>
      <w:pStyle w:val="ac"/>
    </w:pPr>
    <w:r>
      <w:rPr>
        <w:rFonts w:hint="eastAsia"/>
      </w:rPr>
      <w:t>第四章</w:t>
    </w:r>
    <w:r>
      <w:rPr>
        <w:rFonts w:hint="eastAsia"/>
      </w:rPr>
      <w:t xml:space="preserve"> </w:t>
    </w:r>
    <w:r>
      <w:rPr>
        <w:rFonts w:hint="eastAsia"/>
      </w:rPr>
      <w:t>城市</w:t>
    </w:r>
    <w:r>
      <w:t>环境下结合交通设施及</w:t>
    </w:r>
    <w:r>
      <w:rPr>
        <w:rFonts w:hint="eastAsia"/>
      </w:rPr>
      <w:t>ICN</w:t>
    </w:r>
    <w:r>
      <w:rPr>
        <w:rFonts w:hint="eastAsia"/>
      </w:rPr>
      <w:t>架构</w:t>
    </w:r>
    <w:r>
      <w:t>的</w:t>
    </w:r>
    <w:r>
      <w:rPr>
        <w:rFonts w:hint="eastAsia"/>
      </w:rPr>
      <w:t>VANET</w:t>
    </w:r>
    <w:r>
      <w:rPr>
        <w:rFonts w:hint="eastAsia"/>
      </w:rPr>
      <w:t>信息</w:t>
    </w:r>
    <w:r>
      <w:t>分发机制</w:t>
    </w:r>
  </w:p>
  <w:p w14:paraId="63F54483" w14:textId="77777777" w:rsidR="008728F1" w:rsidRPr="008A2015" w:rsidRDefault="008728F1" w:rsidP="008A2015">
    <w:pPr>
      <w:pStyle w:val="ac"/>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C7FC9" w14:textId="77777777" w:rsidR="008728F1" w:rsidRDefault="008728F1">
    <w:pPr>
      <w:pStyle w:val="ac"/>
    </w:pPr>
    <w:r>
      <w:rPr>
        <w:rFonts w:hint="eastAsia"/>
      </w:rPr>
      <w:t>第四章</w:t>
    </w:r>
    <w:r>
      <w:rPr>
        <w:rFonts w:hint="eastAsia"/>
      </w:rPr>
      <w:t xml:space="preserve"> </w:t>
    </w:r>
    <w:r>
      <w:rPr>
        <w:rFonts w:hint="eastAsia"/>
      </w:rPr>
      <w:t>城市</w:t>
    </w:r>
    <w:r>
      <w:t>环境下结合交通设施及</w:t>
    </w:r>
    <w:r>
      <w:rPr>
        <w:rFonts w:hint="eastAsia"/>
      </w:rPr>
      <w:t>ICN</w:t>
    </w:r>
    <w:r>
      <w:rPr>
        <w:rFonts w:hint="eastAsia"/>
      </w:rPr>
      <w:t>架构</w:t>
    </w:r>
    <w:r>
      <w:t>的</w:t>
    </w:r>
    <w:r>
      <w:rPr>
        <w:rFonts w:hint="eastAsia"/>
      </w:rPr>
      <w:t>VANET</w:t>
    </w:r>
    <w:r>
      <w:rPr>
        <w:rFonts w:hint="eastAsia"/>
      </w:rPr>
      <w:t>信息</w:t>
    </w:r>
    <w:r>
      <w:t>分发机制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737"/>
    <w:multiLevelType w:val="multilevel"/>
    <w:tmpl w:val="3FAC0290"/>
    <w:lvl w:ilvl="0">
      <w:start w:val="1"/>
      <w:numFmt w:val="decimal"/>
      <w:lvlText w:val="%1."/>
      <w:lvlJc w:val="left"/>
      <w:pPr>
        <w:ind w:left="840" w:hanging="360"/>
      </w:pPr>
      <w:rPr>
        <w:rFonts w:hint="default"/>
      </w:rPr>
    </w:lvl>
    <w:lvl w:ilvl="1">
      <w:start w:val="4"/>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 w15:restartNumberingAfterBreak="0">
    <w:nsid w:val="06150F3B"/>
    <w:multiLevelType w:val="hybridMultilevel"/>
    <w:tmpl w:val="C5A61698"/>
    <w:lvl w:ilvl="0" w:tplc="DCC870E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805A13"/>
    <w:multiLevelType w:val="hybridMultilevel"/>
    <w:tmpl w:val="AE183B9A"/>
    <w:lvl w:ilvl="0" w:tplc="46D613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316B9"/>
    <w:multiLevelType w:val="hybridMultilevel"/>
    <w:tmpl w:val="634A810A"/>
    <w:lvl w:ilvl="0" w:tplc="EA9047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36D633B"/>
    <w:multiLevelType w:val="hybridMultilevel"/>
    <w:tmpl w:val="2D70A426"/>
    <w:lvl w:ilvl="0" w:tplc="F93869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E36FF5"/>
    <w:multiLevelType w:val="hybridMultilevel"/>
    <w:tmpl w:val="044C1252"/>
    <w:lvl w:ilvl="0" w:tplc="64AED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E23C11"/>
    <w:multiLevelType w:val="multilevel"/>
    <w:tmpl w:val="1D8CD93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72C9A"/>
    <w:multiLevelType w:val="hybridMultilevel"/>
    <w:tmpl w:val="A8C64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FF1B1D"/>
    <w:multiLevelType w:val="hybridMultilevel"/>
    <w:tmpl w:val="94A6509C"/>
    <w:lvl w:ilvl="0" w:tplc="445C0D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1E69DF"/>
    <w:multiLevelType w:val="hybridMultilevel"/>
    <w:tmpl w:val="7AB017D2"/>
    <w:lvl w:ilvl="0" w:tplc="93BAC9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3A0BA6"/>
    <w:multiLevelType w:val="hybridMultilevel"/>
    <w:tmpl w:val="51327198"/>
    <w:lvl w:ilvl="0" w:tplc="0409000F">
      <w:start w:val="1"/>
      <w:numFmt w:val="decimal"/>
      <w:pStyle w:val="references"/>
      <w:lvlText w:val="%1."/>
      <w:lvlJc w:val="left"/>
      <w:pPr>
        <w:tabs>
          <w:tab w:val="num" w:pos="360"/>
        </w:tabs>
        <w:ind w:left="360" w:hanging="360"/>
      </w:pPr>
      <w:rPr>
        <w:b w:val="0"/>
        <w:bCs w:val="0"/>
        <w:i w:val="0"/>
        <w:iCs w:val="0"/>
        <w:sz w:val="18"/>
        <w:szCs w:val="1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24F865B7"/>
    <w:multiLevelType w:val="hybridMultilevel"/>
    <w:tmpl w:val="EC9A87A4"/>
    <w:lvl w:ilvl="0" w:tplc="01DCB68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5878F3"/>
    <w:multiLevelType w:val="hybridMultilevel"/>
    <w:tmpl w:val="9E8CDE12"/>
    <w:lvl w:ilvl="0" w:tplc="3BBC14C2">
      <w:start w:val="1"/>
      <w:numFmt w:val="japaneseCounting"/>
      <w:lvlText w:val="第%1章"/>
      <w:lvlJc w:val="left"/>
      <w:pPr>
        <w:ind w:left="1692" w:hanging="1125"/>
      </w:pPr>
      <w:rPr>
        <w:rFonts w:hint="default"/>
      </w:rPr>
    </w:lvl>
    <w:lvl w:ilvl="1" w:tplc="04090019" w:tentative="1">
      <w:start w:val="1"/>
      <w:numFmt w:val="lowerLetter"/>
      <w:lvlText w:val="%2)"/>
      <w:lvlJc w:val="left"/>
      <w:pPr>
        <w:ind w:left="5092" w:hanging="420"/>
      </w:pPr>
    </w:lvl>
    <w:lvl w:ilvl="2" w:tplc="0409001B" w:tentative="1">
      <w:start w:val="1"/>
      <w:numFmt w:val="lowerRoman"/>
      <w:lvlText w:val="%3."/>
      <w:lvlJc w:val="right"/>
      <w:pPr>
        <w:ind w:left="5512" w:hanging="420"/>
      </w:pPr>
    </w:lvl>
    <w:lvl w:ilvl="3" w:tplc="0409000F" w:tentative="1">
      <w:start w:val="1"/>
      <w:numFmt w:val="decimal"/>
      <w:lvlText w:val="%4."/>
      <w:lvlJc w:val="left"/>
      <w:pPr>
        <w:ind w:left="5932" w:hanging="420"/>
      </w:pPr>
    </w:lvl>
    <w:lvl w:ilvl="4" w:tplc="04090019" w:tentative="1">
      <w:start w:val="1"/>
      <w:numFmt w:val="lowerLetter"/>
      <w:lvlText w:val="%5)"/>
      <w:lvlJc w:val="left"/>
      <w:pPr>
        <w:ind w:left="6352" w:hanging="420"/>
      </w:pPr>
    </w:lvl>
    <w:lvl w:ilvl="5" w:tplc="0409001B" w:tentative="1">
      <w:start w:val="1"/>
      <w:numFmt w:val="lowerRoman"/>
      <w:lvlText w:val="%6."/>
      <w:lvlJc w:val="right"/>
      <w:pPr>
        <w:ind w:left="6772" w:hanging="420"/>
      </w:pPr>
    </w:lvl>
    <w:lvl w:ilvl="6" w:tplc="0409000F" w:tentative="1">
      <w:start w:val="1"/>
      <w:numFmt w:val="decimal"/>
      <w:lvlText w:val="%7."/>
      <w:lvlJc w:val="left"/>
      <w:pPr>
        <w:ind w:left="7192" w:hanging="420"/>
      </w:pPr>
    </w:lvl>
    <w:lvl w:ilvl="7" w:tplc="04090019" w:tentative="1">
      <w:start w:val="1"/>
      <w:numFmt w:val="lowerLetter"/>
      <w:lvlText w:val="%8)"/>
      <w:lvlJc w:val="left"/>
      <w:pPr>
        <w:ind w:left="7612" w:hanging="420"/>
      </w:pPr>
    </w:lvl>
    <w:lvl w:ilvl="8" w:tplc="0409001B" w:tentative="1">
      <w:start w:val="1"/>
      <w:numFmt w:val="lowerRoman"/>
      <w:lvlText w:val="%9."/>
      <w:lvlJc w:val="right"/>
      <w:pPr>
        <w:ind w:left="8032" w:hanging="420"/>
      </w:pPr>
    </w:lvl>
  </w:abstractNum>
  <w:abstractNum w:abstractNumId="13" w15:restartNumberingAfterBreak="0">
    <w:nsid w:val="2D8631BD"/>
    <w:multiLevelType w:val="hybridMultilevel"/>
    <w:tmpl w:val="4EBA9B7A"/>
    <w:lvl w:ilvl="0" w:tplc="64AED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E262FA1"/>
    <w:multiLevelType w:val="hybridMultilevel"/>
    <w:tmpl w:val="AE183B9A"/>
    <w:lvl w:ilvl="0" w:tplc="8EE0C834">
      <w:start w:val="1"/>
      <w:numFmt w:val="decimal"/>
      <w:lvlText w:val="[%1]"/>
      <w:lvlJc w:val="left"/>
      <w:pPr>
        <w:ind w:left="420" w:hanging="420"/>
      </w:pPr>
      <w:rPr>
        <w:rFonts w:hint="default"/>
      </w:rPr>
    </w:lvl>
    <w:lvl w:ilvl="1" w:tplc="2B34B224" w:tentative="1">
      <w:start w:val="1"/>
      <w:numFmt w:val="lowerLetter"/>
      <w:lvlText w:val="%2)"/>
      <w:lvlJc w:val="left"/>
      <w:pPr>
        <w:ind w:left="840" w:hanging="420"/>
      </w:pPr>
    </w:lvl>
    <w:lvl w:ilvl="2" w:tplc="BB5C68AA" w:tentative="1">
      <w:start w:val="1"/>
      <w:numFmt w:val="lowerRoman"/>
      <w:lvlText w:val="%3."/>
      <w:lvlJc w:val="right"/>
      <w:pPr>
        <w:ind w:left="1260" w:hanging="420"/>
      </w:pPr>
    </w:lvl>
    <w:lvl w:ilvl="3" w:tplc="C358B632" w:tentative="1">
      <w:start w:val="1"/>
      <w:numFmt w:val="decimal"/>
      <w:lvlText w:val="%4."/>
      <w:lvlJc w:val="left"/>
      <w:pPr>
        <w:ind w:left="1680" w:hanging="420"/>
      </w:pPr>
    </w:lvl>
    <w:lvl w:ilvl="4" w:tplc="37A081A0" w:tentative="1">
      <w:start w:val="1"/>
      <w:numFmt w:val="lowerLetter"/>
      <w:lvlText w:val="%5)"/>
      <w:lvlJc w:val="left"/>
      <w:pPr>
        <w:ind w:left="2100" w:hanging="420"/>
      </w:pPr>
    </w:lvl>
    <w:lvl w:ilvl="5" w:tplc="754090C0" w:tentative="1">
      <w:start w:val="1"/>
      <w:numFmt w:val="lowerRoman"/>
      <w:lvlText w:val="%6."/>
      <w:lvlJc w:val="right"/>
      <w:pPr>
        <w:ind w:left="2520" w:hanging="420"/>
      </w:pPr>
    </w:lvl>
    <w:lvl w:ilvl="6" w:tplc="97EA5EE8" w:tentative="1">
      <w:start w:val="1"/>
      <w:numFmt w:val="decimal"/>
      <w:lvlText w:val="%7."/>
      <w:lvlJc w:val="left"/>
      <w:pPr>
        <w:ind w:left="2940" w:hanging="420"/>
      </w:pPr>
    </w:lvl>
    <w:lvl w:ilvl="7" w:tplc="7CCE57A6" w:tentative="1">
      <w:start w:val="1"/>
      <w:numFmt w:val="lowerLetter"/>
      <w:lvlText w:val="%8)"/>
      <w:lvlJc w:val="left"/>
      <w:pPr>
        <w:ind w:left="3360" w:hanging="420"/>
      </w:pPr>
    </w:lvl>
    <w:lvl w:ilvl="8" w:tplc="F32EDD8C" w:tentative="1">
      <w:start w:val="1"/>
      <w:numFmt w:val="lowerRoman"/>
      <w:lvlText w:val="%9."/>
      <w:lvlJc w:val="right"/>
      <w:pPr>
        <w:ind w:left="3780" w:hanging="420"/>
      </w:pPr>
    </w:lvl>
  </w:abstractNum>
  <w:abstractNum w:abstractNumId="15" w15:restartNumberingAfterBreak="0">
    <w:nsid w:val="35C808FF"/>
    <w:multiLevelType w:val="hybridMultilevel"/>
    <w:tmpl w:val="4D8A0E06"/>
    <w:lvl w:ilvl="0" w:tplc="66FC3972">
      <w:start w:val="1"/>
      <w:numFmt w:val="decimal"/>
      <w:lvlText w:val="（%1）"/>
      <w:lvlJc w:val="left"/>
      <w:pPr>
        <w:ind w:left="2846" w:hanging="720"/>
      </w:pPr>
      <w:rPr>
        <w:rFonts w:hint="default"/>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16" w15:restartNumberingAfterBreak="0">
    <w:nsid w:val="3DD67927"/>
    <w:multiLevelType w:val="hybridMultilevel"/>
    <w:tmpl w:val="141A7686"/>
    <w:lvl w:ilvl="0" w:tplc="05BEAF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8D42B9"/>
    <w:multiLevelType w:val="hybridMultilevel"/>
    <w:tmpl w:val="FC64149A"/>
    <w:lvl w:ilvl="0" w:tplc="786424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796040D"/>
    <w:multiLevelType w:val="hybridMultilevel"/>
    <w:tmpl w:val="A2704550"/>
    <w:lvl w:ilvl="0" w:tplc="F0F2F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8983E3A"/>
    <w:multiLevelType w:val="hybridMultilevel"/>
    <w:tmpl w:val="C5A61698"/>
    <w:lvl w:ilvl="0" w:tplc="DCC870E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2E0BBE"/>
    <w:multiLevelType w:val="hybridMultilevel"/>
    <w:tmpl w:val="2D70A426"/>
    <w:lvl w:ilvl="0" w:tplc="F93869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A487678"/>
    <w:multiLevelType w:val="hybridMultilevel"/>
    <w:tmpl w:val="62CEF59A"/>
    <w:lvl w:ilvl="0" w:tplc="EEC833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AE46F3"/>
    <w:multiLevelType w:val="hybridMultilevel"/>
    <w:tmpl w:val="AD5AED38"/>
    <w:lvl w:ilvl="0" w:tplc="46B4FE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D25386"/>
    <w:multiLevelType w:val="hybridMultilevel"/>
    <w:tmpl w:val="AE183B9A"/>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5DA67429"/>
    <w:multiLevelType w:val="hybridMultilevel"/>
    <w:tmpl w:val="EF006156"/>
    <w:lvl w:ilvl="0" w:tplc="DCC870E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01C5607"/>
    <w:multiLevelType w:val="multilevel"/>
    <w:tmpl w:val="1F50CA6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79191E"/>
    <w:multiLevelType w:val="hybridMultilevel"/>
    <w:tmpl w:val="AE183B9A"/>
    <w:lvl w:ilvl="0" w:tplc="8EE0C834">
      <w:start w:val="1"/>
      <w:numFmt w:val="decimal"/>
      <w:lvlText w:val="[%1]"/>
      <w:lvlJc w:val="left"/>
      <w:pPr>
        <w:ind w:left="420" w:hanging="420"/>
      </w:pPr>
      <w:rPr>
        <w:rFonts w:hint="default"/>
      </w:rPr>
    </w:lvl>
    <w:lvl w:ilvl="1" w:tplc="2B34B224" w:tentative="1">
      <w:start w:val="1"/>
      <w:numFmt w:val="lowerLetter"/>
      <w:lvlText w:val="%2)"/>
      <w:lvlJc w:val="left"/>
      <w:pPr>
        <w:ind w:left="840" w:hanging="420"/>
      </w:pPr>
    </w:lvl>
    <w:lvl w:ilvl="2" w:tplc="BB5C68AA" w:tentative="1">
      <w:start w:val="1"/>
      <w:numFmt w:val="lowerRoman"/>
      <w:lvlText w:val="%3."/>
      <w:lvlJc w:val="right"/>
      <w:pPr>
        <w:ind w:left="1260" w:hanging="420"/>
      </w:pPr>
    </w:lvl>
    <w:lvl w:ilvl="3" w:tplc="C358B632" w:tentative="1">
      <w:start w:val="1"/>
      <w:numFmt w:val="decimal"/>
      <w:lvlText w:val="%4."/>
      <w:lvlJc w:val="left"/>
      <w:pPr>
        <w:ind w:left="1680" w:hanging="420"/>
      </w:pPr>
    </w:lvl>
    <w:lvl w:ilvl="4" w:tplc="37A081A0" w:tentative="1">
      <w:start w:val="1"/>
      <w:numFmt w:val="lowerLetter"/>
      <w:lvlText w:val="%5)"/>
      <w:lvlJc w:val="left"/>
      <w:pPr>
        <w:ind w:left="2100" w:hanging="420"/>
      </w:pPr>
    </w:lvl>
    <w:lvl w:ilvl="5" w:tplc="754090C0" w:tentative="1">
      <w:start w:val="1"/>
      <w:numFmt w:val="lowerRoman"/>
      <w:lvlText w:val="%6."/>
      <w:lvlJc w:val="right"/>
      <w:pPr>
        <w:ind w:left="2520" w:hanging="420"/>
      </w:pPr>
    </w:lvl>
    <w:lvl w:ilvl="6" w:tplc="97EA5EE8" w:tentative="1">
      <w:start w:val="1"/>
      <w:numFmt w:val="decimal"/>
      <w:lvlText w:val="%7."/>
      <w:lvlJc w:val="left"/>
      <w:pPr>
        <w:ind w:left="2940" w:hanging="420"/>
      </w:pPr>
    </w:lvl>
    <w:lvl w:ilvl="7" w:tplc="7CCE57A6" w:tentative="1">
      <w:start w:val="1"/>
      <w:numFmt w:val="lowerLetter"/>
      <w:lvlText w:val="%8)"/>
      <w:lvlJc w:val="left"/>
      <w:pPr>
        <w:ind w:left="3360" w:hanging="420"/>
      </w:pPr>
    </w:lvl>
    <w:lvl w:ilvl="8" w:tplc="F32EDD8C" w:tentative="1">
      <w:start w:val="1"/>
      <w:numFmt w:val="lowerRoman"/>
      <w:lvlText w:val="%9."/>
      <w:lvlJc w:val="right"/>
      <w:pPr>
        <w:ind w:left="3780" w:hanging="420"/>
      </w:pPr>
    </w:lvl>
  </w:abstractNum>
  <w:abstractNum w:abstractNumId="27" w15:restartNumberingAfterBreak="0">
    <w:nsid w:val="6ABE438B"/>
    <w:multiLevelType w:val="hybridMultilevel"/>
    <w:tmpl w:val="3248620E"/>
    <w:lvl w:ilvl="0" w:tplc="30323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8E450F"/>
    <w:multiLevelType w:val="hybridMultilevel"/>
    <w:tmpl w:val="044C1252"/>
    <w:lvl w:ilvl="0" w:tplc="64AED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5AD38C2"/>
    <w:multiLevelType w:val="hybridMultilevel"/>
    <w:tmpl w:val="2D70A426"/>
    <w:lvl w:ilvl="0" w:tplc="F93869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64214C6"/>
    <w:multiLevelType w:val="hybridMultilevel"/>
    <w:tmpl w:val="3FB6A006"/>
    <w:lvl w:ilvl="0" w:tplc="EADEF4C8">
      <w:start w:val="1"/>
      <w:numFmt w:val="decimal"/>
      <w:lvlText w:val="（%1）"/>
      <w:lvlJc w:val="left"/>
      <w:pPr>
        <w:ind w:left="1200" w:hanging="720"/>
      </w:pPr>
      <w:rPr>
        <w:rFonts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6C06A48"/>
    <w:multiLevelType w:val="multilevel"/>
    <w:tmpl w:val="55CE3A1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9AF77B8"/>
    <w:multiLevelType w:val="hybridMultilevel"/>
    <w:tmpl w:val="C9DEBDE0"/>
    <w:lvl w:ilvl="0" w:tplc="A03223C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2"/>
  </w:num>
  <w:num w:numId="2">
    <w:abstractNumId w:val="31"/>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0"/>
  </w:num>
  <w:num w:numId="6">
    <w:abstractNumId w:val="16"/>
  </w:num>
  <w:num w:numId="7">
    <w:abstractNumId w:val="15"/>
  </w:num>
  <w:num w:numId="8">
    <w:abstractNumId w:val="3"/>
  </w:num>
  <w:num w:numId="9">
    <w:abstractNumId w:val="27"/>
  </w:num>
  <w:num w:numId="10">
    <w:abstractNumId w:val="7"/>
  </w:num>
  <w:num w:numId="11">
    <w:abstractNumId w:val="23"/>
  </w:num>
  <w:num w:numId="12">
    <w:abstractNumId w:val="26"/>
  </w:num>
  <w:num w:numId="13">
    <w:abstractNumId w:val="14"/>
  </w:num>
  <w:num w:numId="14">
    <w:abstractNumId w:val="2"/>
  </w:num>
  <w:num w:numId="15">
    <w:abstractNumId w:val="8"/>
  </w:num>
  <w:num w:numId="16">
    <w:abstractNumId w:val="32"/>
  </w:num>
  <w:num w:numId="17">
    <w:abstractNumId w:val="9"/>
  </w:num>
  <w:num w:numId="18">
    <w:abstractNumId w:val="6"/>
  </w:num>
  <w:num w:numId="19">
    <w:abstractNumId w:val="22"/>
  </w:num>
  <w:num w:numId="20">
    <w:abstractNumId w:val="30"/>
  </w:num>
  <w:num w:numId="21">
    <w:abstractNumId w:val="28"/>
  </w:num>
  <w:num w:numId="22">
    <w:abstractNumId w:val="29"/>
  </w:num>
  <w:num w:numId="23">
    <w:abstractNumId w:val="20"/>
  </w:num>
  <w:num w:numId="24">
    <w:abstractNumId w:val="4"/>
  </w:num>
  <w:num w:numId="25">
    <w:abstractNumId w:val="5"/>
  </w:num>
  <w:num w:numId="26">
    <w:abstractNumId w:val="13"/>
  </w:num>
  <w:num w:numId="27">
    <w:abstractNumId w:val="11"/>
  </w:num>
  <w:num w:numId="28">
    <w:abstractNumId w:val="21"/>
  </w:num>
  <w:num w:numId="29">
    <w:abstractNumId w:val="1"/>
  </w:num>
  <w:num w:numId="30">
    <w:abstractNumId w:val="19"/>
  </w:num>
  <w:num w:numId="31">
    <w:abstractNumId w:val="24"/>
  </w:num>
  <w:num w:numId="32">
    <w:abstractNumId w:val="17"/>
  </w:num>
  <w:num w:numId="33">
    <w:abstractNumId w:val="1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 f">
    <w15:presenceInfo w15:providerId="Windows Live" w15:userId="62efc58607df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hideSpellingErrors/>
  <w:proofState w:spelling="clean"/>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D49"/>
    <w:rsid w:val="00000254"/>
    <w:rsid w:val="000002C5"/>
    <w:rsid w:val="00000BD8"/>
    <w:rsid w:val="00001EAA"/>
    <w:rsid w:val="000036BF"/>
    <w:rsid w:val="00003C84"/>
    <w:rsid w:val="00004A9D"/>
    <w:rsid w:val="00004C09"/>
    <w:rsid w:val="00005716"/>
    <w:rsid w:val="0000680E"/>
    <w:rsid w:val="00007115"/>
    <w:rsid w:val="0000768F"/>
    <w:rsid w:val="000077BE"/>
    <w:rsid w:val="00007DF7"/>
    <w:rsid w:val="00007E27"/>
    <w:rsid w:val="00010541"/>
    <w:rsid w:val="00011125"/>
    <w:rsid w:val="00013D80"/>
    <w:rsid w:val="00013EC0"/>
    <w:rsid w:val="00014381"/>
    <w:rsid w:val="00014834"/>
    <w:rsid w:val="00014FC3"/>
    <w:rsid w:val="00016036"/>
    <w:rsid w:val="000170E2"/>
    <w:rsid w:val="00017686"/>
    <w:rsid w:val="00017914"/>
    <w:rsid w:val="000205A8"/>
    <w:rsid w:val="000219F7"/>
    <w:rsid w:val="000229B9"/>
    <w:rsid w:val="00022C92"/>
    <w:rsid w:val="00023B74"/>
    <w:rsid w:val="0002417A"/>
    <w:rsid w:val="000243BF"/>
    <w:rsid w:val="00026BD5"/>
    <w:rsid w:val="0002717D"/>
    <w:rsid w:val="000279ED"/>
    <w:rsid w:val="00030D97"/>
    <w:rsid w:val="0003148A"/>
    <w:rsid w:val="0003150F"/>
    <w:rsid w:val="00031E7C"/>
    <w:rsid w:val="00031FB1"/>
    <w:rsid w:val="00032844"/>
    <w:rsid w:val="000328BF"/>
    <w:rsid w:val="0003341B"/>
    <w:rsid w:val="000337CE"/>
    <w:rsid w:val="0003559E"/>
    <w:rsid w:val="0003591C"/>
    <w:rsid w:val="00035FE5"/>
    <w:rsid w:val="00036035"/>
    <w:rsid w:val="00036B21"/>
    <w:rsid w:val="00040894"/>
    <w:rsid w:val="00040EB4"/>
    <w:rsid w:val="000410C0"/>
    <w:rsid w:val="0004168B"/>
    <w:rsid w:val="00041E92"/>
    <w:rsid w:val="0004202B"/>
    <w:rsid w:val="00042F8E"/>
    <w:rsid w:val="000431CD"/>
    <w:rsid w:val="000435B9"/>
    <w:rsid w:val="0004377F"/>
    <w:rsid w:val="00044913"/>
    <w:rsid w:val="00045CA8"/>
    <w:rsid w:val="00046AA4"/>
    <w:rsid w:val="00046D11"/>
    <w:rsid w:val="0004786A"/>
    <w:rsid w:val="00047DFC"/>
    <w:rsid w:val="000503A4"/>
    <w:rsid w:val="00050CC8"/>
    <w:rsid w:val="00050E17"/>
    <w:rsid w:val="00051188"/>
    <w:rsid w:val="00051416"/>
    <w:rsid w:val="0005176B"/>
    <w:rsid w:val="00052904"/>
    <w:rsid w:val="00053090"/>
    <w:rsid w:val="000532F2"/>
    <w:rsid w:val="000542AA"/>
    <w:rsid w:val="000549AB"/>
    <w:rsid w:val="00054F9F"/>
    <w:rsid w:val="00054FD7"/>
    <w:rsid w:val="00055022"/>
    <w:rsid w:val="00055276"/>
    <w:rsid w:val="0005546E"/>
    <w:rsid w:val="00056C6A"/>
    <w:rsid w:val="00057097"/>
    <w:rsid w:val="00057C70"/>
    <w:rsid w:val="00057DDA"/>
    <w:rsid w:val="00060214"/>
    <w:rsid w:val="00061FDE"/>
    <w:rsid w:val="00062142"/>
    <w:rsid w:val="0006230C"/>
    <w:rsid w:val="0006286C"/>
    <w:rsid w:val="00062B13"/>
    <w:rsid w:val="00063729"/>
    <w:rsid w:val="00063967"/>
    <w:rsid w:val="0006399A"/>
    <w:rsid w:val="00063A33"/>
    <w:rsid w:val="0006401C"/>
    <w:rsid w:val="00064505"/>
    <w:rsid w:val="000647DC"/>
    <w:rsid w:val="00064848"/>
    <w:rsid w:val="00066071"/>
    <w:rsid w:val="000671FB"/>
    <w:rsid w:val="00070994"/>
    <w:rsid w:val="00071AAB"/>
    <w:rsid w:val="000724D3"/>
    <w:rsid w:val="00072D4E"/>
    <w:rsid w:val="00073571"/>
    <w:rsid w:val="00074265"/>
    <w:rsid w:val="00074494"/>
    <w:rsid w:val="000746A0"/>
    <w:rsid w:val="00074C72"/>
    <w:rsid w:val="00075088"/>
    <w:rsid w:val="00075B33"/>
    <w:rsid w:val="00075CB1"/>
    <w:rsid w:val="00075F3E"/>
    <w:rsid w:val="00076991"/>
    <w:rsid w:val="00076AAD"/>
    <w:rsid w:val="000773B2"/>
    <w:rsid w:val="00077A1C"/>
    <w:rsid w:val="00077FC1"/>
    <w:rsid w:val="00080DDE"/>
    <w:rsid w:val="00081132"/>
    <w:rsid w:val="000814A7"/>
    <w:rsid w:val="00082131"/>
    <w:rsid w:val="000840CA"/>
    <w:rsid w:val="0008483F"/>
    <w:rsid w:val="0008516A"/>
    <w:rsid w:val="000853D6"/>
    <w:rsid w:val="00085FC7"/>
    <w:rsid w:val="00086372"/>
    <w:rsid w:val="00086E41"/>
    <w:rsid w:val="000877BB"/>
    <w:rsid w:val="00087994"/>
    <w:rsid w:val="00090F32"/>
    <w:rsid w:val="00091157"/>
    <w:rsid w:val="0009318D"/>
    <w:rsid w:val="00093B70"/>
    <w:rsid w:val="000955B9"/>
    <w:rsid w:val="000960D9"/>
    <w:rsid w:val="000965CE"/>
    <w:rsid w:val="00096C50"/>
    <w:rsid w:val="00096CCF"/>
    <w:rsid w:val="00097117"/>
    <w:rsid w:val="000A08E7"/>
    <w:rsid w:val="000A139B"/>
    <w:rsid w:val="000A1EA9"/>
    <w:rsid w:val="000A250A"/>
    <w:rsid w:val="000A3551"/>
    <w:rsid w:val="000A3766"/>
    <w:rsid w:val="000A385A"/>
    <w:rsid w:val="000A5BE4"/>
    <w:rsid w:val="000A6983"/>
    <w:rsid w:val="000A6D07"/>
    <w:rsid w:val="000A6D79"/>
    <w:rsid w:val="000A6F9E"/>
    <w:rsid w:val="000A75AC"/>
    <w:rsid w:val="000A7A63"/>
    <w:rsid w:val="000B017F"/>
    <w:rsid w:val="000B154B"/>
    <w:rsid w:val="000B15F7"/>
    <w:rsid w:val="000B1C72"/>
    <w:rsid w:val="000B231E"/>
    <w:rsid w:val="000B2731"/>
    <w:rsid w:val="000B2E07"/>
    <w:rsid w:val="000B31AC"/>
    <w:rsid w:val="000B3C67"/>
    <w:rsid w:val="000B4E84"/>
    <w:rsid w:val="000B5D32"/>
    <w:rsid w:val="000B716D"/>
    <w:rsid w:val="000B76E4"/>
    <w:rsid w:val="000B7BEF"/>
    <w:rsid w:val="000C0B82"/>
    <w:rsid w:val="000C0D4C"/>
    <w:rsid w:val="000C0EF6"/>
    <w:rsid w:val="000C1698"/>
    <w:rsid w:val="000C1DC1"/>
    <w:rsid w:val="000C1FED"/>
    <w:rsid w:val="000C32E7"/>
    <w:rsid w:val="000C3B7C"/>
    <w:rsid w:val="000C3C42"/>
    <w:rsid w:val="000C4257"/>
    <w:rsid w:val="000C42BE"/>
    <w:rsid w:val="000C4411"/>
    <w:rsid w:val="000C46E7"/>
    <w:rsid w:val="000C4CE8"/>
    <w:rsid w:val="000C5ED0"/>
    <w:rsid w:val="000C5F6F"/>
    <w:rsid w:val="000C65A7"/>
    <w:rsid w:val="000C7557"/>
    <w:rsid w:val="000C7778"/>
    <w:rsid w:val="000C796F"/>
    <w:rsid w:val="000D0545"/>
    <w:rsid w:val="000D1083"/>
    <w:rsid w:val="000D1D83"/>
    <w:rsid w:val="000D2A93"/>
    <w:rsid w:val="000D36FB"/>
    <w:rsid w:val="000D412A"/>
    <w:rsid w:val="000D42A9"/>
    <w:rsid w:val="000D4494"/>
    <w:rsid w:val="000D54CB"/>
    <w:rsid w:val="000D5BE6"/>
    <w:rsid w:val="000D62DB"/>
    <w:rsid w:val="000D62F9"/>
    <w:rsid w:val="000D6FFB"/>
    <w:rsid w:val="000D786F"/>
    <w:rsid w:val="000D7BC0"/>
    <w:rsid w:val="000D7C73"/>
    <w:rsid w:val="000E04DF"/>
    <w:rsid w:val="000E0B22"/>
    <w:rsid w:val="000E0D92"/>
    <w:rsid w:val="000E0F81"/>
    <w:rsid w:val="000E2BD0"/>
    <w:rsid w:val="000E2DE8"/>
    <w:rsid w:val="000E31E4"/>
    <w:rsid w:val="000E4FCA"/>
    <w:rsid w:val="000E541A"/>
    <w:rsid w:val="000E5CD2"/>
    <w:rsid w:val="000E5F2E"/>
    <w:rsid w:val="000E7186"/>
    <w:rsid w:val="000E771E"/>
    <w:rsid w:val="000F16EB"/>
    <w:rsid w:val="000F1F94"/>
    <w:rsid w:val="000F27CF"/>
    <w:rsid w:val="000F3338"/>
    <w:rsid w:val="000F33F5"/>
    <w:rsid w:val="000F3619"/>
    <w:rsid w:val="000F63D2"/>
    <w:rsid w:val="000F6595"/>
    <w:rsid w:val="000F66DB"/>
    <w:rsid w:val="000F6B65"/>
    <w:rsid w:val="000F6FBA"/>
    <w:rsid w:val="000F720C"/>
    <w:rsid w:val="000F72A8"/>
    <w:rsid w:val="000F796E"/>
    <w:rsid w:val="000F7F22"/>
    <w:rsid w:val="00100D93"/>
    <w:rsid w:val="001012C7"/>
    <w:rsid w:val="00101A50"/>
    <w:rsid w:val="00102499"/>
    <w:rsid w:val="001025CF"/>
    <w:rsid w:val="0010262C"/>
    <w:rsid w:val="0010264F"/>
    <w:rsid w:val="001026EA"/>
    <w:rsid w:val="001036C0"/>
    <w:rsid w:val="00105501"/>
    <w:rsid w:val="001058A9"/>
    <w:rsid w:val="00105C95"/>
    <w:rsid w:val="00105E77"/>
    <w:rsid w:val="0010668B"/>
    <w:rsid w:val="0011084E"/>
    <w:rsid w:val="00110AB8"/>
    <w:rsid w:val="00110B5D"/>
    <w:rsid w:val="0011255F"/>
    <w:rsid w:val="00112773"/>
    <w:rsid w:val="00112F7E"/>
    <w:rsid w:val="001130E9"/>
    <w:rsid w:val="0011323E"/>
    <w:rsid w:val="001143AE"/>
    <w:rsid w:val="00114852"/>
    <w:rsid w:val="00114F8E"/>
    <w:rsid w:val="00115699"/>
    <w:rsid w:val="00115858"/>
    <w:rsid w:val="00116100"/>
    <w:rsid w:val="00117478"/>
    <w:rsid w:val="00117D59"/>
    <w:rsid w:val="00117DE5"/>
    <w:rsid w:val="00120359"/>
    <w:rsid w:val="00121C3D"/>
    <w:rsid w:val="00122140"/>
    <w:rsid w:val="00123193"/>
    <w:rsid w:val="00123CDB"/>
    <w:rsid w:val="00124BB6"/>
    <w:rsid w:val="00126061"/>
    <w:rsid w:val="0012757A"/>
    <w:rsid w:val="0013018A"/>
    <w:rsid w:val="001305CC"/>
    <w:rsid w:val="00131586"/>
    <w:rsid w:val="0013225A"/>
    <w:rsid w:val="00133364"/>
    <w:rsid w:val="00133559"/>
    <w:rsid w:val="0013355F"/>
    <w:rsid w:val="001337AA"/>
    <w:rsid w:val="00134F8C"/>
    <w:rsid w:val="00135284"/>
    <w:rsid w:val="0013555A"/>
    <w:rsid w:val="00136D28"/>
    <w:rsid w:val="0013719E"/>
    <w:rsid w:val="00137237"/>
    <w:rsid w:val="00137C7F"/>
    <w:rsid w:val="00137F39"/>
    <w:rsid w:val="001406E7"/>
    <w:rsid w:val="001408CF"/>
    <w:rsid w:val="00141E58"/>
    <w:rsid w:val="00142F69"/>
    <w:rsid w:val="001438FC"/>
    <w:rsid w:val="00144BF2"/>
    <w:rsid w:val="00146496"/>
    <w:rsid w:val="00146646"/>
    <w:rsid w:val="00146BE2"/>
    <w:rsid w:val="001478B8"/>
    <w:rsid w:val="0014797B"/>
    <w:rsid w:val="0015008F"/>
    <w:rsid w:val="00150E81"/>
    <w:rsid w:val="00151813"/>
    <w:rsid w:val="00151848"/>
    <w:rsid w:val="00152124"/>
    <w:rsid w:val="00154636"/>
    <w:rsid w:val="00154C7D"/>
    <w:rsid w:val="00155579"/>
    <w:rsid w:val="001556BF"/>
    <w:rsid w:val="001559F1"/>
    <w:rsid w:val="0015643F"/>
    <w:rsid w:val="00156805"/>
    <w:rsid w:val="00156E1D"/>
    <w:rsid w:val="001574DD"/>
    <w:rsid w:val="00161986"/>
    <w:rsid w:val="00162FB0"/>
    <w:rsid w:val="00163351"/>
    <w:rsid w:val="001638E5"/>
    <w:rsid w:val="00165FF5"/>
    <w:rsid w:val="001672B5"/>
    <w:rsid w:val="0016735F"/>
    <w:rsid w:val="001675FC"/>
    <w:rsid w:val="00167F40"/>
    <w:rsid w:val="00170477"/>
    <w:rsid w:val="00170595"/>
    <w:rsid w:val="001711EA"/>
    <w:rsid w:val="00171A2B"/>
    <w:rsid w:val="00171B9A"/>
    <w:rsid w:val="00171E6D"/>
    <w:rsid w:val="00172989"/>
    <w:rsid w:val="00173105"/>
    <w:rsid w:val="001737E8"/>
    <w:rsid w:val="00174952"/>
    <w:rsid w:val="00174B32"/>
    <w:rsid w:val="00174B87"/>
    <w:rsid w:val="00175D5F"/>
    <w:rsid w:val="001777B7"/>
    <w:rsid w:val="00180730"/>
    <w:rsid w:val="00180CE8"/>
    <w:rsid w:val="00180EDB"/>
    <w:rsid w:val="001813F9"/>
    <w:rsid w:val="00181D60"/>
    <w:rsid w:val="00182033"/>
    <w:rsid w:val="001821C1"/>
    <w:rsid w:val="00182863"/>
    <w:rsid w:val="00183875"/>
    <w:rsid w:val="00183A45"/>
    <w:rsid w:val="00183A55"/>
    <w:rsid w:val="00183B21"/>
    <w:rsid w:val="00183CF0"/>
    <w:rsid w:val="00184506"/>
    <w:rsid w:val="00184BE2"/>
    <w:rsid w:val="001854ED"/>
    <w:rsid w:val="0018633A"/>
    <w:rsid w:val="001871C2"/>
    <w:rsid w:val="00187251"/>
    <w:rsid w:val="00187E91"/>
    <w:rsid w:val="00190AD8"/>
    <w:rsid w:val="00191834"/>
    <w:rsid w:val="001921B1"/>
    <w:rsid w:val="001936C4"/>
    <w:rsid w:val="001944DE"/>
    <w:rsid w:val="00194715"/>
    <w:rsid w:val="00194D5B"/>
    <w:rsid w:val="00195507"/>
    <w:rsid w:val="00196414"/>
    <w:rsid w:val="0019722B"/>
    <w:rsid w:val="001A0138"/>
    <w:rsid w:val="001A0258"/>
    <w:rsid w:val="001A0549"/>
    <w:rsid w:val="001A0D85"/>
    <w:rsid w:val="001A0E56"/>
    <w:rsid w:val="001A0EE8"/>
    <w:rsid w:val="001A1B78"/>
    <w:rsid w:val="001A1E26"/>
    <w:rsid w:val="001A2062"/>
    <w:rsid w:val="001A3470"/>
    <w:rsid w:val="001A42FF"/>
    <w:rsid w:val="001A56D4"/>
    <w:rsid w:val="001A5BF8"/>
    <w:rsid w:val="001A7A48"/>
    <w:rsid w:val="001A7CDD"/>
    <w:rsid w:val="001B00B5"/>
    <w:rsid w:val="001B0213"/>
    <w:rsid w:val="001B11C3"/>
    <w:rsid w:val="001B15CA"/>
    <w:rsid w:val="001B298D"/>
    <w:rsid w:val="001B2BE1"/>
    <w:rsid w:val="001B2E37"/>
    <w:rsid w:val="001B304D"/>
    <w:rsid w:val="001B35EA"/>
    <w:rsid w:val="001B470D"/>
    <w:rsid w:val="001B4859"/>
    <w:rsid w:val="001B4E2A"/>
    <w:rsid w:val="001B52C5"/>
    <w:rsid w:val="001B5564"/>
    <w:rsid w:val="001B5CD9"/>
    <w:rsid w:val="001B5CF3"/>
    <w:rsid w:val="001B5DC1"/>
    <w:rsid w:val="001B5F9D"/>
    <w:rsid w:val="001B6031"/>
    <w:rsid w:val="001B643D"/>
    <w:rsid w:val="001C0582"/>
    <w:rsid w:val="001C2281"/>
    <w:rsid w:val="001C2C4A"/>
    <w:rsid w:val="001C3572"/>
    <w:rsid w:val="001C3F63"/>
    <w:rsid w:val="001C42C8"/>
    <w:rsid w:val="001C48EE"/>
    <w:rsid w:val="001C5DF1"/>
    <w:rsid w:val="001C6C37"/>
    <w:rsid w:val="001C73A0"/>
    <w:rsid w:val="001C7A8E"/>
    <w:rsid w:val="001D0D0E"/>
    <w:rsid w:val="001D1188"/>
    <w:rsid w:val="001D170D"/>
    <w:rsid w:val="001D1B9A"/>
    <w:rsid w:val="001D1F64"/>
    <w:rsid w:val="001D3923"/>
    <w:rsid w:val="001D3EC6"/>
    <w:rsid w:val="001D43D9"/>
    <w:rsid w:val="001D584B"/>
    <w:rsid w:val="001D5BE0"/>
    <w:rsid w:val="001D5D83"/>
    <w:rsid w:val="001D628D"/>
    <w:rsid w:val="001D6545"/>
    <w:rsid w:val="001D6973"/>
    <w:rsid w:val="001E021C"/>
    <w:rsid w:val="001E092E"/>
    <w:rsid w:val="001E10AE"/>
    <w:rsid w:val="001E21A9"/>
    <w:rsid w:val="001E2395"/>
    <w:rsid w:val="001E2495"/>
    <w:rsid w:val="001E2B1C"/>
    <w:rsid w:val="001E2FEE"/>
    <w:rsid w:val="001E3D69"/>
    <w:rsid w:val="001E3EC3"/>
    <w:rsid w:val="001E41D3"/>
    <w:rsid w:val="001E5492"/>
    <w:rsid w:val="001E5808"/>
    <w:rsid w:val="001E5AF6"/>
    <w:rsid w:val="001E61FC"/>
    <w:rsid w:val="001E653A"/>
    <w:rsid w:val="001E69D1"/>
    <w:rsid w:val="001E759D"/>
    <w:rsid w:val="001F1640"/>
    <w:rsid w:val="001F171E"/>
    <w:rsid w:val="001F1E23"/>
    <w:rsid w:val="001F2623"/>
    <w:rsid w:val="001F2CB4"/>
    <w:rsid w:val="001F3B1D"/>
    <w:rsid w:val="001F3C3A"/>
    <w:rsid w:val="001F3DDF"/>
    <w:rsid w:val="001F44A8"/>
    <w:rsid w:val="001F4887"/>
    <w:rsid w:val="001F4925"/>
    <w:rsid w:val="001F61CD"/>
    <w:rsid w:val="001F6EF3"/>
    <w:rsid w:val="001F7327"/>
    <w:rsid w:val="001F74D2"/>
    <w:rsid w:val="0020051D"/>
    <w:rsid w:val="00200995"/>
    <w:rsid w:val="00200A69"/>
    <w:rsid w:val="0020120A"/>
    <w:rsid w:val="0020158F"/>
    <w:rsid w:val="00201709"/>
    <w:rsid w:val="00201F03"/>
    <w:rsid w:val="00202437"/>
    <w:rsid w:val="002028F8"/>
    <w:rsid w:val="0020346E"/>
    <w:rsid w:val="0020359E"/>
    <w:rsid w:val="00203946"/>
    <w:rsid w:val="00203EB3"/>
    <w:rsid w:val="00204BB7"/>
    <w:rsid w:val="00204CB8"/>
    <w:rsid w:val="00206028"/>
    <w:rsid w:val="002067C2"/>
    <w:rsid w:val="0020740C"/>
    <w:rsid w:val="0020754A"/>
    <w:rsid w:val="00207DA7"/>
    <w:rsid w:val="00210E21"/>
    <w:rsid w:val="0021144A"/>
    <w:rsid w:val="00212082"/>
    <w:rsid w:val="002123BE"/>
    <w:rsid w:val="00213095"/>
    <w:rsid w:val="0021375C"/>
    <w:rsid w:val="00213CC4"/>
    <w:rsid w:val="00214257"/>
    <w:rsid w:val="00215048"/>
    <w:rsid w:val="00215A96"/>
    <w:rsid w:val="00216746"/>
    <w:rsid w:val="00217519"/>
    <w:rsid w:val="00220B32"/>
    <w:rsid w:val="00220F07"/>
    <w:rsid w:val="0022114D"/>
    <w:rsid w:val="00221ABC"/>
    <w:rsid w:val="00221D0F"/>
    <w:rsid w:val="002226A4"/>
    <w:rsid w:val="00225070"/>
    <w:rsid w:val="002258D8"/>
    <w:rsid w:val="00225E8A"/>
    <w:rsid w:val="00225FBF"/>
    <w:rsid w:val="002263EF"/>
    <w:rsid w:val="002264F4"/>
    <w:rsid w:val="00226E84"/>
    <w:rsid w:val="0022714F"/>
    <w:rsid w:val="002272A9"/>
    <w:rsid w:val="00227683"/>
    <w:rsid w:val="00230107"/>
    <w:rsid w:val="00230A6E"/>
    <w:rsid w:val="00231B09"/>
    <w:rsid w:val="0023290E"/>
    <w:rsid w:val="00233E58"/>
    <w:rsid w:val="00234C61"/>
    <w:rsid w:val="00234CB6"/>
    <w:rsid w:val="00234D7B"/>
    <w:rsid w:val="00235240"/>
    <w:rsid w:val="002357BD"/>
    <w:rsid w:val="00235EB7"/>
    <w:rsid w:val="0023682B"/>
    <w:rsid w:val="00236AC4"/>
    <w:rsid w:val="00237123"/>
    <w:rsid w:val="00237657"/>
    <w:rsid w:val="00237CEA"/>
    <w:rsid w:val="00237D5F"/>
    <w:rsid w:val="002402B3"/>
    <w:rsid w:val="00240550"/>
    <w:rsid w:val="00240998"/>
    <w:rsid w:val="00240D46"/>
    <w:rsid w:val="002416C8"/>
    <w:rsid w:val="00241761"/>
    <w:rsid w:val="00242259"/>
    <w:rsid w:val="00242AC9"/>
    <w:rsid w:val="00243B14"/>
    <w:rsid w:val="0024415E"/>
    <w:rsid w:val="002445EB"/>
    <w:rsid w:val="00245335"/>
    <w:rsid w:val="0024535B"/>
    <w:rsid w:val="00245430"/>
    <w:rsid w:val="002463EE"/>
    <w:rsid w:val="00246F95"/>
    <w:rsid w:val="002477BD"/>
    <w:rsid w:val="00247976"/>
    <w:rsid w:val="00250140"/>
    <w:rsid w:val="002501A4"/>
    <w:rsid w:val="00250690"/>
    <w:rsid w:val="00251559"/>
    <w:rsid w:val="00251902"/>
    <w:rsid w:val="0025215E"/>
    <w:rsid w:val="0025283F"/>
    <w:rsid w:val="002529A9"/>
    <w:rsid w:val="00253951"/>
    <w:rsid w:val="00254611"/>
    <w:rsid w:val="00254982"/>
    <w:rsid w:val="00254D13"/>
    <w:rsid w:val="00255B78"/>
    <w:rsid w:val="00257FFE"/>
    <w:rsid w:val="00260AF0"/>
    <w:rsid w:val="002619CF"/>
    <w:rsid w:val="00262618"/>
    <w:rsid w:val="00262932"/>
    <w:rsid w:val="00262D43"/>
    <w:rsid w:val="00263945"/>
    <w:rsid w:val="00263FA4"/>
    <w:rsid w:val="00265A69"/>
    <w:rsid w:val="00265E52"/>
    <w:rsid w:val="00266DAE"/>
    <w:rsid w:val="0026731C"/>
    <w:rsid w:val="00267B13"/>
    <w:rsid w:val="002704F8"/>
    <w:rsid w:val="002707B8"/>
    <w:rsid w:val="00270801"/>
    <w:rsid w:val="00271EA2"/>
    <w:rsid w:val="002728F0"/>
    <w:rsid w:val="00272B55"/>
    <w:rsid w:val="00273BD2"/>
    <w:rsid w:val="00273C64"/>
    <w:rsid w:val="002741A7"/>
    <w:rsid w:val="00274680"/>
    <w:rsid w:val="002747A4"/>
    <w:rsid w:val="00277299"/>
    <w:rsid w:val="00280BA2"/>
    <w:rsid w:val="00281AB8"/>
    <w:rsid w:val="002826E8"/>
    <w:rsid w:val="00282A8D"/>
    <w:rsid w:val="00282BC5"/>
    <w:rsid w:val="00282F13"/>
    <w:rsid w:val="00282F28"/>
    <w:rsid w:val="00283288"/>
    <w:rsid w:val="00284810"/>
    <w:rsid w:val="00284B48"/>
    <w:rsid w:val="002857E7"/>
    <w:rsid w:val="00285AAD"/>
    <w:rsid w:val="0028665E"/>
    <w:rsid w:val="00287AA5"/>
    <w:rsid w:val="00287B3C"/>
    <w:rsid w:val="00287FCE"/>
    <w:rsid w:val="002901E7"/>
    <w:rsid w:val="00290834"/>
    <w:rsid w:val="00291807"/>
    <w:rsid w:val="00291909"/>
    <w:rsid w:val="00291FF6"/>
    <w:rsid w:val="00292F59"/>
    <w:rsid w:val="002939EA"/>
    <w:rsid w:val="00293AE4"/>
    <w:rsid w:val="00293CAF"/>
    <w:rsid w:val="0029415C"/>
    <w:rsid w:val="002958CD"/>
    <w:rsid w:val="002971E1"/>
    <w:rsid w:val="0029758F"/>
    <w:rsid w:val="002A0C3C"/>
    <w:rsid w:val="002A1551"/>
    <w:rsid w:val="002A1B71"/>
    <w:rsid w:val="002A2135"/>
    <w:rsid w:val="002A2B6A"/>
    <w:rsid w:val="002A2EDE"/>
    <w:rsid w:val="002A47AB"/>
    <w:rsid w:val="002A48DA"/>
    <w:rsid w:val="002A58DF"/>
    <w:rsid w:val="002A5D83"/>
    <w:rsid w:val="002A6854"/>
    <w:rsid w:val="002A6DD0"/>
    <w:rsid w:val="002A7281"/>
    <w:rsid w:val="002B01FF"/>
    <w:rsid w:val="002B3795"/>
    <w:rsid w:val="002B3CE4"/>
    <w:rsid w:val="002B685F"/>
    <w:rsid w:val="002B6A96"/>
    <w:rsid w:val="002B7091"/>
    <w:rsid w:val="002B7527"/>
    <w:rsid w:val="002B759F"/>
    <w:rsid w:val="002B7ABF"/>
    <w:rsid w:val="002C063A"/>
    <w:rsid w:val="002C0879"/>
    <w:rsid w:val="002C253E"/>
    <w:rsid w:val="002C2809"/>
    <w:rsid w:val="002C2E4C"/>
    <w:rsid w:val="002C33A4"/>
    <w:rsid w:val="002C3BA1"/>
    <w:rsid w:val="002C4B66"/>
    <w:rsid w:val="002C4C11"/>
    <w:rsid w:val="002C582F"/>
    <w:rsid w:val="002C5A49"/>
    <w:rsid w:val="002C6329"/>
    <w:rsid w:val="002C63C3"/>
    <w:rsid w:val="002C7C6B"/>
    <w:rsid w:val="002D0D99"/>
    <w:rsid w:val="002D14FB"/>
    <w:rsid w:val="002D198B"/>
    <w:rsid w:val="002D2110"/>
    <w:rsid w:val="002D24CF"/>
    <w:rsid w:val="002D2F7D"/>
    <w:rsid w:val="002D31A5"/>
    <w:rsid w:val="002D3F79"/>
    <w:rsid w:val="002D44CB"/>
    <w:rsid w:val="002D585B"/>
    <w:rsid w:val="002D5BAC"/>
    <w:rsid w:val="002D6C2D"/>
    <w:rsid w:val="002D7923"/>
    <w:rsid w:val="002D7966"/>
    <w:rsid w:val="002E05C4"/>
    <w:rsid w:val="002E05DC"/>
    <w:rsid w:val="002E12E5"/>
    <w:rsid w:val="002E1609"/>
    <w:rsid w:val="002E1EF8"/>
    <w:rsid w:val="002E204A"/>
    <w:rsid w:val="002E2657"/>
    <w:rsid w:val="002E2BF7"/>
    <w:rsid w:val="002E3275"/>
    <w:rsid w:val="002E35E4"/>
    <w:rsid w:val="002E3666"/>
    <w:rsid w:val="002E3B61"/>
    <w:rsid w:val="002E482E"/>
    <w:rsid w:val="002E58A1"/>
    <w:rsid w:val="002E5F48"/>
    <w:rsid w:val="002E63A7"/>
    <w:rsid w:val="002E7205"/>
    <w:rsid w:val="002F0B28"/>
    <w:rsid w:val="002F10A3"/>
    <w:rsid w:val="002F11CD"/>
    <w:rsid w:val="002F17BE"/>
    <w:rsid w:val="002F1C7A"/>
    <w:rsid w:val="002F1CEE"/>
    <w:rsid w:val="002F1D1C"/>
    <w:rsid w:val="002F22B1"/>
    <w:rsid w:val="002F2508"/>
    <w:rsid w:val="002F250C"/>
    <w:rsid w:val="002F28D8"/>
    <w:rsid w:val="002F60CE"/>
    <w:rsid w:val="002F747F"/>
    <w:rsid w:val="002F7DC4"/>
    <w:rsid w:val="0030091A"/>
    <w:rsid w:val="00300D22"/>
    <w:rsid w:val="0030256C"/>
    <w:rsid w:val="00302B1B"/>
    <w:rsid w:val="00302B50"/>
    <w:rsid w:val="00302D07"/>
    <w:rsid w:val="0030318F"/>
    <w:rsid w:val="00303C33"/>
    <w:rsid w:val="00303F3F"/>
    <w:rsid w:val="00304CD2"/>
    <w:rsid w:val="00304DC5"/>
    <w:rsid w:val="00304E97"/>
    <w:rsid w:val="00305328"/>
    <w:rsid w:val="0030543A"/>
    <w:rsid w:val="003072F8"/>
    <w:rsid w:val="00307A16"/>
    <w:rsid w:val="00307F54"/>
    <w:rsid w:val="00312CE5"/>
    <w:rsid w:val="003132E7"/>
    <w:rsid w:val="0031339D"/>
    <w:rsid w:val="00313D73"/>
    <w:rsid w:val="00314D60"/>
    <w:rsid w:val="00314EA2"/>
    <w:rsid w:val="00315522"/>
    <w:rsid w:val="00315730"/>
    <w:rsid w:val="00315D3C"/>
    <w:rsid w:val="00316405"/>
    <w:rsid w:val="00316570"/>
    <w:rsid w:val="0031667F"/>
    <w:rsid w:val="00316701"/>
    <w:rsid w:val="00316AC8"/>
    <w:rsid w:val="00316AEF"/>
    <w:rsid w:val="00317BCD"/>
    <w:rsid w:val="00317E3F"/>
    <w:rsid w:val="00317F46"/>
    <w:rsid w:val="003201B1"/>
    <w:rsid w:val="003210FD"/>
    <w:rsid w:val="00321554"/>
    <w:rsid w:val="00322445"/>
    <w:rsid w:val="003235E6"/>
    <w:rsid w:val="00323C25"/>
    <w:rsid w:val="00325CB7"/>
    <w:rsid w:val="00325FC9"/>
    <w:rsid w:val="00325FF8"/>
    <w:rsid w:val="00326FF0"/>
    <w:rsid w:val="00327079"/>
    <w:rsid w:val="0032767B"/>
    <w:rsid w:val="003300A2"/>
    <w:rsid w:val="003304DF"/>
    <w:rsid w:val="0033068B"/>
    <w:rsid w:val="00330CEE"/>
    <w:rsid w:val="00332588"/>
    <w:rsid w:val="00332AB6"/>
    <w:rsid w:val="00333DD2"/>
    <w:rsid w:val="00334F90"/>
    <w:rsid w:val="003354A3"/>
    <w:rsid w:val="00335840"/>
    <w:rsid w:val="003369B3"/>
    <w:rsid w:val="0033727D"/>
    <w:rsid w:val="003376C2"/>
    <w:rsid w:val="003402EF"/>
    <w:rsid w:val="003403E2"/>
    <w:rsid w:val="00340E81"/>
    <w:rsid w:val="00341717"/>
    <w:rsid w:val="00341786"/>
    <w:rsid w:val="003426C9"/>
    <w:rsid w:val="00343011"/>
    <w:rsid w:val="00343E31"/>
    <w:rsid w:val="00344436"/>
    <w:rsid w:val="00344496"/>
    <w:rsid w:val="003469D6"/>
    <w:rsid w:val="00347206"/>
    <w:rsid w:val="00350AB8"/>
    <w:rsid w:val="00350F2C"/>
    <w:rsid w:val="00351A83"/>
    <w:rsid w:val="00351C29"/>
    <w:rsid w:val="003526D0"/>
    <w:rsid w:val="00353174"/>
    <w:rsid w:val="0035336D"/>
    <w:rsid w:val="003534D1"/>
    <w:rsid w:val="00355561"/>
    <w:rsid w:val="00355E76"/>
    <w:rsid w:val="00356B89"/>
    <w:rsid w:val="00356E66"/>
    <w:rsid w:val="0035716F"/>
    <w:rsid w:val="00357C6D"/>
    <w:rsid w:val="00357EE4"/>
    <w:rsid w:val="00360164"/>
    <w:rsid w:val="0036057F"/>
    <w:rsid w:val="003606E8"/>
    <w:rsid w:val="00360868"/>
    <w:rsid w:val="00361424"/>
    <w:rsid w:val="00362718"/>
    <w:rsid w:val="00362857"/>
    <w:rsid w:val="00362F2C"/>
    <w:rsid w:val="00364101"/>
    <w:rsid w:val="00364677"/>
    <w:rsid w:val="003653D5"/>
    <w:rsid w:val="00366068"/>
    <w:rsid w:val="003667BD"/>
    <w:rsid w:val="00367078"/>
    <w:rsid w:val="00367F57"/>
    <w:rsid w:val="00370113"/>
    <w:rsid w:val="00370592"/>
    <w:rsid w:val="00370A4D"/>
    <w:rsid w:val="00370AA5"/>
    <w:rsid w:val="00370D3C"/>
    <w:rsid w:val="003717B9"/>
    <w:rsid w:val="0037197E"/>
    <w:rsid w:val="00371F85"/>
    <w:rsid w:val="00372629"/>
    <w:rsid w:val="00372881"/>
    <w:rsid w:val="0037323C"/>
    <w:rsid w:val="003739C8"/>
    <w:rsid w:val="00374AF8"/>
    <w:rsid w:val="0037561E"/>
    <w:rsid w:val="00375882"/>
    <w:rsid w:val="00375896"/>
    <w:rsid w:val="00375D0A"/>
    <w:rsid w:val="0037658B"/>
    <w:rsid w:val="00376817"/>
    <w:rsid w:val="003769FB"/>
    <w:rsid w:val="00376BCD"/>
    <w:rsid w:val="0038024B"/>
    <w:rsid w:val="003806D0"/>
    <w:rsid w:val="003815A9"/>
    <w:rsid w:val="00381C20"/>
    <w:rsid w:val="00382B23"/>
    <w:rsid w:val="00382EAB"/>
    <w:rsid w:val="00383132"/>
    <w:rsid w:val="003837C4"/>
    <w:rsid w:val="00383C5E"/>
    <w:rsid w:val="00385413"/>
    <w:rsid w:val="00385CFB"/>
    <w:rsid w:val="00385D0B"/>
    <w:rsid w:val="00385E9A"/>
    <w:rsid w:val="00386006"/>
    <w:rsid w:val="00386D37"/>
    <w:rsid w:val="003873B4"/>
    <w:rsid w:val="00387D07"/>
    <w:rsid w:val="00390771"/>
    <w:rsid w:val="00390A90"/>
    <w:rsid w:val="00390D57"/>
    <w:rsid w:val="00392695"/>
    <w:rsid w:val="00392C70"/>
    <w:rsid w:val="0039320A"/>
    <w:rsid w:val="00393318"/>
    <w:rsid w:val="003938BF"/>
    <w:rsid w:val="00394213"/>
    <w:rsid w:val="00394435"/>
    <w:rsid w:val="00394FD0"/>
    <w:rsid w:val="003957D9"/>
    <w:rsid w:val="003960CE"/>
    <w:rsid w:val="00396169"/>
    <w:rsid w:val="00396339"/>
    <w:rsid w:val="0039666F"/>
    <w:rsid w:val="003974E7"/>
    <w:rsid w:val="003977B8"/>
    <w:rsid w:val="00397805"/>
    <w:rsid w:val="00397C39"/>
    <w:rsid w:val="003A025C"/>
    <w:rsid w:val="003A0F06"/>
    <w:rsid w:val="003A1910"/>
    <w:rsid w:val="003A24B8"/>
    <w:rsid w:val="003A25F3"/>
    <w:rsid w:val="003A323E"/>
    <w:rsid w:val="003A4182"/>
    <w:rsid w:val="003A48EC"/>
    <w:rsid w:val="003A60EB"/>
    <w:rsid w:val="003A65A2"/>
    <w:rsid w:val="003B0364"/>
    <w:rsid w:val="003B0545"/>
    <w:rsid w:val="003B0942"/>
    <w:rsid w:val="003B17A3"/>
    <w:rsid w:val="003B199C"/>
    <w:rsid w:val="003B37B6"/>
    <w:rsid w:val="003B3C36"/>
    <w:rsid w:val="003B4571"/>
    <w:rsid w:val="003B4872"/>
    <w:rsid w:val="003B5633"/>
    <w:rsid w:val="003B6669"/>
    <w:rsid w:val="003B6E41"/>
    <w:rsid w:val="003B72CA"/>
    <w:rsid w:val="003C07E7"/>
    <w:rsid w:val="003C192B"/>
    <w:rsid w:val="003C3B8D"/>
    <w:rsid w:val="003C5D55"/>
    <w:rsid w:val="003D029C"/>
    <w:rsid w:val="003D0CFB"/>
    <w:rsid w:val="003D17CE"/>
    <w:rsid w:val="003D2091"/>
    <w:rsid w:val="003D23C5"/>
    <w:rsid w:val="003D2482"/>
    <w:rsid w:val="003D2BF3"/>
    <w:rsid w:val="003D38EE"/>
    <w:rsid w:val="003D3F78"/>
    <w:rsid w:val="003D430A"/>
    <w:rsid w:val="003D4613"/>
    <w:rsid w:val="003D521B"/>
    <w:rsid w:val="003D542C"/>
    <w:rsid w:val="003D5DE3"/>
    <w:rsid w:val="003D602F"/>
    <w:rsid w:val="003D642E"/>
    <w:rsid w:val="003D7566"/>
    <w:rsid w:val="003D7A84"/>
    <w:rsid w:val="003D7E2C"/>
    <w:rsid w:val="003D7FE4"/>
    <w:rsid w:val="003E080F"/>
    <w:rsid w:val="003E0F5F"/>
    <w:rsid w:val="003E196F"/>
    <w:rsid w:val="003E2023"/>
    <w:rsid w:val="003E2398"/>
    <w:rsid w:val="003E2E75"/>
    <w:rsid w:val="003E38ED"/>
    <w:rsid w:val="003E3C35"/>
    <w:rsid w:val="003E5149"/>
    <w:rsid w:val="003E525A"/>
    <w:rsid w:val="003E532D"/>
    <w:rsid w:val="003E6934"/>
    <w:rsid w:val="003E6AC7"/>
    <w:rsid w:val="003E7573"/>
    <w:rsid w:val="003E7CB1"/>
    <w:rsid w:val="003F025A"/>
    <w:rsid w:val="003F0D41"/>
    <w:rsid w:val="003F18A4"/>
    <w:rsid w:val="003F19BB"/>
    <w:rsid w:val="003F1DC3"/>
    <w:rsid w:val="003F2248"/>
    <w:rsid w:val="003F31EB"/>
    <w:rsid w:val="003F328F"/>
    <w:rsid w:val="003F3A69"/>
    <w:rsid w:val="003F62C5"/>
    <w:rsid w:val="003F64F7"/>
    <w:rsid w:val="00400009"/>
    <w:rsid w:val="00400526"/>
    <w:rsid w:val="00402655"/>
    <w:rsid w:val="00402949"/>
    <w:rsid w:val="0040294F"/>
    <w:rsid w:val="00402B82"/>
    <w:rsid w:val="00402E93"/>
    <w:rsid w:val="00403449"/>
    <w:rsid w:val="00403E9A"/>
    <w:rsid w:val="0040407C"/>
    <w:rsid w:val="00404129"/>
    <w:rsid w:val="00404333"/>
    <w:rsid w:val="00404699"/>
    <w:rsid w:val="00404923"/>
    <w:rsid w:val="00404DC9"/>
    <w:rsid w:val="00405EF3"/>
    <w:rsid w:val="00406DDD"/>
    <w:rsid w:val="004102D2"/>
    <w:rsid w:val="00410BF0"/>
    <w:rsid w:val="0041199E"/>
    <w:rsid w:val="004140FB"/>
    <w:rsid w:val="0041426C"/>
    <w:rsid w:val="00414766"/>
    <w:rsid w:val="00414D31"/>
    <w:rsid w:val="00414F67"/>
    <w:rsid w:val="00415256"/>
    <w:rsid w:val="00416AC1"/>
    <w:rsid w:val="00416E09"/>
    <w:rsid w:val="00416ED1"/>
    <w:rsid w:val="0041754C"/>
    <w:rsid w:val="00420874"/>
    <w:rsid w:val="00421687"/>
    <w:rsid w:val="0042197D"/>
    <w:rsid w:val="00421EDA"/>
    <w:rsid w:val="00423741"/>
    <w:rsid w:val="00424CDA"/>
    <w:rsid w:val="00424DC0"/>
    <w:rsid w:val="00425B62"/>
    <w:rsid w:val="004261D1"/>
    <w:rsid w:val="0042656F"/>
    <w:rsid w:val="004265B6"/>
    <w:rsid w:val="00426A51"/>
    <w:rsid w:val="00426AF6"/>
    <w:rsid w:val="004271C3"/>
    <w:rsid w:val="0042790A"/>
    <w:rsid w:val="00427EE9"/>
    <w:rsid w:val="0043011D"/>
    <w:rsid w:val="004305E1"/>
    <w:rsid w:val="00431FE1"/>
    <w:rsid w:val="0043289E"/>
    <w:rsid w:val="00432909"/>
    <w:rsid w:val="00433ADF"/>
    <w:rsid w:val="00434114"/>
    <w:rsid w:val="004341A4"/>
    <w:rsid w:val="00434383"/>
    <w:rsid w:val="0043571B"/>
    <w:rsid w:val="004357F3"/>
    <w:rsid w:val="004365AD"/>
    <w:rsid w:val="00436632"/>
    <w:rsid w:val="004366F7"/>
    <w:rsid w:val="00436C15"/>
    <w:rsid w:val="004377EC"/>
    <w:rsid w:val="00440129"/>
    <w:rsid w:val="0044118E"/>
    <w:rsid w:val="00441270"/>
    <w:rsid w:val="00441BBA"/>
    <w:rsid w:val="00441E48"/>
    <w:rsid w:val="004429D3"/>
    <w:rsid w:val="00442DFD"/>
    <w:rsid w:val="00443D7B"/>
    <w:rsid w:val="00444DC4"/>
    <w:rsid w:val="00445E64"/>
    <w:rsid w:val="004462C6"/>
    <w:rsid w:val="004474D2"/>
    <w:rsid w:val="00447F9F"/>
    <w:rsid w:val="00450044"/>
    <w:rsid w:val="004503D9"/>
    <w:rsid w:val="00450559"/>
    <w:rsid w:val="00450998"/>
    <w:rsid w:val="00452094"/>
    <w:rsid w:val="004526EE"/>
    <w:rsid w:val="00452A07"/>
    <w:rsid w:val="00452F77"/>
    <w:rsid w:val="00453780"/>
    <w:rsid w:val="00454490"/>
    <w:rsid w:val="00456838"/>
    <w:rsid w:val="00457B5B"/>
    <w:rsid w:val="00460E31"/>
    <w:rsid w:val="00461262"/>
    <w:rsid w:val="00461456"/>
    <w:rsid w:val="004614A5"/>
    <w:rsid w:val="004618F1"/>
    <w:rsid w:val="004619AD"/>
    <w:rsid w:val="00462410"/>
    <w:rsid w:val="004627FB"/>
    <w:rsid w:val="00462C8D"/>
    <w:rsid w:val="00463844"/>
    <w:rsid w:val="0046391E"/>
    <w:rsid w:val="00463A99"/>
    <w:rsid w:val="00463B50"/>
    <w:rsid w:val="004647AB"/>
    <w:rsid w:val="00464B31"/>
    <w:rsid w:val="00464BF4"/>
    <w:rsid w:val="004654F0"/>
    <w:rsid w:val="00465E4E"/>
    <w:rsid w:val="0046657E"/>
    <w:rsid w:val="00467A78"/>
    <w:rsid w:val="0047019A"/>
    <w:rsid w:val="004705A3"/>
    <w:rsid w:val="004718D7"/>
    <w:rsid w:val="00471DB6"/>
    <w:rsid w:val="00471DE5"/>
    <w:rsid w:val="00471E9D"/>
    <w:rsid w:val="00472954"/>
    <w:rsid w:val="0047298B"/>
    <w:rsid w:val="004731EA"/>
    <w:rsid w:val="00473E81"/>
    <w:rsid w:val="004744C0"/>
    <w:rsid w:val="00474B68"/>
    <w:rsid w:val="004761B3"/>
    <w:rsid w:val="004765AA"/>
    <w:rsid w:val="004777B2"/>
    <w:rsid w:val="00477931"/>
    <w:rsid w:val="004803D4"/>
    <w:rsid w:val="004807E9"/>
    <w:rsid w:val="004811EF"/>
    <w:rsid w:val="004816A9"/>
    <w:rsid w:val="00481945"/>
    <w:rsid w:val="00481BA5"/>
    <w:rsid w:val="004838C8"/>
    <w:rsid w:val="00483E91"/>
    <w:rsid w:val="0048547B"/>
    <w:rsid w:val="00485516"/>
    <w:rsid w:val="00486005"/>
    <w:rsid w:val="004861F4"/>
    <w:rsid w:val="004866FF"/>
    <w:rsid w:val="00486B26"/>
    <w:rsid w:val="00486BCA"/>
    <w:rsid w:val="004871C0"/>
    <w:rsid w:val="004875FA"/>
    <w:rsid w:val="0048791B"/>
    <w:rsid w:val="00487A57"/>
    <w:rsid w:val="00487EA1"/>
    <w:rsid w:val="00490063"/>
    <w:rsid w:val="00490BD3"/>
    <w:rsid w:val="00492119"/>
    <w:rsid w:val="00492275"/>
    <w:rsid w:val="0049280B"/>
    <w:rsid w:val="0049289B"/>
    <w:rsid w:val="00492939"/>
    <w:rsid w:val="00492B39"/>
    <w:rsid w:val="00493154"/>
    <w:rsid w:val="004944D7"/>
    <w:rsid w:val="0049456A"/>
    <w:rsid w:val="004948F1"/>
    <w:rsid w:val="00494A0F"/>
    <w:rsid w:val="00494BA2"/>
    <w:rsid w:val="004955ED"/>
    <w:rsid w:val="0049582E"/>
    <w:rsid w:val="00495B15"/>
    <w:rsid w:val="00495BB5"/>
    <w:rsid w:val="00495E9E"/>
    <w:rsid w:val="00496042"/>
    <w:rsid w:val="00496E98"/>
    <w:rsid w:val="004A16D7"/>
    <w:rsid w:val="004A17B8"/>
    <w:rsid w:val="004A21AA"/>
    <w:rsid w:val="004A2A25"/>
    <w:rsid w:val="004A374E"/>
    <w:rsid w:val="004A462F"/>
    <w:rsid w:val="004A488B"/>
    <w:rsid w:val="004A4BBA"/>
    <w:rsid w:val="004A550F"/>
    <w:rsid w:val="004A6083"/>
    <w:rsid w:val="004A69B2"/>
    <w:rsid w:val="004A77ED"/>
    <w:rsid w:val="004A7A09"/>
    <w:rsid w:val="004A7AFB"/>
    <w:rsid w:val="004A7FA7"/>
    <w:rsid w:val="004B02E2"/>
    <w:rsid w:val="004B0978"/>
    <w:rsid w:val="004B1C92"/>
    <w:rsid w:val="004B2C8D"/>
    <w:rsid w:val="004B306D"/>
    <w:rsid w:val="004B341D"/>
    <w:rsid w:val="004B3EBF"/>
    <w:rsid w:val="004B4ADB"/>
    <w:rsid w:val="004B55ED"/>
    <w:rsid w:val="004B5CA6"/>
    <w:rsid w:val="004B6140"/>
    <w:rsid w:val="004B695B"/>
    <w:rsid w:val="004B79A3"/>
    <w:rsid w:val="004C0287"/>
    <w:rsid w:val="004C19E0"/>
    <w:rsid w:val="004C1E0A"/>
    <w:rsid w:val="004C208D"/>
    <w:rsid w:val="004C25A2"/>
    <w:rsid w:val="004C29CD"/>
    <w:rsid w:val="004C39DD"/>
    <w:rsid w:val="004C3E4C"/>
    <w:rsid w:val="004C4041"/>
    <w:rsid w:val="004C47BA"/>
    <w:rsid w:val="004C47E1"/>
    <w:rsid w:val="004C4D09"/>
    <w:rsid w:val="004C5079"/>
    <w:rsid w:val="004C6858"/>
    <w:rsid w:val="004D000E"/>
    <w:rsid w:val="004D0807"/>
    <w:rsid w:val="004D0CF8"/>
    <w:rsid w:val="004D16A4"/>
    <w:rsid w:val="004D23B5"/>
    <w:rsid w:val="004D2B28"/>
    <w:rsid w:val="004D3181"/>
    <w:rsid w:val="004D3CFB"/>
    <w:rsid w:val="004D3DA1"/>
    <w:rsid w:val="004D3FD9"/>
    <w:rsid w:val="004D411B"/>
    <w:rsid w:val="004D43C3"/>
    <w:rsid w:val="004D45D5"/>
    <w:rsid w:val="004D56B9"/>
    <w:rsid w:val="004D66FB"/>
    <w:rsid w:val="004D732D"/>
    <w:rsid w:val="004D794A"/>
    <w:rsid w:val="004E0A6A"/>
    <w:rsid w:val="004E1ED2"/>
    <w:rsid w:val="004E423F"/>
    <w:rsid w:val="004E52DA"/>
    <w:rsid w:val="004E5E0E"/>
    <w:rsid w:val="004E5EA7"/>
    <w:rsid w:val="004E613B"/>
    <w:rsid w:val="004E61D8"/>
    <w:rsid w:val="004E7D7A"/>
    <w:rsid w:val="004E7EEA"/>
    <w:rsid w:val="004F0DE7"/>
    <w:rsid w:val="004F0EC5"/>
    <w:rsid w:val="004F2062"/>
    <w:rsid w:val="004F23A9"/>
    <w:rsid w:val="004F32CA"/>
    <w:rsid w:val="004F350D"/>
    <w:rsid w:val="004F3DE7"/>
    <w:rsid w:val="004F4993"/>
    <w:rsid w:val="004F5F46"/>
    <w:rsid w:val="004F6CED"/>
    <w:rsid w:val="0050019F"/>
    <w:rsid w:val="00500B7B"/>
    <w:rsid w:val="00500BAD"/>
    <w:rsid w:val="00501F5F"/>
    <w:rsid w:val="005020B3"/>
    <w:rsid w:val="005020E3"/>
    <w:rsid w:val="005022A9"/>
    <w:rsid w:val="00502844"/>
    <w:rsid w:val="005031AD"/>
    <w:rsid w:val="005035BD"/>
    <w:rsid w:val="00503FE4"/>
    <w:rsid w:val="00504295"/>
    <w:rsid w:val="005053D8"/>
    <w:rsid w:val="0050724A"/>
    <w:rsid w:val="00507251"/>
    <w:rsid w:val="0050787E"/>
    <w:rsid w:val="00507DBB"/>
    <w:rsid w:val="005109CC"/>
    <w:rsid w:val="005119C2"/>
    <w:rsid w:val="00511A59"/>
    <w:rsid w:val="00512219"/>
    <w:rsid w:val="0051289D"/>
    <w:rsid w:val="00512F3A"/>
    <w:rsid w:val="00512F3B"/>
    <w:rsid w:val="00513CB9"/>
    <w:rsid w:val="00514183"/>
    <w:rsid w:val="005163A7"/>
    <w:rsid w:val="00516413"/>
    <w:rsid w:val="0051657F"/>
    <w:rsid w:val="005169EF"/>
    <w:rsid w:val="00516A98"/>
    <w:rsid w:val="00516D77"/>
    <w:rsid w:val="005171DA"/>
    <w:rsid w:val="005179B2"/>
    <w:rsid w:val="00520086"/>
    <w:rsid w:val="00520379"/>
    <w:rsid w:val="00520A7F"/>
    <w:rsid w:val="00520B75"/>
    <w:rsid w:val="005216C1"/>
    <w:rsid w:val="00522447"/>
    <w:rsid w:val="005225CE"/>
    <w:rsid w:val="00522B80"/>
    <w:rsid w:val="00523D24"/>
    <w:rsid w:val="00524BA9"/>
    <w:rsid w:val="00525721"/>
    <w:rsid w:val="00525B93"/>
    <w:rsid w:val="00525F1F"/>
    <w:rsid w:val="005260A2"/>
    <w:rsid w:val="0052640A"/>
    <w:rsid w:val="005264A7"/>
    <w:rsid w:val="0052698C"/>
    <w:rsid w:val="00526C4F"/>
    <w:rsid w:val="00526E48"/>
    <w:rsid w:val="00526FE4"/>
    <w:rsid w:val="005275C2"/>
    <w:rsid w:val="005279F4"/>
    <w:rsid w:val="00531842"/>
    <w:rsid w:val="005320A3"/>
    <w:rsid w:val="00532EF0"/>
    <w:rsid w:val="00534855"/>
    <w:rsid w:val="00534C9D"/>
    <w:rsid w:val="00535222"/>
    <w:rsid w:val="00536383"/>
    <w:rsid w:val="00536AB7"/>
    <w:rsid w:val="00537A06"/>
    <w:rsid w:val="005408C2"/>
    <w:rsid w:val="00540ADE"/>
    <w:rsid w:val="005418E9"/>
    <w:rsid w:val="00541F7A"/>
    <w:rsid w:val="005421EB"/>
    <w:rsid w:val="0054318D"/>
    <w:rsid w:val="00543B76"/>
    <w:rsid w:val="00544B38"/>
    <w:rsid w:val="00544DED"/>
    <w:rsid w:val="005457E7"/>
    <w:rsid w:val="00547101"/>
    <w:rsid w:val="00547597"/>
    <w:rsid w:val="00547C1B"/>
    <w:rsid w:val="0055007A"/>
    <w:rsid w:val="0055095A"/>
    <w:rsid w:val="0055102B"/>
    <w:rsid w:val="005518E0"/>
    <w:rsid w:val="00552D4E"/>
    <w:rsid w:val="00553018"/>
    <w:rsid w:val="005533B6"/>
    <w:rsid w:val="00553EFE"/>
    <w:rsid w:val="005542F7"/>
    <w:rsid w:val="0055453B"/>
    <w:rsid w:val="00554DA7"/>
    <w:rsid w:val="00554EFB"/>
    <w:rsid w:val="00555084"/>
    <w:rsid w:val="005556A1"/>
    <w:rsid w:val="00556806"/>
    <w:rsid w:val="005579FB"/>
    <w:rsid w:val="00557B2C"/>
    <w:rsid w:val="00560BC8"/>
    <w:rsid w:val="00560D52"/>
    <w:rsid w:val="00562231"/>
    <w:rsid w:val="00562DB1"/>
    <w:rsid w:val="00563CAA"/>
    <w:rsid w:val="00564067"/>
    <w:rsid w:val="0056542B"/>
    <w:rsid w:val="00565684"/>
    <w:rsid w:val="00565815"/>
    <w:rsid w:val="005660E3"/>
    <w:rsid w:val="0056642B"/>
    <w:rsid w:val="00566C26"/>
    <w:rsid w:val="00567077"/>
    <w:rsid w:val="00567FB3"/>
    <w:rsid w:val="00570D20"/>
    <w:rsid w:val="00570F84"/>
    <w:rsid w:val="00571422"/>
    <w:rsid w:val="00571573"/>
    <w:rsid w:val="005718A7"/>
    <w:rsid w:val="00572C37"/>
    <w:rsid w:val="0057376B"/>
    <w:rsid w:val="00574336"/>
    <w:rsid w:val="005747C0"/>
    <w:rsid w:val="00574B6E"/>
    <w:rsid w:val="005755BD"/>
    <w:rsid w:val="0057673F"/>
    <w:rsid w:val="005767EB"/>
    <w:rsid w:val="00577065"/>
    <w:rsid w:val="00581912"/>
    <w:rsid w:val="00581C27"/>
    <w:rsid w:val="00581F63"/>
    <w:rsid w:val="00581FD8"/>
    <w:rsid w:val="00582565"/>
    <w:rsid w:val="00583135"/>
    <w:rsid w:val="005832C9"/>
    <w:rsid w:val="00584925"/>
    <w:rsid w:val="00584AA2"/>
    <w:rsid w:val="00584FB8"/>
    <w:rsid w:val="00585723"/>
    <w:rsid w:val="00586ADD"/>
    <w:rsid w:val="0058797B"/>
    <w:rsid w:val="00587DC1"/>
    <w:rsid w:val="00587E0E"/>
    <w:rsid w:val="00590208"/>
    <w:rsid w:val="005907B6"/>
    <w:rsid w:val="005909CA"/>
    <w:rsid w:val="005927C4"/>
    <w:rsid w:val="00593E50"/>
    <w:rsid w:val="005951CC"/>
    <w:rsid w:val="005952C4"/>
    <w:rsid w:val="005960DC"/>
    <w:rsid w:val="005960E5"/>
    <w:rsid w:val="005966BA"/>
    <w:rsid w:val="00596C8E"/>
    <w:rsid w:val="00596CB2"/>
    <w:rsid w:val="00596DB3"/>
    <w:rsid w:val="005A041A"/>
    <w:rsid w:val="005A0476"/>
    <w:rsid w:val="005A0DDE"/>
    <w:rsid w:val="005A151E"/>
    <w:rsid w:val="005A1D8D"/>
    <w:rsid w:val="005A28CC"/>
    <w:rsid w:val="005A2B9E"/>
    <w:rsid w:val="005A3DDE"/>
    <w:rsid w:val="005A4097"/>
    <w:rsid w:val="005A45B3"/>
    <w:rsid w:val="005A58AC"/>
    <w:rsid w:val="005A623C"/>
    <w:rsid w:val="005A62EA"/>
    <w:rsid w:val="005A70C9"/>
    <w:rsid w:val="005A7703"/>
    <w:rsid w:val="005A7764"/>
    <w:rsid w:val="005B177C"/>
    <w:rsid w:val="005B3933"/>
    <w:rsid w:val="005B40FB"/>
    <w:rsid w:val="005B4F42"/>
    <w:rsid w:val="005B6613"/>
    <w:rsid w:val="005B6614"/>
    <w:rsid w:val="005B7231"/>
    <w:rsid w:val="005B7F02"/>
    <w:rsid w:val="005C040C"/>
    <w:rsid w:val="005C04F1"/>
    <w:rsid w:val="005C0962"/>
    <w:rsid w:val="005C0F98"/>
    <w:rsid w:val="005C10D9"/>
    <w:rsid w:val="005C133B"/>
    <w:rsid w:val="005C1340"/>
    <w:rsid w:val="005C1540"/>
    <w:rsid w:val="005C1B24"/>
    <w:rsid w:val="005C2116"/>
    <w:rsid w:val="005C2485"/>
    <w:rsid w:val="005C2591"/>
    <w:rsid w:val="005C397B"/>
    <w:rsid w:val="005C4F0D"/>
    <w:rsid w:val="005C53DD"/>
    <w:rsid w:val="005C5479"/>
    <w:rsid w:val="005C6A38"/>
    <w:rsid w:val="005C6C49"/>
    <w:rsid w:val="005C794C"/>
    <w:rsid w:val="005C7CB4"/>
    <w:rsid w:val="005C7F25"/>
    <w:rsid w:val="005D03D2"/>
    <w:rsid w:val="005D04EA"/>
    <w:rsid w:val="005D147F"/>
    <w:rsid w:val="005D1BBA"/>
    <w:rsid w:val="005D20F8"/>
    <w:rsid w:val="005D2785"/>
    <w:rsid w:val="005D2DDB"/>
    <w:rsid w:val="005D2F20"/>
    <w:rsid w:val="005D3DEC"/>
    <w:rsid w:val="005D484B"/>
    <w:rsid w:val="005D6192"/>
    <w:rsid w:val="005D63F7"/>
    <w:rsid w:val="005D6AB1"/>
    <w:rsid w:val="005D6B01"/>
    <w:rsid w:val="005D6B35"/>
    <w:rsid w:val="005D6B96"/>
    <w:rsid w:val="005D6C23"/>
    <w:rsid w:val="005D6D77"/>
    <w:rsid w:val="005D7379"/>
    <w:rsid w:val="005D746B"/>
    <w:rsid w:val="005D7641"/>
    <w:rsid w:val="005D7A05"/>
    <w:rsid w:val="005E084A"/>
    <w:rsid w:val="005E3145"/>
    <w:rsid w:val="005E343D"/>
    <w:rsid w:val="005E3815"/>
    <w:rsid w:val="005E452D"/>
    <w:rsid w:val="005E4D2C"/>
    <w:rsid w:val="005E6B2F"/>
    <w:rsid w:val="005E6B90"/>
    <w:rsid w:val="005F0A64"/>
    <w:rsid w:val="005F161B"/>
    <w:rsid w:val="005F1E58"/>
    <w:rsid w:val="005F2100"/>
    <w:rsid w:val="005F35BE"/>
    <w:rsid w:val="005F3AAB"/>
    <w:rsid w:val="005F43AB"/>
    <w:rsid w:val="005F4753"/>
    <w:rsid w:val="005F4F29"/>
    <w:rsid w:val="005F556F"/>
    <w:rsid w:val="005F5E82"/>
    <w:rsid w:val="005F6152"/>
    <w:rsid w:val="005F6D87"/>
    <w:rsid w:val="005F72F8"/>
    <w:rsid w:val="005F7977"/>
    <w:rsid w:val="005F7BF1"/>
    <w:rsid w:val="005F7FF6"/>
    <w:rsid w:val="006013EC"/>
    <w:rsid w:val="00601555"/>
    <w:rsid w:val="00601573"/>
    <w:rsid w:val="0060257D"/>
    <w:rsid w:val="00602E26"/>
    <w:rsid w:val="006032E0"/>
    <w:rsid w:val="0060356A"/>
    <w:rsid w:val="00603B73"/>
    <w:rsid w:val="00603E30"/>
    <w:rsid w:val="00604324"/>
    <w:rsid w:val="006043B7"/>
    <w:rsid w:val="00604996"/>
    <w:rsid w:val="00604D16"/>
    <w:rsid w:val="0060621C"/>
    <w:rsid w:val="00607C38"/>
    <w:rsid w:val="0061052F"/>
    <w:rsid w:val="00611B3A"/>
    <w:rsid w:val="00612185"/>
    <w:rsid w:val="00612770"/>
    <w:rsid w:val="00612A3D"/>
    <w:rsid w:val="006133D6"/>
    <w:rsid w:val="00613998"/>
    <w:rsid w:val="00614525"/>
    <w:rsid w:val="00616389"/>
    <w:rsid w:val="006176DB"/>
    <w:rsid w:val="00617844"/>
    <w:rsid w:val="00617D48"/>
    <w:rsid w:val="00617F9F"/>
    <w:rsid w:val="00620011"/>
    <w:rsid w:val="006200C7"/>
    <w:rsid w:val="00620493"/>
    <w:rsid w:val="00620EB0"/>
    <w:rsid w:val="00621C86"/>
    <w:rsid w:val="00621D05"/>
    <w:rsid w:val="006225CF"/>
    <w:rsid w:val="00624F6D"/>
    <w:rsid w:val="006254E7"/>
    <w:rsid w:val="00625D9B"/>
    <w:rsid w:val="006265BF"/>
    <w:rsid w:val="00626868"/>
    <w:rsid w:val="006304DB"/>
    <w:rsid w:val="00630B68"/>
    <w:rsid w:val="006324A8"/>
    <w:rsid w:val="00632736"/>
    <w:rsid w:val="006338C1"/>
    <w:rsid w:val="006348E5"/>
    <w:rsid w:val="006358D3"/>
    <w:rsid w:val="00637741"/>
    <w:rsid w:val="00637B23"/>
    <w:rsid w:val="00637E89"/>
    <w:rsid w:val="006407AC"/>
    <w:rsid w:val="00641AA0"/>
    <w:rsid w:val="00641BC4"/>
    <w:rsid w:val="00641E3A"/>
    <w:rsid w:val="00641F84"/>
    <w:rsid w:val="0064207A"/>
    <w:rsid w:val="00642083"/>
    <w:rsid w:val="006427B3"/>
    <w:rsid w:val="00642F6E"/>
    <w:rsid w:val="006449F9"/>
    <w:rsid w:val="00644AE6"/>
    <w:rsid w:val="00645184"/>
    <w:rsid w:val="0064587D"/>
    <w:rsid w:val="00645AB5"/>
    <w:rsid w:val="00645D17"/>
    <w:rsid w:val="00645E40"/>
    <w:rsid w:val="00647C91"/>
    <w:rsid w:val="00647C99"/>
    <w:rsid w:val="00650335"/>
    <w:rsid w:val="006509BF"/>
    <w:rsid w:val="00651146"/>
    <w:rsid w:val="0065163F"/>
    <w:rsid w:val="00651DED"/>
    <w:rsid w:val="00651F76"/>
    <w:rsid w:val="00652DB2"/>
    <w:rsid w:val="00652F93"/>
    <w:rsid w:val="006532E2"/>
    <w:rsid w:val="0065343D"/>
    <w:rsid w:val="006542E0"/>
    <w:rsid w:val="0065452F"/>
    <w:rsid w:val="006546B5"/>
    <w:rsid w:val="006547CC"/>
    <w:rsid w:val="00654BAE"/>
    <w:rsid w:val="00656078"/>
    <w:rsid w:val="00656EE0"/>
    <w:rsid w:val="00660256"/>
    <w:rsid w:val="0066069A"/>
    <w:rsid w:val="006607EB"/>
    <w:rsid w:val="0066118D"/>
    <w:rsid w:val="00662133"/>
    <w:rsid w:val="006629FC"/>
    <w:rsid w:val="00664793"/>
    <w:rsid w:val="00664E10"/>
    <w:rsid w:val="0066501B"/>
    <w:rsid w:val="00665402"/>
    <w:rsid w:val="0066737B"/>
    <w:rsid w:val="006677A2"/>
    <w:rsid w:val="00667884"/>
    <w:rsid w:val="00667DB1"/>
    <w:rsid w:val="00670302"/>
    <w:rsid w:val="00671BC5"/>
    <w:rsid w:val="006737FB"/>
    <w:rsid w:val="00673B51"/>
    <w:rsid w:val="00674939"/>
    <w:rsid w:val="00675262"/>
    <w:rsid w:val="00675965"/>
    <w:rsid w:val="006763DB"/>
    <w:rsid w:val="00676AA2"/>
    <w:rsid w:val="00677D31"/>
    <w:rsid w:val="00680291"/>
    <w:rsid w:val="006808EE"/>
    <w:rsid w:val="00680DA9"/>
    <w:rsid w:val="006810B1"/>
    <w:rsid w:val="0068193A"/>
    <w:rsid w:val="006820D9"/>
    <w:rsid w:val="006823B4"/>
    <w:rsid w:val="006833C5"/>
    <w:rsid w:val="00683FBA"/>
    <w:rsid w:val="0068490C"/>
    <w:rsid w:val="0068530B"/>
    <w:rsid w:val="00685BBA"/>
    <w:rsid w:val="00686D5E"/>
    <w:rsid w:val="00686D86"/>
    <w:rsid w:val="00687879"/>
    <w:rsid w:val="00687DF1"/>
    <w:rsid w:val="00690AE7"/>
    <w:rsid w:val="00690E97"/>
    <w:rsid w:val="00691162"/>
    <w:rsid w:val="00691F5C"/>
    <w:rsid w:val="0069206F"/>
    <w:rsid w:val="00692A7D"/>
    <w:rsid w:val="0069424A"/>
    <w:rsid w:val="00695AEF"/>
    <w:rsid w:val="006963BE"/>
    <w:rsid w:val="00696EFF"/>
    <w:rsid w:val="00697097"/>
    <w:rsid w:val="00697110"/>
    <w:rsid w:val="006A0267"/>
    <w:rsid w:val="006A05FC"/>
    <w:rsid w:val="006A0A90"/>
    <w:rsid w:val="006A0E78"/>
    <w:rsid w:val="006A2070"/>
    <w:rsid w:val="006A2F71"/>
    <w:rsid w:val="006A3B95"/>
    <w:rsid w:val="006A3C85"/>
    <w:rsid w:val="006A3DF7"/>
    <w:rsid w:val="006A4836"/>
    <w:rsid w:val="006A553E"/>
    <w:rsid w:val="006A5A53"/>
    <w:rsid w:val="006A69D4"/>
    <w:rsid w:val="006A77A6"/>
    <w:rsid w:val="006B0330"/>
    <w:rsid w:val="006B04FD"/>
    <w:rsid w:val="006B05A7"/>
    <w:rsid w:val="006B1C17"/>
    <w:rsid w:val="006B2460"/>
    <w:rsid w:val="006B256F"/>
    <w:rsid w:val="006B2FC8"/>
    <w:rsid w:val="006B321E"/>
    <w:rsid w:val="006B424D"/>
    <w:rsid w:val="006B4722"/>
    <w:rsid w:val="006B47C6"/>
    <w:rsid w:val="006B545E"/>
    <w:rsid w:val="006B5613"/>
    <w:rsid w:val="006B63EA"/>
    <w:rsid w:val="006B7088"/>
    <w:rsid w:val="006B7E8A"/>
    <w:rsid w:val="006C1431"/>
    <w:rsid w:val="006C18E2"/>
    <w:rsid w:val="006C2804"/>
    <w:rsid w:val="006C2CFD"/>
    <w:rsid w:val="006C342C"/>
    <w:rsid w:val="006C3824"/>
    <w:rsid w:val="006C384E"/>
    <w:rsid w:val="006C3F6E"/>
    <w:rsid w:val="006C3FC4"/>
    <w:rsid w:val="006C43F0"/>
    <w:rsid w:val="006C45A9"/>
    <w:rsid w:val="006C4A94"/>
    <w:rsid w:val="006C52A2"/>
    <w:rsid w:val="006C549F"/>
    <w:rsid w:val="006C62C8"/>
    <w:rsid w:val="006C691F"/>
    <w:rsid w:val="006C6FFB"/>
    <w:rsid w:val="006C79C6"/>
    <w:rsid w:val="006C7AE9"/>
    <w:rsid w:val="006D01A0"/>
    <w:rsid w:val="006D0AC2"/>
    <w:rsid w:val="006D0DBC"/>
    <w:rsid w:val="006D0FE4"/>
    <w:rsid w:val="006D2604"/>
    <w:rsid w:val="006D289F"/>
    <w:rsid w:val="006D2C44"/>
    <w:rsid w:val="006D33A1"/>
    <w:rsid w:val="006D35F0"/>
    <w:rsid w:val="006D3D64"/>
    <w:rsid w:val="006D5074"/>
    <w:rsid w:val="006D6290"/>
    <w:rsid w:val="006D68A7"/>
    <w:rsid w:val="006D7752"/>
    <w:rsid w:val="006E0447"/>
    <w:rsid w:val="006E0AAD"/>
    <w:rsid w:val="006E0DDE"/>
    <w:rsid w:val="006E0EB2"/>
    <w:rsid w:val="006E25E2"/>
    <w:rsid w:val="006E2865"/>
    <w:rsid w:val="006E3516"/>
    <w:rsid w:val="006E587C"/>
    <w:rsid w:val="006E6183"/>
    <w:rsid w:val="006E7128"/>
    <w:rsid w:val="006E7CAB"/>
    <w:rsid w:val="006F076F"/>
    <w:rsid w:val="006F0805"/>
    <w:rsid w:val="006F1757"/>
    <w:rsid w:val="006F18A0"/>
    <w:rsid w:val="006F1AB9"/>
    <w:rsid w:val="006F21F3"/>
    <w:rsid w:val="006F2E1F"/>
    <w:rsid w:val="006F321A"/>
    <w:rsid w:val="006F36DA"/>
    <w:rsid w:val="006F4F3A"/>
    <w:rsid w:val="006F5112"/>
    <w:rsid w:val="006F52BD"/>
    <w:rsid w:val="006F56F8"/>
    <w:rsid w:val="006F6019"/>
    <w:rsid w:val="006F6EC2"/>
    <w:rsid w:val="006F709C"/>
    <w:rsid w:val="006F74C0"/>
    <w:rsid w:val="006F74F4"/>
    <w:rsid w:val="006F7DE7"/>
    <w:rsid w:val="007018AE"/>
    <w:rsid w:val="00703306"/>
    <w:rsid w:val="0070377B"/>
    <w:rsid w:val="00703ABC"/>
    <w:rsid w:val="00705221"/>
    <w:rsid w:val="00705472"/>
    <w:rsid w:val="007054BF"/>
    <w:rsid w:val="00705DF3"/>
    <w:rsid w:val="00706846"/>
    <w:rsid w:val="007100E5"/>
    <w:rsid w:val="0071078D"/>
    <w:rsid w:val="007108CE"/>
    <w:rsid w:val="00712EF1"/>
    <w:rsid w:val="00713008"/>
    <w:rsid w:val="00713C3F"/>
    <w:rsid w:val="007152B7"/>
    <w:rsid w:val="0071548C"/>
    <w:rsid w:val="00715908"/>
    <w:rsid w:val="0071638C"/>
    <w:rsid w:val="00716574"/>
    <w:rsid w:val="00717FF5"/>
    <w:rsid w:val="00721227"/>
    <w:rsid w:val="00721A6F"/>
    <w:rsid w:val="007225D4"/>
    <w:rsid w:val="007225E5"/>
    <w:rsid w:val="00722889"/>
    <w:rsid w:val="00722B92"/>
    <w:rsid w:val="007234E9"/>
    <w:rsid w:val="00724570"/>
    <w:rsid w:val="00724B2F"/>
    <w:rsid w:val="00724B9D"/>
    <w:rsid w:val="00725363"/>
    <w:rsid w:val="007254C2"/>
    <w:rsid w:val="007255D7"/>
    <w:rsid w:val="0072748D"/>
    <w:rsid w:val="00727D4F"/>
    <w:rsid w:val="00730A66"/>
    <w:rsid w:val="00730E0D"/>
    <w:rsid w:val="00730FC8"/>
    <w:rsid w:val="00731A37"/>
    <w:rsid w:val="00731F28"/>
    <w:rsid w:val="0073283A"/>
    <w:rsid w:val="00732857"/>
    <w:rsid w:val="007333F2"/>
    <w:rsid w:val="00733938"/>
    <w:rsid w:val="00734229"/>
    <w:rsid w:val="00734C6B"/>
    <w:rsid w:val="00735C94"/>
    <w:rsid w:val="007368E3"/>
    <w:rsid w:val="00737750"/>
    <w:rsid w:val="0074089F"/>
    <w:rsid w:val="00740E75"/>
    <w:rsid w:val="00741F98"/>
    <w:rsid w:val="0074213C"/>
    <w:rsid w:val="00742BF6"/>
    <w:rsid w:val="00742D0D"/>
    <w:rsid w:val="00742D9F"/>
    <w:rsid w:val="0074341D"/>
    <w:rsid w:val="0074390E"/>
    <w:rsid w:val="00743E58"/>
    <w:rsid w:val="007447F2"/>
    <w:rsid w:val="00745B5F"/>
    <w:rsid w:val="00745DA6"/>
    <w:rsid w:val="00746403"/>
    <w:rsid w:val="00746D49"/>
    <w:rsid w:val="00747084"/>
    <w:rsid w:val="00747D94"/>
    <w:rsid w:val="00750548"/>
    <w:rsid w:val="007506F2"/>
    <w:rsid w:val="00750851"/>
    <w:rsid w:val="0075156F"/>
    <w:rsid w:val="007520F2"/>
    <w:rsid w:val="007522C1"/>
    <w:rsid w:val="00753003"/>
    <w:rsid w:val="00755414"/>
    <w:rsid w:val="007555C5"/>
    <w:rsid w:val="007556C2"/>
    <w:rsid w:val="0075582B"/>
    <w:rsid w:val="0075643D"/>
    <w:rsid w:val="007567F5"/>
    <w:rsid w:val="00757092"/>
    <w:rsid w:val="00757325"/>
    <w:rsid w:val="00757584"/>
    <w:rsid w:val="00757A0D"/>
    <w:rsid w:val="007608E0"/>
    <w:rsid w:val="00761518"/>
    <w:rsid w:val="00761530"/>
    <w:rsid w:val="00761582"/>
    <w:rsid w:val="00761B99"/>
    <w:rsid w:val="0076344C"/>
    <w:rsid w:val="00763470"/>
    <w:rsid w:val="00764F4A"/>
    <w:rsid w:val="0076506E"/>
    <w:rsid w:val="007653F8"/>
    <w:rsid w:val="00766B4F"/>
    <w:rsid w:val="00767496"/>
    <w:rsid w:val="00767A64"/>
    <w:rsid w:val="0077057B"/>
    <w:rsid w:val="00770B83"/>
    <w:rsid w:val="00771382"/>
    <w:rsid w:val="007721C9"/>
    <w:rsid w:val="00772690"/>
    <w:rsid w:val="00772D7D"/>
    <w:rsid w:val="00773051"/>
    <w:rsid w:val="00773FAA"/>
    <w:rsid w:val="00774121"/>
    <w:rsid w:val="00774720"/>
    <w:rsid w:val="007751A0"/>
    <w:rsid w:val="00775D29"/>
    <w:rsid w:val="00777008"/>
    <w:rsid w:val="0077709F"/>
    <w:rsid w:val="00777AFD"/>
    <w:rsid w:val="00777C47"/>
    <w:rsid w:val="007807DD"/>
    <w:rsid w:val="00780A25"/>
    <w:rsid w:val="00780EFA"/>
    <w:rsid w:val="00781E1B"/>
    <w:rsid w:val="0078369C"/>
    <w:rsid w:val="007844E9"/>
    <w:rsid w:val="007844EE"/>
    <w:rsid w:val="00784715"/>
    <w:rsid w:val="00784D2D"/>
    <w:rsid w:val="00785A55"/>
    <w:rsid w:val="00785C99"/>
    <w:rsid w:val="00785DCE"/>
    <w:rsid w:val="00785EDA"/>
    <w:rsid w:val="00786755"/>
    <w:rsid w:val="00787617"/>
    <w:rsid w:val="00787726"/>
    <w:rsid w:val="00787AE0"/>
    <w:rsid w:val="00790305"/>
    <w:rsid w:val="007904B0"/>
    <w:rsid w:val="0079193B"/>
    <w:rsid w:val="0079235E"/>
    <w:rsid w:val="007925AF"/>
    <w:rsid w:val="00792702"/>
    <w:rsid w:val="00792BA0"/>
    <w:rsid w:val="007942C6"/>
    <w:rsid w:val="00794F49"/>
    <w:rsid w:val="00795BA9"/>
    <w:rsid w:val="00796413"/>
    <w:rsid w:val="007967F7"/>
    <w:rsid w:val="00797DF8"/>
    <w:rsid w:val="007A0F7F"/>
    <w:rsid w:val="007A359A"/>
    <w:rsid w:val="007A4739"/>
    <w:rsid w:val="007A5645"/>
    <w:rsid w:val="007A5B81"/>
    <w:rsid w:val="007A6BEC"/>
    <w:rsid w:val="007B00A6"/>
    <w:rsid w:val="007B0330"/>
    <w:rsid w:val="007B0469"/>
    <w:rsid w:val="007B1498"/>
    <w:rsid w:val="007B17F9"/>
    <w:rsid w:val="007B337F"/>
    <w:rsid w:val="007B33ED"/>
    <w:rsid w:val="007B445B"/>
    <w:rsid w:val="007B64FA"/>
    <w:rsid w:val="007B66CE"/>
    <w:rsid w:val="007B6BF1"/>
    <w:rsid w:val="007B6F03"/>
    <w:rsid w:val="007C06FF"/>
    <w:rsid w:val="007C0F97"/>
    <w:rsid w:val="007C13C2"/>
    <w:rsid w:val="007C1765"/>
    <w:rsid w:val="007C47D8"/>
    <w:rsid w:val="007C5178"/>
    <w:rsid w:val="007C639A"/>
    <w:rsid w:val="007C6D0E"/>
    <w:rsid w:val="007C6E81"/>
    <w:rsid w:val="007C7B18"/>
    <w:rsid w:val="007C7B1A"/>
    <w:rsid w:val="007D109C"/>
    <w:rsid w:val="007D25CC"/>
    <w:rsid w:val="007D3535"/>
    <w:rsid w:val="007D46A4"/>
    <w:rsid w:val="007D55FF"/>
    <w:rsid w:val="007D5B98"/>
    <w:rsid w:val="007D65ED"/>
    <w:rsid w:val="007D6ACE"/>
    <w:rsid w:val="007D741D"/>
    <w:rsid w:val="007D7E25"/>
    <w:rsid w:val="007D7EE5"/>
    <w:rsid w:val="007E09E5"/>
    <w:rsid w:val="007E13BB"/>
    <w:rsid w:val="007E20DB"/>
    <w:rsid w:val="007E281D"/>
    <w:rsid w:val="007E41FB"/>
    <w:rsid w:val="007E4344"/>
    <w:rsid w:val="007E50BE"/>
    <w:rsid w:val="007E6A80"/>
    <w:rsid w:val="007E7A7B"/>
    <w:rsid w:val="007F1032"/>
    <w:rsid w:val="007F185E"/>
    <w:rsid w:val="007F2076"/>
    <w:rsid w:val="007F252C"/>
    <w:rsid w:val="007F2E0F"/>
    <w:rsid w:val="007F2EC8"/>
    <w:rsid w:val="007F6D12"/>
    <w:rsid w:val="007F7124"/>
    <w:rsid w:val="007F73C6"/>
    <w:rsid w:val="007F77ED"/>
    <w:rsid w:val="008004BA"/>
    <w:rsid w:val="00800979"/>
    <w:rsid w:val="00800A71"/>
    <w:rsid w:val="00800A75"/>
    <w:rsid w:val="00801537"/>
    <w:rsid w:val="00803A85"/>
    <w:rsid w:val="008058F5"/>
    <w:rsid w:val="008061A6"/>
    <w:rsid w:val="008072F6"/>
    <w:rsid w:val="00807358"/>
    <w:rsid w:val="00807A27"/>
    <w:rsid w:val="00807FEC"/>
    <w:rsid w:val="008102D5"/>
    <w:rsid w:val="00810C2B"/>
    <w:rsid w:val="00810E96"/>
    <w:rsid w:val="008116EF"/>
    <w:rsid w:val="00811BAD"/>
    <w:rsid w:val="00812BCB"/>
    <w:rsid w:val="00812F46"/>
    <w:rsid w:val="00813372"/>
    <w:rsid w:val="00814BC3"/>
    <w:rsid w:val="008157A8"/>
    <w:rsid w:val="00820411"/>
    <w:rsid w:val="0082098F"/>
    <w:rsid w:val="00821AC5"/>
    <w:rsid w:val="00821E69"/>
    <w:rsid w:val="0082258B"/>
    <w:rsid w:val="008225C1"/>
    <w:rsid w:val="00823482"/>
    <w:rsid w:val="00823ADB"/>
    <w:rsid w:val="0082735D"/>
    <w:rsid w:val="0082737E"/>
    <w:rsid w:val="00827545"/>
    <w:rsid w:val="0083059B"/>
    <w:rsid w:val="00830A86"/>
    <w:rsid w:val="0083218A"/>
    <w:rsid w:val="00832A63"/>
    <w:rsid w:val="00832D46"/>
    <w:rsid w:val="00833487"/>
    <w:rsid w:val="00834558"/>
    <w:rsid w:val="0083548D"/>
    <w:rsid w:val="00835CBE"/>
    <w:rsid w:val="00835FEF"/>
    <w:rsid w:val="00836085"/>
    <w:rsid w:val="00836465"/>
    <w:rsid w:val="00837226"/>
    <w:rsid w:val="008404AB"/>
    <w:rsid w:val="00841190"/>
    <w:rsid w:val="0084152D"/>
    <w:rsid w:val="008423A3"/>
    <w:rsid w:val="00842D26"/>
    <w:rsid w:val="0084339C"/>
    <w:rsid w:val="00843E76"/>
    <w:rsid w:val="008445A1"/>
    <w:rsid w:val="00844853"/>
    <w:rsid w:val="00844A8F"/>
    <w:rsid w:val="00844DE1"/>
    <w:rsid w:val="00845132"/>
    <w:rsid w:val="0084574D"/>
    <w:rsid w:val="008461D0"/>
    <w:rsid w:val="00846F5C"/>
    <w:rsid w:val="008472CB"/>
    <w:rsid w:val="00847CD6"/>
    <w:rsid w:val="0085096F"/>
    <w:rsid w:val="00851013"/>
    <w:rsid w:val="008511AE"/>
    <w:rsid w:val="0085181A"/>
    <w:rsid w:val="00851ACB"/>
    <w:rsid w:val="00852C7F"/>
    <w:rsid w:val="008539D0"/>
    <w:rsid w:val="008545EB"/>
    <w:rsid w:val="00854751"/>
    <w:rsid w:val="00855428"/>
    <w:rsid w:val="00855488"/>
    <w:rsid w:val="00857DF7"/>
    <w:rsid w:val="00860297"/>
    <w:rsid w:val="00860538"/>
    <w:rsid w:val="0086067C"/>
    <w:rsid w:val="00861304"/>
    <w:rsid w:val="008619EF"/>
    <w:rsid w:val="00861C5E"/>
    <w:rsid w:val="00862721"/>
    <w:rsid w:val="00862F1E"/>
    <w:rsid w:val="00863F5C"/>
    <w:rsid w:val="0086541B"/>
    <w:rsid w:val="00866D28"/>
    <w:rsid w:val="0086753D"/>
    <w:rsid w:val="008677A8"/>
    <w:rsid w:val="00867D94"/>
    <w:rsid w:val="00870413"/>
    <w:rsid w:val="0087141A"/>
    <w:rsid w:val="008714C6"/>
    <w:rsid w:val="00871C06"/>
    <w:rsid w:val="00872679"/>
    <w:rsid w:val="008728F1"/>
    <w:rsid w:val="00872AEA"/>
    <w:rsid w:val="00872C56"/>
    <w:rsid w:val="00877179"/>
    <w:rsid w:val="0088153D"/>
    <w:rsid w:val="008821E4"/>
    <w:rsid w:val="00882297"/>
    <w:rsid w:val="00882A18"/>
    <w:rsid w:val="0088319B"/>
    <w:rsid w:val="00884C54"/>
    <w:rsid w:val="00885289"/>
    <w:rsid w:val="008856A6"/>
    <w:rsid w:val="00885E03"/>
    <w:rsid w:val="0088660D"/>
    <w:rsid w:val="00886778"/>
    <w:rsid w:val="00886E1A"/>
    <w:rsid w:val="008871E8"/>
    <w:rsid w:val="00887907"/>
    <w:rsid w:val="00891417"/>
    <w:rsid w:val="008920C5"/>
    <w:rsid w:val="00892DBC"/>
    <w:rsid w:val="0089346F"/>
    <w:rsid w:val="008935AE"/>
    <w:rsid w:val="00894045"/>
    <w:rsid w:val="008945E2"/>
    <w:rsid w:val="00894800"/>
    <w:rsid w:val="00894B2C"/>
    <w:rsid w:val="008951B1"/>
    <w:rsid w:val="00895B13"/>
    <w:rsid w:val="00896463"/>
    <w:rsid w:val="00897789"/>
    <w:rsid w:val="00897D54"/>
    <w:rsid w:val="00897D9C"/>
    <w:rsid w:val="008A167B"/>
    <w:rsid w:val="008A2015"/>
    <w:rsid w:val="008A2AEC"/>
    <w:rsid w:val="008A35BB"/>
    <w:rsid w:val="008A37E7"/>
    <w:rsid w:val="008A4708"/>
    <w:rsid w:val="008A6687"/>
    <w:rsid w:val="008A75B5"/>
    <w:rsid w:val="008B01BD"/>
    <w:rsid w:val="008B09EB"/>
    <w:rsid w:val="008B0E2C"/>
    <w:rsid w:val="008B1347"/>
    <w:rsid w:val="008B1CBD"/>
    <w:rsid w:val="008B2102"/>
    <w:rsid w:val="008B39C7"/>
    <w:rsid w:val="008B4B71"/>
    <w:rsid w:val="008B59E9"/>
    <w:rsid w:val="008B5A07"/>
    <w:rsid w:val="008B61A3"/>
    <w:rsid w:val="008B6901"/>
    <w:rsid w:val="008B7702"/>
    <w:rsid w:val="008B7F48"/>
    <w:rsid w:val="008C09FF"/>
    <w:rsid w:val="008C1498"/>
    <w:rsid w:val="008C277E"/>
    <w:rsid w:val="008C35B8"/>
    <w:rsid w:val="008C4709"/>
    <w:rsid w:val="008C48B2"/>
    <w:rsid w:val="008C496F"/>
    <w:rsid w:val="008C5CF8"/>
    <w:rsid w:val="008C7239"/>
    <w:rsid w:val="008C7843"/>
    <w:rsid w:val="008C7EA9"/>
    <w:rsid w:val="008D0002"/>
    <w:rsid w:val="008D0689"/>
    <w:rsid w:val="008D08C0"/>
    <w:rsid w:val="008D0A75"/>
    <w:rsid w:val="008D15A1"/>
    <w:rsid w:val="008D2D60"/>
    <w:rsid w:val="008D3C0E"/>
    <w:rsid w:val="008D3EA1"/>
    <w:rsid w:val="008D41AF"/>
    <w:rsid w:val="008D4A50"/>
    <w:rsid w:val="008D540D"/>
    <w:rsid w:val="008D54BD"/>
    <w:rsid w:val="008D5A5C"/>
    <w:rsid w:val="008D5ABB"/>
    <w:rsid w:val="008D6CEA"/>
    <w:rsid w:val="008D7121"/>
    <w:rsid w:val="008D7384"/>
    <w:rsid w:val="008D7717"/>
    <w:rsid w:val="008D7B54"/>
    <w:rsid w:val="008D7BDF"/>
    <w:rsid w:val="008D7FAA"/>
    <w:rsid w:val="008E0A76"/>
    <w:rsid w:val="008E11AF"/>
    <w:rsid w:val="008E30D6"/>
    <w:rsid w:val="008E3D35"/>
    <w:rsid w:val="008E4ADF"/>
    <w:rsid w:val="008E4B9F"/>
    <w:rsid w:val="008E5C79"/>
    <w:rsid w:val="008E6638"/>
    <w:rsid w:val="008E696B"/>
    <w:rsid w:val="008E6AD9"/>
    <w:rsid w:val="008E6D6B"/>
    <w:rsid w:val="008E72A2"/>
    <w:rsid w:val="008E7A19"/>
    <w:rsid w:val="008E7A48"/>
    <w:rsid w:val="008F0935"/>
    <w:rsid w:val="008F09D9"/>
    <w:rsid w:val="008F0E99"/>
    <w:rsid w:val="008F0FF5"/>
    <w:rsid w:val="008F12BB"/>
    <w:rsid w:val="008F2AC6"/>
    <w:rsid w:val="008F2F8B"/>
    <w:rsid w:val="008F32ED"/>
    <w:rsid w:val="008F4590"/>
    <w:rsid w:val="008F4837"/>
    <w:rsid w:val="008F4F6F"/>
    <w:rsid w:val="008F525D"/>
    <w:rsid w:val="008F695B"/>
    <w:rsid w:val="008F7285"/>
    <w:rsid w:val="008F7F7A"/>
    <w:rsid w:val="0090054D"/>
    <w:rsid w:val="00900B96"/>
    <w:rsid w:val="009010E8"/>
    <w:rsid w:val="009020E8"/>
    <w:rsid w:val="00902602"/>
    <w:rsid w:val="00902AFC"/>
    <w:rsid w:val="00904B04"/>
    <w:rsid w:val="009050F3"/>
    <w:rsid w:val="00905858"/>
    <w:rsid w:val="009059BE"/>
    <w:rsid w:val="00905B3D"/>
    <w:rsid w:val="0090642E"/>
    <w:rsid w:val="0090747C"/>
    <w:rsid w:val="00907C9B"/>
    <w:rsid w:val="00910594"/>
    <w:rsid w:val="0091136E"/>
    <w:rsid w:val="0091147B"/>
    <w:rsid w:val="00911E93"/>
    <w:rsid w:val="009132EB"/>
    <w:rsid w:val="009134A5"/>
    <w:rsid w:val="0091435A"/>
    <w:rsid w:val="00914CB5"/>
    <w:rsid w:val="00915840"/>
    <w:rsid w:val="009160A7"/>
    <w:rsid w:val="00916308"/>
    <w:rsid w:val="00917927"/>
    <w:rsid w:val="00920321"/>
    <w:rsid w:val="00920BC6"/>
    <w:rsid w:val="009210BB"/>
    <w:rsid w:val="00921CAF"/>
    <w:rsid w:val="00922453"/>
    <w:rsid w:val="009227E4"/>
    <w:rsid w:val="0092288A"/>
    <w:rsid w:val="00923483"/>
    <w:rsid w:val="009235D4"/>
    <w:rsid w:val="00924AC2"/>
    <w:rsid w:val="00924AE8"/>
    <w:rsid w:val="0092555E"/>
    <w:rsid w:val="0092619B"/>
    <w:rsid w:val="009263F4"/>
    <w:rsid w:val="00926DAB"/>
    <w:rsid w:val="00926EF6"/>
    <w:rsid w:val="00927FAA"/>
    <w:rsid w:val="0093126B"/>
    <w:rsid w:val="009317BE"/>
    <w:rsid w:val="00932029"/>
    <w:rsid w:val="00933B93"/>
    <w:rsid w:val="00934221"/>
    <w:rsid w:val="009349D5"/>
    <w:rsid w:val="00934D72"/>
    <w:rsid w:val="0093530B"/>
    <w:rsid w:val="009354AB"/>
    <w:rsid w:val="00935A9B"/>
    <w:rsid w:val="0093767A"/>
    <w:rsid w:val="00937777"/>
    <w:rsid w:val="00937BA9"/>
    <w:rsid w:val="00937E12"/>
    <w:rsid w:val="00940025"/>
    <w:rsid w:val="00941A1E"/>
    <w:rsid w:val="00941B7C"/>
    <w:rsid w:val="00942556"/>
    <w:rsid w:val="009427E1"/>
    <w:rsid w:val="00942B9B"/>
    <w:rsid w:val="00942C2F"/>
    <w:rsid w:val="009437F0"/>
    <w:rsid w:val="009446A0"/>
    <w:rsid w:val="00944D0B"/>
    <w:rsid w:val="00945DCA"/>
    <w:rsid w:val="00945DD9"/>
    <w:rsid w:val="00945E14"/>
    <w:rsid w:val="009464F7"/>
    <w:rsid w:val="00946FFF"/>
    <w:rsid w:val="00947746"/>
    <w:rsid w:val="00947BA9"/>
    <w:rsid w:val="00950310"/>
    <w:rsid w:val="00950579"/>
    <w:rsid w:val="009507D6"/>
    <w:rsid w:val="00950B5D"/>
    <w:rsid w:val="00950DFE"/>
    <w:rsid w:val="00950F3D"/>
    <w:rsid w:val="00950F64"/>
    <w:rsid w:val="00951AB6"/>
    <w:rsid w:val="00951B30"/>
    <w:rsid w:val="00951F3D"/>
    <w:rsid w:val="00952556"/>
    <w:rsid w:val="00952580"/>
    <w:rsid w:val="00952639"/>
    <w:rsid w:val="00952A87"/>
    <w:rsid w:val="00952B72"/>
    <w:rsid w:val="009547C5"/>
    <w:rsid w:val="009548BB"/>
    <w:rsid w:val="009551D9"/>
    <w:rsid w:val="009556CF"/>
    <w:rsid w:val="00955F31"/>
    <w:rsid w:val="0095612F"/>
    <w:rsid w:val="00957678"/>
    <w:rsid w:val="00961574"/>
    <w:rsid w:val="00962A4F"/>
    <w:rsid w:val="00962BB4"/>
    <w:rsid w:val="00964586"/>
    <w:rsid w:val="00964705"/>
    <w:rsid w:val="00966171"/>
    <w:rsid w:val="009663EC"/>
    <w:rsid w:val="00967008"/>
    <w:rsid w:val="00967EDC"/>
    <w:rsid w:val="00967FB7"/>
    <w:rsid w:val="00971624"/>
    <w:rsid w:val="00971FF3"/>
    <w:rsid w:val="00972B97"/>
    <w:rsid w:val="0097309E"/>
    <w:rsid w:val="00973463"/>
    <w:rsid w:val="00973D52"/>
    <w:rsid w:val="00974D93"/>
    <w:rsid w:val="00974F05"/>
    <w:rsid w:val="00975CFE"/>
    <w:rsid w:val="0097621E"/>
    <w:rsid w:val="009802BF"/>
    <w:rsid w:val="009805D4"/>
    <w:rsid w:val="009805F6"/>
    <w:rsid w:val="0098088F"/>
    <w:rsid w:val="00981423"/>
    <w:rsid w:val="0098160F"/>
    <w:rsid w:val="00981FE4"/>
    <w:rsid w:val="00982A25"/>
    <w:rsid w:val="00982B5E"/>
    <w:rsid w:val="00983680"/>
    <w:rsid w:val="0098435E"/>
    <w:rsid w:val="009843EA"/>
    <w:rsid w:val="00984EBD"/>
    <w:rsid w:val="00984EE9"/>
    <w:rsid w:val="00985AA1"/>
    <w:rsid w:val="00986680"/>
    <w:rsid w:val="0099034D"/>
    <w:rsid w:val="00990A95"/>
    <w:rsid w:val="00991B68"/>
    <w:rsid w:val="009920D9"/>
    <w:rsid w:val="009929E9"/>
    <w:rsid w:val="00992DAA"/>
    <w:rsid w:val="00993FB1"/>
    <w:rsid w:val="009940CD"/>
    <w:rsid w:val="00994241"/>
    <w:rsid w:val="0099589E"/>
    <w:rsid w:val="00995D10"/>
    <w:rsid w:val="00995ECA"/>
    <w:rsid w:val="00996789"/>
    <w:rsid w:val="00996E15"/>
    <w:rsid w:val="00996FD7"/>
    <w:rsid w:val="00997183"/>
    <w:rsid w:val="009978FD"/>
    <w:rsid w:val="00997D14"/>
    <w:rsid w:val="009A0261"/>
    <w:rsid w:val="009A042C"/>
    <w:rsid w:val="009A12DE"/>
    <w:rsid w:val="009A12E8"/>
    <w:rsid w:val="009A1464"/>
    <w:rsid w:val="009A172F"/>
    <w:rsid w:val="009A20BF"/>
    <w:rsid w:val="009A2568"/>
    <w:rsid w:val="009A311A"/>
    <w:rsid w:val="009A3464"/>
    <w:rsid w:val="009A42DC"/>
    <w:rsid w:val="009A535B"/>
    <w:rsid w:val="009A5B4B"/>
    <w:rsid w:val="009A5DAD"/>
    <w:rsid w:val="009A5F28"/>
    <w:rsid w:val="009A61F2"/>
    <w:rsid w:val="009A65FB"/>
    <w:rsid w:val="009A796F"/>
    <w:rsid w:val="009B05DF"/>
    <w:rsid w:val="009B0725"/>
    <w:rsid w:val="009B13E5"/>
    <w:rsid w:val="009B174C"/>
    <w:rsid w:val="009B1E91"/>
    <w:rsid w:val="009B3972"/>
    <w:rsid w:val="009B4701"/>
    <w:rsid w:val="009B4B89"/>
    <w:rsid w:val="009B501E"/>
    <w:rsid w:val="009B6130"/>
    <w:rsid w:val="009B6303"/>
    <w:rsid w:val="009B6536"/>
    <w:rsid w:val="009B6CE3"/>
    <w:rsid w:val="009B74E5"/>
    <w:rsid w:val="009C009F"/>
    <w:rsid w:val="009C0176"/>
    <w:rsid w:val="009C0464"/>
    <w:rsid w:val="009C1729"/>
    <w:rsid w:val="009C19BF"/>
    <w:rsid w:val="009C2E52"/>
    <w:rsid w:val="009C34D8"/>
    <w:rsid w:val="009C3AAF"/>
    <w:rsid w:val="009C3F95"/>
    <w:rsid w:val="009C5F68"/>
    <w:rsid w:val="009C6FB3"/>
    <w:rsid w:val="009C74C0"/>
    <w:rsid w:val="009D0647"/>
    <w:rsid w:val="009D1544"/>
    <w:rsid w:val="009D2CAE"/>
    <w:rsid w:val="009D34D5"/>
    <w:rsid w:val="009D3B84"/>
    <w:rsid w:val="009D3F3E"/>
    <w:rsid w:val="009D40B0"/>
    <w:rsid w:val="009D4D67"/>
    <w:rsid w:val="009D5B6B"/>
    <w:rsid w:val="009D6E3C"/>
    <w:rsid w:val="009D7247"/>
    <w:rsid w:val="009D7798"/>
    <w:rsid w:val="009D7C61"/>
    <w:rsid w:val="009E0844"/>
    <w:rsid w:val="009E0FD9"/>
    <w:rsid w:val="009E1377"/>
    <w:rsid w:val="009E1B97"/>
    <w:rsid w:val="009E1D41"/>
    <w:rsid w:val="009E256A"/>
    <w:rsid w:val="009E2661"/>
    <w:rsid w:val="009E2868"/>
    <w:rsid w:val="009E561F"/>
    <w:rsid w:val="009E628C"/>
    <w:rsid w:val="009E67E1"/>
    <w:rsid w:val="009E6C49"/>
    <w:rsid w:val="009E7FD8"/>
    <w:rsid w:val="009F0C9B"/>
    <w:rsid w:val="009F1B08"/>
    <w:rsid w:val="009F1F86"/>
    <w:rsid w:val="009F2B02"/>
    <w:rsid w:val="009F2E23"/>
    <w:rsid w:val="009F32C0"/>
    <w:rsid w:val="009F3F4C"/>
    <w:rsid w:val="009F4020"/>
    <w:rsid w:val="009F450A"/>
    <w:rsid w:val="009F562F"/>
    <w:rsid w:val="009F7986"/>
    <w:rsid w:val="00A00534"/>
    <w:rsid w:val="00A007AF"/>
    <w:rsid w:val="00A014B7"/>
    <w:rsid w:val="00A0174B"/>
    <w:rsid w:val="00A01BEA"/>
    <w:rsid w:val="00A01E0E"/>
    <w:rsid w:val="00A021DD"/>
    <w:rsid w:val="00A0254F"/>
    <w:rsid w:val="00A0258F"/>
    <w:rsid w:val="00A03CDE"/>
    <w:rsid w:val="00A03E73"/>
    <w:rsid w:val="00A04422"/>
    <w:rsid w:val="00A05807"/>
    <w:rsid w:val="00A063F3"/>
    <w:rsid w:val="00A06B81"/>
    <w:rsid w:val="00A071C8"/>
    <w:rsid w:val="00A07F6A"/>
    <w:rsid w:val="00A10D4D"/>
    <w:rsid w:val="00A115F8"/>
    <w:rsid w:val="00A1163B"/>
    <w:rsid w:val="00A11CBC"/>
    <w:rsid w:val="00A1317C"/>
    <w:rsid w:val="00A14216"/>
    <w:rsid w:val="00A14749"/>
    <w:rsid w:val="00A1574A"/>
    <w:rsid w:val="00A15C45"/>
    <w:rsid w:val="00A15F48"/>
    <w:rsid w:val="00A164FF"/>
    <w:rsid w:val="00A165CD"/>
    <w:rsid w:val="00A16858"/>
    <w:rsid w:val="00A17663"/>
    <w:rsid w:val="00A17921"/>
    <w:rsid w:val="00A20D8A"/>
    <w:rsid w:val="00A20F9C"/>
    <w:rsid w:val="00A22093"/>
    <w:rsid w:val="00A22C0D"/>
    <w:rsid w:val="00A22F3C"/>
    <w:rsid w:val="00A23B42"/>
    <w:rsid w:val="00A240D0"/>
    <w:rsid w:val="00A249FB"/>
    <w:rsid w:val="00A25540"/>
    <w:rsid w:val="00A269BD"/>
    <w:rsid w:val="00A26D3B"/>
    <w:rsid w:val="00A32248"/>
    <w:rsid w:val="00A326D9"/>
    <w:rsid w:val="00A3375B"/>
    <w:rsid w:val="00A33ACE"/>
    <w:rsid w:val="00A34C32"/>
    <w:rsid w:val="00A34D18"/>
    <w:rsid w:val="00A35225"/>
    <w:rsid w:val="00A37445"/>
    <w:rsid w:val="00A4083F"/>
    <w:rsid w:val="00A418D0"/>
    <w:rsid w:val="00A41B07"/>
    <w:rsid w:val="00A41F9F"/>
    <w:rsid w:val="00A424ED"/>
    <w:rsid w:val="00A42FB7"/>
    <w:rsid w:val="00A431A9"/>
    <w:rsid w:val="00A43A91"/>
    <w:rsid w:val="00A44E41"/>
    <w:rsid w:val="00A456D1"/>
    <w:rsid w:val="00A4650E"/>
    <w:rsid w:val="00A47401"/>
    <w:rsid w:val="00A475CB"/>
    <w:rsid w:val="00A501A0"/>
    <w:rsid w:val="00A5029B"/>
    <w:rsid w:val="00A505B9"/>
    <w:rsid w:val="00A508FC"/>
    <w:rsid w:val="00A5221B"/>
    <w:rsid w:val="00A524F4"/>
    <w:rsid w:val="00A527FB"/>
    <w:rsid w:val="00A52A70"/>
    <w:rsid w:val="00A52CA3"/>
    <w:rsid w:val="00A53F22"/>
    <w:rsid w:val="00A54D53"/>
    <w:rsid w:val="00A54D6B"/>
    <w:rsid w:val="00A54F06"/>
    <w:rsid w:val="00A55230"/>
    <w:rsid w:val="00A554FD"/>
    <w:rsid w:val="00A559D5"/>
    <w:rsid w:val="00A56656"/>
    <w:rsid w:val="00A56A79"/>
    <w:rsid w:val="00A56B43"/>
    <w:rsid w:val="00A574C9"/>
    <w:rsid w:val="00A57672"/>
    <w:rsid w:val="00A6176B"/>
    <w:rsid w:val="00A61B8E"/>
    <w:rsid w:val="00A61D88"/>
    <w:rsid w:val="00A641CA"/>
    <w:rsid w:val="00A65A64"/>
    <w:rsid w:val="00A6666A"/>
    <w:rsid w:val="00A701FD"/>
    <w:rsid w:val="00A70460"/>
    <w:rsid w:val="00A707AC"/>
    <w:rsid w:val="00A712C3"/>
    <w:rsid w:val="00A71537"/>
    <w:rsid w:val="00A720A6"/>
    <w:rsid w:val="00A72A1F"/>
    <w:rsid w:val="00A73A1D"/>
    <w:rsid w:val="00A73F80"/>
    <w:rsid w:val="00A740D3"/>
    <w:rsid w:val="00A74E48"/>
    <w:rsid w:val="00A755A3"/>
    <w:rsid w:val="00A7572C"/>
    <w:rsid w:val="00A761F0"/>
    <w:rsid w:val="00A76457"/>
    <w:rsid w:val="00A774E2"/>
    <w:rsid w:val="00A8018D"/>
    <w:rsid w:val="00A80421"/>
    <w:rsid w:val="00A8088A"/>
    <w:rsid w:val="00A81B7D"/>
    <w:rsid w:val="00A81FEA"/>
    <w:rsid w:val="00A8218E"/>
    <w:rsid w:val="00A82D2D"/>
    <w:rsid w:val="00A84365"/>
    <w:rsid w:val="00A85039"/>
    <w:rsid w:val="00A858AF"/>
    <w:rsid w:val="00A87C11"/>
    <w:rsid w:val="00A905B2"/>
    <w:rsid w:val="00A91642"/>
    <w:rsid w:val="00A91B9D"/>
    <w:rsid w:val="00A91F7F"/>
    <w:rsid w:val="00A92D9B"/>
    <w:rsid w:val="00A9317A"/>
    <w:rsid w:val="00A94BD8"/>
    <w:rsid w:val="00A9563E"/>
    <w:rsid w:val="00A957AC"/>
    <w:rsid w:val="00A957F3"/>
    <w:rsid w:val="00A962E7"/>
    <w:rsid w:val="00A96977"/>
    <w:rsid w:val="00A96CD4"/>
    <w:rsid w:val="00A973D8"/>
    <w:rsid w:val="00AA03B9"/>
    <w:rsid w:val="00AA08F5"/>
    <w:rsid w:val="00AA0EA8"/>
    <w:rsid w:val="00AA1609"/>
    <w:rsid w:val="00AA16A0"/>
    <w:rsid w:val="00AA2101"/>
    <w:rsid w:val="00AA220F"/>
    <w:rsid w:val="00AA284E"/>
    <w:rsid w:val="00AA2BDE"/>
    <w:rsid w:val="00AA3DE3"/>
    <w:rsid w:val="00AA44FD"/>
    <w:rsid w:val="00AA5342"/>
    <w:rsid w:val="00AA5B66"/>
    <w:rsid w:val="00AA5FDD"/>
    <w:rsid w:val="00AA6433"/>
    <w:rsid w:val="00AA6DC3"/>
    <w:rsid w:val="00AB09FB"/>
    <w:rsid w:val="00AB1BBA"/>
    <w:rsid w:val="00AB236D"/>
    <w:rsid w:val="00AB32F0"/>
    <w:rsid w:val="00AB36AF"/>
    <w:rsid w:val="00AB3A1F"/>
    <w:rsid w:val="00AB3C14"/>
    <w:rsid w:val="00AB454F"/>
    <w:rsid w:val="00AB5A6A"/>
    <w:rsid w:val="00AB6624"/>
    <w:rsid w:val="00AB70FD"/>
    <w:rsid w:val="00AB7B1B"/>
    <w:rsid w:val="00AC103D"/>
    <w:rsid w:val="00AC11DA"/>
    <w:rsid w:val="00AC169E"/>
    <w:rsid w:val="00AC1D42"/>
    <w:rsid w:val="00AC2D1C"/>
    <w:rsid w:val="00AC2FC0"/>
    <w:rsid w:val="00AC310D"/>
    <w:rsid w:val="00AC33C9"/>
    <w:rsid w:val="00AC45D9"/>
    <w:rsid w:val="00AC4743"/>
    <w:rsid w:val="00AC49B0"/>
    <w:rsid w:val="00AC6519"/>
    <w:rsid w:val="00AC6ACC"/>
    <w:rsid w:val="00AC6F43"/>
    <w:rsid w:val="00AC741C"/>
    <w:rsid w:val="00AC7DDE"/>
    <w:rsid w:val="00AD020A"/>
    <w:rsid w:val="00AD0243"/>
    <w:rsid w:val="00AD0771"/>
    <w:rsid w:val="00AD07B5"/>
    <w:rsid w:val="00AD12B1"/>
    <w:rsid w:val="00AD1C18"/>
    <w:rsid w:val="00AD2768"/>
    <w:rsid w:val="00AD2CF6"/>
    <w:rsid w:val="00AD3B93"/>
    <w:rsid w:val="00AD472B"/>
    <w:rsid w:val="00AD47CD"/>
    <w:rsid w:val="00AD4B55"/>
    <w:rsid w:val="00AD5CBB"/>
    <w:rsid w:val="00AD79E4"/>
    <w:rsid w:val="00AD7BFF"/>
    <w:rsid w:val="00AD7DA3"/>
    <w:rsid w:val="00AE06C1"/>
    <w:rsid w:val="00AE08F2"/>
    <w:rsid w:val="00AE1CD6"/>
    <w:rsid w:val="00AE1E1B"/>
    <w:rsid w:val="00AE25BD"/>
    <w:rsid w:val="00AE26BB"/>
    <w:rsid w:val="00AE2BA8"/>
    <w:rsid w:val="00AE2DC8"/>
    <w:rsid w:val="00AE2ECB"/>
    <w:rsid w:val="00AE32A3"/>
    <w:rsid w:val="00AE357F"/>
    <w:rsid w:val="00AE3BCD"/>
    <w:rsid w:val="00AE3E91"/>
    <w:rsid w:val="00AE4C1F"/>
    <w:rsid w:val="00AE52C7"/>
    <w:rsid w:val="00AE547A"/>
    <w:rsid w:val="00AE5C69"/>
    <w:rsid w:val="00AE5D59"/>
    <w:rsid w:val="00AE7359"/>
    <w:rsid w:val="00AE7745"/>
    <w:rsid w:val="00AF09A5"/>
    <w:rsid w:val="00AF0FD7"/>
    <w:rsid w:val="00AF1741"/>
    <w:rsid w:val="00AF1BB3"/>
    <w:rsid w:val="00AF2118"/>
    <w:rsid w:val="00AF2321"/>
    <w:rsid w:val="00AF36B5"/>
    <w:rsid w:val="00AF4009"/>
    <w:rsid w:val="00AF4463"/>
    <w:rsid w:val="00AF49E4"/>
    <w:rsid w:val="00AF4A7A"/>
    <w:rsid w:val="00AF5D07"/>
    <w:rsid w:val="00AF6097"/>
    <w:rsid w:val="00AF63F2"/>
    <w:rsid w:val="00AF6EB5"/>
    <w:rsid w:val="00AF7461"/>
    <w:rsid w:val="00B002DC"/>
    <w:rsid w:val="00B0033B"/>
    <w:rsid w:val="00B015BE"/>
    <w:rsid w:val="00B021AA"/>
    <w:rsid w:val="00B024B2"/>
    <w:rsid w:val="00B03698"/>
    <w:rsid w:val="00B05337"/>
    <w:rsid w:val="00B056CC"/>
    <w:rsid w:val="00B060A4"/>
    <w:rsid w:val="00B06B16"/>
    <w:rsid w:val="00B06E62"/>
    <w:rsid w:val="00B07F13"/>
    <w:rsid w:val="00B10D95"/>
    <w:rsid w:val="00B10FB4"/>
    <w:rsid w:val="00B11676"/>
    <w:rsid w:val="00B11C94"/>
    <w:rsid w:val="00B12851"/>
    <w:rsid w:val="00B12F43"/>
    <w:rsid w:val="00B17D14"/>
    <w:rsid w:val="00B17FBC"/>
    <w:rsid w:val="00B2037E"/>
    <w:rsid w:val="00B20C4B"/>
    <w:rsid w:val="00B21F3F"/>
    <w:rsid w:val="00B22A62"/>
    <w:rsid w:val="00B2320D"/>
    <w:rsid w:val="00B233A0"/>
    <w:rsid w:val="00B23C1E"/>
    <w:rsid w:val="00B23EBB"/>
    <w:rsid w:val="00B24712"/>
    <w:rsid w:val="00B24825"/>
    <w:rsid w:val="00B24EE2"/>
    <w:rsid w:val="00B254C2"/>
    <w:rsid w:val="00B25909"/>
    <w:rsid w:val="00B26704"/>
    <w:rsid w:val="00B275EA"/>
    <w:rsid w:val="00B277E5"/>
    <w:rsid w:val="00B27C5E"/>
    <w:rsid w:val="00B30C79"/>
    <w:rsid w:val="00B326BB"/>
    <w:rsid w:val="00B32DB0"/>
    <w:rsid w:val="00B33F26"/>
    <w:rsid w:val="00B34687"/>
    <w:rsid w:val="00B34F32"/>
    <w:rsid w:val="00B3579A"/>
    <w:rsid w:val="00B35859"/>
    <w:rsid w:val="00B35B37"/>
    <w:rsid w:val="00B36160"/>
    <w:rsid w:val="00B36539"/>
    <w:rsid w:val="00B3751E"/>
    <w:rsid w:val="00B37607"/>
    <w:rsid w:val="00B404AE"/>
    <w:rsid w:val="00B40960"/>
    <w:rsid w:val="00B40DFE"/>
    <w:rsid w:val="00B40F9C"/>
    <w:rsid w:val="00B41003"/>
    <w:rsid w:val="00B421A2"/>
    <w:rsid w:val="00B422ED"/>
    <w:rsid w:val="00B44244"/>
    <w:rsid w:val="00B445B8"/>
    <w:rsid w:val="00B45837"/>
    <w:rsid w:val="00B47744"/>
    <w:rsid w:val="00B47C7D"/>
    <w:rsid w:val="00B47D36"/>
    <w:rsid w:val="00B5115D"/>
    <w:rsid w:val="00B5238C"/>
    <w:rsid w:val="00B52563"/>
    <w:rsid w:val="00B52861"/>
    <w:rsid w:val="00B52BC1"/>
    <w:rsid w:val="00B54666"/>
    <w:rsid w:val="00B55263"/>
    <w:rsid w:val="00B56020"/>
    <w:rsid w:val="00B561D6"/>
    <w:rsid w:val="00B565A1"/>
    <w:rsid w:val="00B56A92"/>
    <w:rsid w:val="00B56FC8"/>
    <w:rsid w:val="00B6006B"/>
    <w:rsid w:val="00B602B4"/>
    <w:rsid w:val="00B607FE"/>
    <w:rsid w:val="00B60B82"/>
    <w:rsid w:val="00B61424"/>
    <w:rsid w:val="00B61803"/>
    <w:rsid w:val="00B61F24"/>
    <w:rsid w:val="00B643B9"/>
    <w:rsid w:val="00B65249"/>
    <w:rsid w:val="00B653F2"/>
    <w:rsid w:val="00B65495"/>
    <w:rsid w:val="00B65FF1"/>
    <w:rsid w:val="00B664CE"/>
    <w:rsid w:val="00B67B8B"/>
    <w:rsid w:val="00B67BE8"/>
    <w:rsid w:val="00B7266B"/>
    <w:rsid w:val="00B73237"/>
    <w:rsid w:val="00B7324D"/>
    <w:rsid w:val="00B733AF"/>
    <w:rsid w:val="00B73550"/>
    <w:rsid w:val="00B7383C"/>
    <w:rsid w:val="00B73AC5"/>
    <w:rsid w:val="00B7468B"/>
    <w:rsid w:val="00B74821"/>
    <w:rsid w:val="00B7505B"/>
    <w:rsid w:val="00B750E1"/>
    <w:rsid w:val="00B7574E"/>
    <w:rsid w:val="00B7592D"/>
    <w:rsid w:val="00B75986"/>
    <w:rsid w:val="00B76DE3"/>
    <w:rsid w:val="00B76EAD"/>
    <w:rsid w:val="00B77452"/>
    <w:rsid w:val="00B77A73"/>
    <w:rsid w:val="00B814F7"/>
    <w:rsid w:val="00B842F7"/>
    <w:rsid w:val="00B87880"/>
    <w:rsid w:val="00B87A98"/>
    <w:rsid w:val="00B9030C"/>
    <w:rsid w:val="00B90929"/>
    <w:rsid w:val="00B916D0"/>
    <w:rsid w:val="00B91B5C"/>
    <w:rsid w:val="00B92045"/>
    <w:rsid w:val="00B925FD"/>
    <w:rsid w:val="00B926A3"/>
    <w:rsid w:val="00B92F22"/>
    <w:rsid w:val="00B94BC8"/>
    <w:rsid w:val="00B95FF5"/>
    <w:rsid w:val="00B96052"/>
    <w:rsid w:val="00B969B9"/>
    <w:rsid w:val="00B97BB7"/>
    <w:rsid w:val="00BA0375"/>
    <w:rsid w:val="00BA0C6B"/>
    <w:rsid w:val="00BA1895"/>
    <w:rsid w:val="00BA2229"/>
    <w:rsid w:val="00BA4BC5"/>
    <w:rsid w:val="00BA56F5"/>
    <w:rsid w:val="00BA57B7"/>
    <w:rsid w:val="00BA57D1"/>
    <w:rsid w:val="00BA591D"/>
    <w:rsid w:val="00BA61CC"/>
    <w:rsid w:val="00BA6998"/>
    <w:rsid w:val="00BA7338"/>
    <w:rsid w:val="00BB09AD"/>
    <w:rsid w:val="00BB10AD"/>
    <w:rsid w:val="00BB2FAF"/>
    <w:rsid w:val="00BB2FCC"/>
    <w:rsid w:val="00BB381F"/>
    <w:rsid w:val="00BB4EFA"/>
    <w:rsid w:val="00BB5974"/>
    <w:rsid w:val="00BB766C"/>
    <w:rsid w:val="00BC0152"/>
    <w:rsid w:val="00BC0D6A"/>
    <w:rsid w:val="00BC14C0"/>
    <w:rsid w:val="00BC24A9"/>
    <w:rsid w:val="00BC2A06"/>
    <w:rsid w:val="00BC2B78"/>
    <w:rsid w:val="00BC2EA5"/>
    <w:rsid w:val="00BC2FE5"/>
    <w:rsid w:val="00BC3399"/>
    <w:rsid w:val="00BC3A25"/>
    <w:rsid w:val="00BC3A36"/>
    <w:rsid w:val="00BC4D28"/>
    <w:rsid w:val="00BC5559"/>
    <w:rsid w:val="00BC6347"/>
    <w:rsid w:val="00BC644D"/>
    <w:rsid w:val="00BC6CEB"/>
    <w:rsid w:val="00BC7CAF"/>
    <w:rsid w:val="00BC7CE4"/>
    <w:rsid w:val="00BD0EE2"/>
    <w:rsid w:val="00BD1C44"/>
    <w:rsid w:val="00BD1FBE"/>
    <w:rsid w:val="00BD2564"/>
    <w:rsid w:val="00BD2946"/>
    <w:rsid w:val="00BD2D63"/>
    <w:rsid w:val="00BD3DCE"/>
    <w:rsid w:val="00BD3E0C"/>
    <w:rsid w:val="00BD4794"/>
    <w:rsid w:val="00BD492C"/>
    <w:rsid w:val="00BD49B5"/>
    <w:rsid w:val="00BD49BA"/>
    <w:rsid w:val="00BD5469"/>
    <w:rsid w:val="00BD709E"/>
    <w:rsid w:val="00BD70DF"/>
    <w:rsid w:val="00BD7331"/>
    <w:rsid w:val="00BD75AC"/>
    <w:rsid w:val="00BE0338"/>
    <w:rsid w:val="00BE0727"/>
    <w:rsid w:val="00BE0AE2"/>
    <w:rsid w:val="00BE0D13"/>
    <w:rsid w:val="00BE0D62"/>
    <w:rsid w:val="00BE0D9B"/>
    <w:rsid w:val="00BE0FED"/>
    <w:rsid w:val="00BE1A0C"/>
    <w:rsid w:val="00BE24F5"/>
    <w:rsid w:val="00BE2CBA"/>
    <w:rsid w:val="00BE3B36"/>
    <w:rsid w:val="00BE3DCE"/>
    <w:rsid w:val="00BE41D9"/>
    <w:rsid w:val="00BE5517"/>
    <w:rsid w:val="00BE5720"/>
    <w:rsid w:val="00BE5FD4"/>
    <w:rsid w:val="00BE6006"/>
    <w:rsid w:val="00BE64FA"/>
    <w:rsid w:val="00BE6593"/>
    <w:rsid w:val="00BE6DFB"/>
    <w:rsid w:val="00BE6E90"/>
    <w:rsid w:val="00BE7603"/>
    <w:rsid w:val="00BF0314"/>
    <w:rsid w:val="00BF0B7A"/>
    <w:rsid w:val="00BF134C"/>
    <w:rsid w:val="00BF23C6"/>
    <w:rsid w:val="00BF28EE"/>
    <w:rsid w:val="00BF32DE"/>
    <w:rsid w:val="00BF370A"/>
    <w:rsid w:val="00BF37EB"/>
    <w:rsid w:val="00BF3AA0"/>
    <w:rsid w:val="00BF53AA"/>
    <w:rsid w:val="00BF60AC"/>
    <w:rsid w:val="00BF61C6"/>
    <w:rsid w:val="00BF710A"/>
    <w:rsid w:val="00BF7665"/>
    <w:rsid w:val="00BF790C"/>
    <w:rsid w:val="00C00772"/>
    <w:rsid w:val="00C0082C"/>
    <w:rsid w:val="00C014B3"/>
    <w:rsid w:val="00C02305"/>
    <w:rsid w:val="00C029A8"/>
    <w:rsid w:val="00C0329F"/>
    <w:rsid w:val="00C03543"/>
    <w:rsid w:val="00C0367C"/>
    <w:rsid w:val="00C0384B"/>
    <w:rsid w:val="00C039ED"/>
    <w:rsid w:val="00C04F1D"/>
    <w:rsid w:val="00C05E53"/>
    <w:rsid w:val="00C066EE"/>
    <w:rsid w:val="00C06705"/>
    <w:rsid w:val="00C06A1A"/>
    <w:rsid w:val="00C06BDD"/>
    <w:rsid w:val="00C06E97"/>
    <w:rsid w:val="00C07BBD"/>
    <w:rsid w:val="00C1082B"/>
    <w:rsid w:val="00C109AF"/>
    <w:rsid w:val="00C11516"/>
    <w:rsid w:val="00C1155F"/>
    <w:rsid w:val="00C11DA2"/>
    <w:rsid w:val="00C12D1D"/>
    <w:rsid w:val="00C13D35"/>
    <w:rsid w:val="00C141F2"/>
    <w:rsid w:val="00C1435C"/>
    <w:rsid w:val="00C149D6"/>
    <w:rsid w:val="00C15792"/>
    <w:rsid w:val="00C158F8"/>
    <w:rsid w:val="00C15927"/>
    <w:rsid w:val="00C16811"/>
    <w:rsid w:val="00C179E9"/>
    <w:rsid w:val="00C17F4B"/>
    <w:rsid w:val="00C2106F"/>
    <w:rsid w:val="00C21357"/>
    <w:rsid w:val="00C214AB"/>
    <w:rsid w:val="00C21777"/>
    <w:rsid w:val="00C217FE"/>
    <w:rsid w:val="00C21B42"/>
    <w:rsid w:val="00C22834"/>
    <w:rsid w:val="00C22C2E"/>
    <w:rsid w:val="00C2463F"/>
    <w:rsid w:val="00C24701"/>
    <w:rsid w:val="00C266A0"/>
    <w:rsid w:val="00C279F3"/>
    <w:rsid w:val="00C27A7B"/>
    <w:rsid w:val="00C30038"/>
    <w:rsid w:val="00C308B6"/>
    <w:rsid w:val="00C30E40"/>
    <w:rsid w:val="00C31B00"/>
    <w:rsid w:val="00C31C60"/>
    <w:rsid w:val="00C31F44"/>
    <w:rsid w:val="00C32509"/>
    <w:rsid w:val="00C32993"/>
    <w:rsid w:val="00C32D56"/>
    <w:rsid w:val="00C32E87"/>
    <w:rsid w:val="00C33307"/>
    <w:rsid w:val="00C33452"/>
    <w:rsid w:val="00C33D0D"/>
    <w:rsid w:val="00C33EFF"/>
    <w:rsid w:val="00C34744"/>
    <w:rsid w:val="00C348DE"/>
    <w:rsid w:val="00C3534C"/>
    <w:rsid w:val="00C35A28"/>
    <w:rsid w:val="00C35A77"/>
    <w:rsid w:val="00C36201"/>
    <w:rsid w:val="00C36F8C"/>
    <w:rsid w:val="00C3729C"/>
    <w:rsid w:val="00C37EF5"/>
    <w:rsid w:val="00C409A2"/>
    <w:rsid w:val="00C41221"/>
    <w:rsid w:val="00C4197C"/>
    <w:rsid w:val="00C41A8D"/>
    <w:rsid w:val="00C41BA2"/>
    <w:rsid w:val="00C41EAF"/>
    <w:rsid w:val="00C42F9E"/>
    <w:rsid w:val="00C43190"/>
    <w:rsid w:val="00C43E83"/>
    <w:rsid w:val="00C44364"/>
    <w:rsid w:val="00C44C5F"/>
    <w:rsid w:val="00C44DDC"/>
    <w:rsid w:val="00C457A2"/>
    <w:rsid w:val="00C458C5"/>
    <w:rsid w:val="00C463DA"/>
    <w:rsid w:val="00C467DE"/>
    <w:rsid w:val="00C4734E"/>
    <w:rsid w:val="00C47967"/>
    <w:rsid w:val="00C47B25"/>
    <w:rsid w:val="00C47C28"/>
    <w:rsid w:val="00C50245"/>
    <w:rsid w:val="00C50621"/>
    <w:rsid w:val="00C50658"/>
    <w:rsid w:val="00C51CBE"/>
    <w:rsid w:val="00C51EB5"/>
    <w:rsid w:val="00C53F5D"/>
    <w:rsid w:val="00C54617"/>
    <w:rsid w:val="00C55FEB"/>
    <w:rsid w:val="00C56545"/>
    <w:rsid w:val="00C56A5A"/>
    <w:rsid w:val="00C573CD"/>
    <w:rsid w:val="00C57B4F"/>
    <w:rsid w:val="00C57C57"/>
    <w:rsid w:val="00C60775"/>
    <w:rsid w:val="00C60B37"/>
    <w:rsid w:val="00C60D0B"/>
    <w:rsid w:val="00C60FE8"/>
    <w:rsid w:val="00C635FB"/>
    <w:rsid w:val="00C6478D"/>
    <w:rsid w:val="00C6541B"/>
    <w:rsid w:val="00C658C9"/>
    <w:rsid w:val="00C6601A"/>
    <w:rsid w:val="00C66CDA"/>
    <w:rsid w:val="00C670F2"/>
    <w:rsid w:val="00C67933"/>
    <w:rsid w:val="00C70B30"/>
    <w:rsid w:val="00C70C19"/>
    <w:rsid w:val="00C70CFC"/>
    <w:rsid w:val="00C72E41"/>
    <w:rsid w:val="00C739EB"/>
    <w:rsid w:val="00C75126"/>
    <w:rsid w:val="00C758C9"/>
    <w:rsid w:val="00C76653"/>
    <w:rsid w:val="00C76F70"/>
    <w:rsid w:val="00C773E9"/>
    <w:rsid w:val="00C80FB6"/>
    <w:rsid w:val="00C814F7"/>
    <w:rsid w:val="00C81948"/>
    <w:rsid w:val="00C824B5"/>
    <w:rsid w:val="00C8307E"/>
    <w:rsid w:val="00C837CB"/>
    <w:rsid w:val="00C83CC8"/>
    <w:rsid w:val="00C842B1"/>
    <w:rsid w:val="00C846B4"/>
    <w:rsid w:val="00C85496"/>
    <w:rsid w:val="00C85F26"/>
    <w:rsid w:val="00C869B1"/>
    <w:rsid w:val="00C87C10"/>
    <w:rsid w:val="00C907DD"/>
    <w:rsid w:val="00C9183A"/>
    <w:rsid w:val="00C9214D"/>
    <w:rsid w:val="00C92507"/>
    <w:rsid w:val="00C92861"/>
    <w:rsid w:val="00C92CF0"/>
    <w:rsid w:val="00C934AE"/>
    <w:rsid w:val="00C93FA5"/>
    <w:rsid w:val="00C945B7"/>
    <w:rsid w:val="00C94976"/>
    <w:rsid w:val="00C9501B"/>
    <w:rsid w:val="00C95F04"/>
    <w:rsid w:val="00C96BC8"/>
    <w:rsid w:val="00CA075B"/>
    <w:rsid w:val="00CA0A55"/>
    <w:rsid w:val="00CA167F"/>
    <w:rsid w:val="00CA1D7B"/>
    <w:rsid w:val="00CA2540"/>
    <w:rsid w:val="00CA2D50"/>
    <w:rsid w:val="00CA327C"/>
    <w:rsid w:val="00CA345C"/>
    <w:rsid w:val="00CA3768"/>
    <w:rsid w:val="00CA38DE"/>
    <w:rsid w:val="00CA43E2"/>
    <w:rsid w:val="00CA45D5"/>
    <w:rsid w:val="00CA4E8A"/>
    <w:rsid w:val="00CA4F95"/>
    <w:rsid w:val="00CA5772"/>
    <w:rsid w:val="00CA60D2"/>
    <w:rsid w:val="00CA6537"/>
    <w:rsid w:val="00CA6AB0"/>
    <w:rsid w:val="00CA6B84"/>
    <w:rsid w:val="00CA6D09"/>
    <w:rsid w:val="00CA7BDC"/>
    <w:rsid w:val="00CB1100"/>
    <w:rsid w:val="00CB1DA2"/>
    <w:rsid w:val="00CB239D"/>
    <w:rsid w:val="00CB2664"/>
    <w:rsid w:val="00CB26A7"/>
    <w:rsid w:val="00CB2C61"/>
    <w:rsid w:val="00CB31ED"/>
    <w:rsid w:val="00CB338B"/>
    <w:rsid w:val="00CB4CFE"/>
    <w:rsid w:val="00CB556F"/>
    <w:rsid w:val="00CB66D2"/>
    <w:rsid w:val="00CB729E"/>
    <w:rsid w:val="00CC063C"/>
    <w:rsid w:val="00CC0EF6"/>
    <w:rsid w:val="00CC1BD6"/>
    <w:rsid w:val="00CC1F0E"/>
    <w:rsid w:val="00CC254B"/>
    <w:rsid w:val="00CC37D3"/>
    <w:rsid w:val="00CC38A5"/>
    <w:rsid w:val="00CC3EF1"/>
    <w:rsid w:val="00CC43A8"/>
    <w:rsid w:val="00CC4640"/>
    <w:rsid w:val="00CC49B8"/>
    <w:rsid w:val="00CC5FE7"/>
    <w:rsid w:val="00CC650D"/>
    <w:rsid w:val="00CC740F"/>
    <w:rsid w:val="00CC779E"/>
    <w:rsid w:val="00CC7923"/>
    <w:rsid w:val="00CD07FA"/>
    <w:rsid w:val="00CD1809"/>
    <w:rsid w:val="00CD2E3D"/>
    <w:rsid w:val="00CD535B"/>
    <w:rsid w:val="00CD5DDB"/>
    <w:rsid w:val="00CD612F"/>
    <w:rsid w:val="00CD6360"/>
    <w:rsid w:val="00CD64D2"/>
    <w:rsid w:val="00CD6552"/>
    <w:rsid w:val="00CD663B"/>
    <w:rsid w:val="00CD75E5"/>
    <w:rsid w:val="00CD7C80"/>
    <w:rsid w:val="00CD7ED6"/>
    <w:rsid w:val="00CD7F1D"/>
    <w:rsid w:val="00CE021E"/>
    <w:rsid w:val="00CE06D4"/>
    <w:rsid w:val="00CE0897"/>
    <w:rsid w:val="00CE0E17"/>
    <w:rsid w:val="00CE0EBB"/>
    <w:rsid w:val="00CE1630"/>
    <w:rsid w:val="00CE1F44"/>
    <w:rsid w:val="00CE219B"/>
    <w:rsid w:val="00CE23F8"/>
    <w:rsid w:val="00CE3B9F"/>
    <w:rsid w:val="00CE3D74"/>
    <w:rsid w:val="00CE43EA"/>
    <w:rsid w:val="00CE45C5"/>
    <w:rsid w:val="00CE5650"/>
    <w:rsid w:val="00CE5774"/>
    <w:rsid w:val="00CE6FEE"/>
    <w:rsid w:val="00CE72E0"/>
    <w:rsid w:val="00CE7389"/>
    <w:rsid w:val="00CE7D1F"/>
    <w:rsid w:val="00CF13A7"/>
    <w:rsid w:val="00CF190D"/>
    <w:rsid w:val="00CF2083"/>
    <w:rsid w:val="00CF231E"/>
    <w:rsid w:val="00CF35CE"/>
    <w:rsid w:val="00CF451B"/>
    <w:rsid w:val="00CF4C45"/>
    <w:rsid w:val="00CF546F"/>
    <w:rsid w:val="00CF5E8D"/>
    <w:rsid w:val="00CF60FD"/>
    <w:rsid w:val="00CF6541"/>
    <w:rsid w:val="00CF6830"/>
    <w:rsid w:val="00CF6921"/>
    <w:rsid w:val="00CF6B74"/>
    <w:rsid w:val="00CF7053"/>
    <w:rsid w:val="00CF727A"/>
    <w:rsid w:val="00D00330"/>
    <w:rsid w:val="00D0059D"/>
    <w:rsid w:val="00D005B0"/>
    <w:rsid w:val="00D00B27"/>
    <w:rsid w:val="00D019A7"/>
    <w:rsid w:val="00D01D70"/>
    <w:rsid w:val="00D01FF8"/>
    <w:rsid w:val="00D027D5"/>
    <w:rsid w:val="00D031C9"/>
    <w:rsid w:val="00D03D60"/>
    <w:rsid w:val="00D0496B"/>
    <w:rsid w:val="00D05EAD"/>
    <w:rsid w:val="00D0607A"/>
    <w:rsid w:val="00D0641F"/>
    <w:rsid w:val="00D0746A"/>
    <w:rsid w:val="00D077B3"/>
    <w:rsid w:val="00D077CE"/>
    <w:rsid w:val="00D07FAF"/>
    <w:rsid w:val="00D10681"/>
    <w:rsid w:val="00D10AA7"/>
    <w:rsid w:val="00D11D5B"/>
    <w:rsid w:val="00D12067"/>
    <w:rsid w:val="00D128D1"/>
    <w:rsid w:val="00D12EFF"/>
    <w:rsid w:val="00D132E4"/>
    <w:rsid w:val="00D13D57"/>
    <w:rsid w:val="00D147ED"/>
    <w:rsid w:val="00D148D7"/>
    <w:rsid w:val="00D155AC"/>
    <w:rsid w:val="00D158B4"/>
    <w:rsid w:val="00D15C65"/>
    <w:rsid w:val="00D166F7"/>
    <w:rsid w:val="00D16C67"/>
    <w:rsid w:val="00D17011"/>
    <w:rsid w:val="00D203E3"/>
    <w:rsid w:val="00D207FC"/>
    <w:rsid w:val="00D210C8"/>
    <w:rsid w:val="00D225A4"/>
    <w:rsid w:val="00D225AF"/>
    <w:rsid w:val="00D22DC6"/>
    <w:rsid w:val="00D23648"/>
    <w:rsid w:val="00D2366E"/>
    <w:rsid w:val="00D23A71"/>
    <w:rsid w:val="00D23CFE"/>
    <w:rsid w:val="00D23F7E"/>
    <w:rsid w:val="00D255EF"/>
    <w:rsid w:val="00D25AFE"/>
    <w:rsid w:val="00D25E32"/>
    <w:rsid w:val="00D26F61"/>
    <w:rsid w:val="00D271FD"/>
    <w:rsid w:val="00D27B29"/>
    <w:rsid w:val="00D30079"/>
    <w:rsid w:val="00D30B79"/>
    <w:rsid w:val="00D30B99"/>
    <w:rsid w:val="00D30F90"/>
    <w:rsid w:val="00D327C8"/>
    <w:rsid w:val="00D32B4B"/>
    <w:rsid w:val="00D3386E"/>
    <w:rsid w:val="00D338CC"/>
    <w:rsid w:val="00D33AD1"/>
    <w:rsid w:val="00D33B13"/>
    <w:rsid w:val="00D33B81"/>
    <w:rsid w:val="00D34F99"/>
    <w:rsid w:val="00D3562D"/>
    <w:rsid w:val="00D36346"/>
    <w:rsid w:val="00D36E55"/>
    <w:rsid w:val="00D37243"/>
    <w:rsid w:val="00D40147"/>
    <w:rsid w:val="00D41615"/>
    <w:rsid w:val="00D417B8"/>
    <w:rsid w:val="00D419CD"/>
    <w:rsid w:val="00D42486"/>
    <w:rsid w:val="00D431AA"/>
    <w:rsid w:val="00D43293"/>
    <w:rsid w:val="00D43D5F"/>
    <w:rsid w:val="00D440A3"/>
    <w:rsid w:val="00D4437E"/>
    <w:rsid w:val="00D45825"/>
    <w:rsid w:val="00D4695D"/>
    <w:rsid w:val="00D4767E"/>
    <w:rsid w:val="00D5348C"/>
    <w:rsid w:val="00D53BAC"/>
    <w:rsid w:val="00D54189"/>
    <w:rsid w:val="00D55610"/>
    <w:rsid w:val="00D56000"/>
    <w:rsid w:val="00D56079"/>
    <w:rsid w:val="00D569E7"/>
    <w:rsid w:val="00D56A0F"/>
    <w:rsid w:val="00D56A37"/>
    <w:rsid w:val="00D56D96"/>
    <w:rsid w:val="00D572C8"/>
    <w:rsid w:val="00D57F9F"/>
    <w:rsid w:val="00D6000A"/>
    <w:rsid w:val="00D60245"/>
    <w:rsid w:val="00D604B4"/>
    <w:rsid w:val="00D60501"/>
    <w:rsid w:val="00D60905"/>
    <w:rsid w:val="00D60D52"/>
    <w:rsid w:val="00D61830"/>
    <w:rsid w:val="00D62444"/>
    <w:rsid w:val="00D62BC2"/>
    <w:rsid w:val="00D632B8"/>
    <w:rsid w:val="00D634AC"/>
    <w:rsid w:val="00D639CA"/>
    <w:rsid w:val="00D6436A"/>
    <w:rsid w:val="00D644B1"/>
    <w:rsid w:val="00D64E58"/>
    <w:rsid w:val="00D65266"/>
    <w:rsid w:val="00D65B03"/>
    <w:rsid w:val="00D6621A"/>
    <w:rsid w:val="00D66313"/>
    <w:rsid w:val="00D66DF6"/>
    <w:rsid w:val="00D67912"/>
    <w:rsid w:val="00D67EE2"/>
    <w:rsid w:val="00D70F8B"/>
    <w:rsid w:val="00D710BD"/>
    <w:rsid w:val="00D72A1F"/>
    <w:rsid w:val="00D746CB"/>
    <w:rsid w:val="00D74AF1"/>
    <w:rsid w:val="00D74F6A"/>
    <w:rsid w:val="00D7572C"/>
    <w:rsid w:val="00D761E4"/>
    <w:rsid w:val="00D76BEA"/>
    <w:rsid w:val="00D76C97"/>
    <w:rsid w:val="00D7735C"/>
    <w:rsid w:val="00D77594"/>
    <w:rsid w:val="00D80021"/>
    <w:rsid w:val="00D80EB4"/>
    <w:rsid w:val="00D81029"/>
    <w:rsid w:val="00D81200"/>
    <w:rsid w:val="00D81297"/>
    <w:rsid w:val="00D81D56"/>
    <w:rsid w:val="00D82954"/>
    <w:rsid w:val="00D84182"/>
    <w:rsid w:val="00D84CDC"/>
    <w:rsid w:val="00D851D9"/>
    <w:rsid w:val="00D851E5"/>
    <w:rsid w:val="00D85873"/>
    <w:rsid w:val="00D85D43"/>
    <w:rsid w:val="00D864B9"/>
    <w:rsid w:val="00D86E3D"/>
    <w:rsid w:val="00D8714D"/>
    <w:rsid w:val="00D87AA0"/>
    <w:rsid w:val="00D87EB0"/>
    <w:rsid w:val="00D905AD"/>
    <w:rsid w:val="00D90789"/>
    <w:rsid w:val="00D90DEC"/>
    <w:rsid w:val="00D90FC2"/>
    <w:rsid w:val="00D92AEB"/>
    <w:rsid w:val="00D92DAA"/>
    <w:rsid w:val="00D94577"/>
    <w:rsid w:val="00D95240"/>
    <w:rsid w:val="00D95D0F"/>
    <w:rsid w:val="00D96715"/>
    <w:rsid w:val="00D96C50"/>
    <w:rsid w:val="00DA1EDB"/>
    <w:rsid w:val="00DA4369"/>
    <w:rsid w:val="00DA4F15"/>
    <w:rsid w:val="00DA50A2"/>
    <w:rsid w:val="00DA50C4"/>
    <w:rsid w:val="00DA5C77"/>
    <w:rsid w:val="00DA5FE4"/>
    <w:rsid w:val="00DA638F"/>
    <w:rsid w:val="00DA6AA8"/>
    <w:rsid w:val="00DA7BB1"/>
    <w:rsid w:val="00DB04FC"/>
    <w:rsid w:val="00DB055A"/>
    <w:rsid w:val="00DB1F12"/>
    <w:rsid w:val="00DB2AF9"/>
    <w:rsid w:val="00DB2E3E"/>
    <w:rsid w:val="00DB32AB"/>
    <w:rsid w:val="00DB36C3"/>
    <w:rsid w:val="00DB4AFE"/>
    <w:rsid w:val="00DB505F"/>
    <w:rsid w:val="00DB5618"/>
    <w:rsid w:val="00DB579B"/>
    <w:rsid w:val="00DB5C05"/>
    <w:rsid w:val="00DB6C16"/>
    <w:rsid w:val="00DB6E57"/>
    <w:rsid w:val="00DC0277"/>
    <w:rsid w:val="00DC071A"/>
    <w:rsid w:val="00DC094C"/>
    <w:rsid w:val="00DC0AF2"/>
    <w:rsid w:val="00DC0D84"/>
    <w:rsid w:val="00DC1530"/>
    <w:rsid w:val="00DC15DE"/>
    <w:rsid w:val="00DC1838"/>
    <w:rsid w:val="00DC1E78"/>
    <w:rsid w:val="00DC218F"/>
    <w:rsid w:val="00DC2F59"/>
    <w:rsid w:val="00DC3D79"/>
    <w:rsid w:val="00DC4A52"/>
    <w:rsid w:val="00DC5980"/>
    <w:rsid w:val="00DC5DA0"/>
    <w:rsid w:val="00DC7DEE"/>
    <w:rsid w:val="00DD017F"/>
    <w:rsid w:val="00DD0920"/>
    <w:rsid w:val="00DD0BD7"/>
    <w:rsid w:val="00DD0D5A"/>
    <w:rsid w:val="00DD128F"/>
    <w:rsid w:val="00DD1E64"/>
    <w:rsid w:val="00DD2977"/>
    <w:rsid w:val="00DD2CD4"/>
    <w:rsid w:val="00DD3150"/>
    <w:rsid w:val="00DD3578"/>
    <w:rsid w:val="00DD3B35"/>
    <w:rsid w:val="00DD546A"/>
    <w:rsid w:val="00DD5962"/>
    <w:rsid w:val="00DD5BCD"/>
    <w:rsid w:val="00DD5D4A"/>
    <w:rsid w:val="00DD5DF0"/>
    <w:rsid w:val="00DD78AC"/>
    <w:rsid w:val="00DE016B"/>
    <w:rsid w:val="00DE08CE"/>
    <w:rsid w:val="00DE0E95"/>
    <w:rsid w:val="00DE16FB"/>
    <w:rsid w:val="00DE1BF2"/>
    <w:rsid w:val="00DE1E20"/>
    <w:rsid w:val="00DE1E7A"/>
    <w:rsid w:val="00DE23D4"/>
    <w:rsid w:val="00DE26FF"/>
    <w:rsid w:val="00DE299A"/>
    <w:rsid w:val="00DE2F0C"/>
    <w:rsid w:val="00DE3645"/>
    <w:rsid w:val="00DE433C"/>
    <w:rsid w:val="00DE4E6A"/>
    <w:rsid w:val="00DE538B"/>
    <w:rsid w:val="00DE5B05"/>
    <w:rsid w:val="00DE6005"/>
    <w:rsid w:val="00DE6039"/>
    <w:rsid w:val="00DE6B36"/>
    <w:rsid w:val="00DE78C8"/>
    <w:rsid w:val="00DE79A4"/>
    <w:rsid w:val="00DE7D7D"/>
    <w:rsid w:val="00DF00D9"/>
    <w:rsid w:val="00DF1C6A"/>
    <w:rsid w:val="00DF278F"/>
    <w:rsid w:val="00DF3293"/>
    <w:rsid w:val="00DF33E8"/>
    <w:rsid w:val="00DF3998"/>
    <w:rsid w:val="00DF4759"/>
    <w:rsid w:val="00DF4D7E"/>
    <w:rsid w:val="00DF4FF7"/>
    <w:rsid w:val="00DF6238"/>
    <w:rsid w:val="00DF797E"/>
    <w:rsid w:val="00E00EDE"/>
    <w:rsid w:val="00E0155C"/>
    <w:rsid w:val="00E019B9"/>
    <w:rsid w:val="00E022EF"/>
    <w:rsid w:val="00E02937"/>
    <w:rsid w:val="00E03171"/>
    <w:rsid w:val="00E034BC"/>
    <w:rsid w:val="00E035A0"/>
    <w:rsid w:val="00E03662"/>
    <w:rsid w:val="00E043EC"/>
    <w:rsid w:val="00E07BF4"/>
    <w:rsid w:val="00E07C5B"/>
    <w:rsid w:val="00E10247"/>
    <w:rsid w:val="00E1194D"/>
    <w:rsid w:val="00E11ACA"/>
    <w:rsid w:val="00E126BA"/>
    <w:rsid w:val="00E1271E"/>
    <w:rsid w:val="00E128D8"/>
    <w:rsid w:val="00E13930"/>
    <w:rsid w:val="00E15C83"/>
    <w:rsid w:val="00E16F4A"/>
    <w:rsid w:val="00E17030"/>
    <w:rsid w:val="00E171C9"/>
    <w:rsid w:val="00E172FC"/>
    <w:rsid w:val="00E17C77"/>
    <w:rsid w:val="00E20F5F"/>
    <w:rsid w:val="00E227DC"/>
    <w:rsid w:val="00E22C0B"/>
    <w:rsid w:val="00E2335C"/>
    <w:rsid w:val="00E257C2"/>
    <w:rsid w:val="00E25CD1"/>
    <w:rsid w:val="00E26031"/>
    <w:rsid w:val="00E26288"/>
    <w:rsid w:val="00E2704D"/>
    <w:rsid w:val="00E278BC"/>
    <w:rsid w:val="00E27E33"/>
    <w:rsid w:val="00E30594"/>
    <w:rsid w:val="00E318C5"/>
    <w:rsid w:val="00E3245E"/>
    <w:rsid w:val="00E32E7B"/>
    <w:rsid w:val="00E34406"/>
    <w:rsid w:val="00E34D11"/>
    <w:rsid w:val="00E353F7"/>
    <w:rsid w:val="00E35426"/>
    <w:rsid w:val="00E35464"/>
    <w:rsid w:val="00E35C70"/>
    <w:rsid w:val="00E374EF"/>
    <w:rsid w:val="00E3754E"/>
    <w:rsid w:val="00E4168C"/>
    <w:rsid w:val="00E41E8F"/>
    <w:rsid w:val="00E43B8F"/>
    <w:rsid w:val="00E43CEF"/>
    <w:rsid w:val="00E43F41"/>
    <w:rsid w:val="00E44733"/>
    <w:rsid w:val="00E44878"/>
    <w:rsid w:val="00E4612F"/>
    <w:rsid w:val="00E46497"/>
    <w:rsid w:val="00E4677B"/>
    <w:rsid w:val="00E467BB"/>
    <w:rsid w:val="00E46BEF"/>
    <w:rsid w:val="00E4775A"/>
    <w:rsid w:val="00E47949"/>
    <w:rsid w:val="00E47B6D"/>
    <w:rsid w:val="00E47D53"/>
    <w:rsid w:val="00E50B60"/>
    <w:rsid w:val="00E50EF4"/>
    <w:rsid w:val="00E522B9"/>
    <w:rsid w:val="00E5279B"/>
    <w:rsid w:val="00E52E83"/>
    <w:rsid w:val="00E52F5D"/>
    <w:rsid w:val="00E536CF"/>
    <w:rsid w:val="00E53907"/>
    <w:rsid w:val="00E53DCF"/>
    <w:rsid w:val="00E543A8"/>
    <w:rsid w:val="00E547B5"/>
    <w:rsid w:val="00E55574"/>
    <w:rsid w:val="00E5675A"/>
    <w:rsid w:val="00E56960"/>
    <w:rsid w:val="00E577B3"/>
    <w:rsid w:val="00E60B90"/>
    <w:rsid w:val="00E61431"/>
    <w:rsid w:val="00E63471"/>
    <w:rsid w:val="00E659A1"/>
    <w:rsid w:val="00E65A84"/>
    <w:rsid w:val="00E65B09"/>
    <w:rsid w:val="00E662F1"/>
    <w:rsid w:val="00E67CC0"/>
    <w:rsid w:val="00E70DF9"/>
    <w:rsid w:val="00E71506"/>
    <w:rsid w:val="00E71EF1"/>
    <w:rsid w:val="00E72460"/>
    <w:rsid w:val="00E72B2A"/>
    <w:rsid w:val="00E7366B"/>
    <w:rsid w:val="00E73C3B"/>
    <w:rsid w:val="00E74540"/>
    <w:rsid w:val="00E74EB9"/>
    <w:rsid w:val="00E7521E"/>
    <w:rsid w:val="00E75A8D"/>
    <w:rsid w:val="00E75EDC"/>
    <w:rsid w:val="00E7627D"/>
    <w:rsid w:val="00E76399"/>
    <w:rsid w:val="00E764BA"/>
    <w:rsid w:val="00E76BEE"/>
    <w:rsid w:val="00E77451"/>
    <w:rsid w:val="00E777A0"/>
    <w:rsid w:val="00E77EFF"/>
    <w:rsid w:val="00E81D82"/>
    <w:rsid w:val="00E82B60"/>
    <w:rsid w:val="00E831CF"/>
    <w:rsid w:val="00E83A91"/>
    <w:rsid w:val="00E84B2A"/>
    <w:rsid w:val="00E84D76"/>
    <w:rsid w:val="00E851C7"/>
    <w:rsid w:val="00E859B2"/>
    <w:rsid w:val="00E87447"/>
    <w:rsid w:val="00E90153"/>
    <w:rsid w:val="00E90828"/>
    <w:rsid w:val="00E90C10"/>
    <w:rsid w:val="00E91DD7"/>
    <w:rsid w:val="00E9361F"/>
    <w:rsid w:val="00E937C0"/>
    <w:rsid w:val="00E93A3A"/>
    <w:rsid w:val="00E94427"/>
    <w:rsid w:val="00E9483B"/>
    <w:rsid w:val="00E94AC7"/>
    <w:rsid w:val="00E95284"/>
    <w:rsid w:val="00E95443"/>
    <w:rsid w:val="00E957E2"/>
    <w:rsid w:val="00E957FB"/>
    <w:rsid w:val="00E9684D"/>
    <w:rsid w:val="00E9700C"/>
    <w:rsid w:val="00E9725E"/>
    <w:rsid w:val="00E97850"/>
    <w:rsid w:val="00E97E46"/>
    <w:rsid w:val="00E97EDA"/>
    <w:rsid w:val="00EA02B4"/>
    <w:rsid w:val="00EA0ABB"/>
    <w:rsid w:val="00EA0D98"/>
    <w:rsid w:val="00EA12CA"/>
    <w:rsid w:val="00EA1A2B"/>
    <w:rsid w:val="00EA21E2"/>
    <w:rsid w:val="00EA366F"/>
    <w:rsid w:val="00EA382B"/>
    <w:rsid w:val="00EA3CB5"/>
    <w:rsid w:val="00EA487E"/>
    <w:rsid w:val="00EA4CD8"/>
    <w:rsid w:val="00EA5482"/>
    <w:rsid w:val="00EA6797"/>
    <w:rsid w:val="00EA7088"/>
    <w:rsid w:val="00EA7335"/>
    <w:rsid w:val="00EA795A"/>
    <w:rsid w:val="00EA7F4C"/>
    <w:rsid w:val="00EB0EC6"/>
    <w:rsid w:val="00EB10C4"/>
    <w:rsid w:val="00EB1F95"/>
    <w:rsid w:val="00EB2197"/>
    <w:rsid w:val="00EB301B"/>
    <w:rsid w:val="00EB3237"/>
    <w:rsid w:val="00EB3F24"/>
    <w:rsid w:val="00EB4631"/>
    <w:rsid w:val="00EB536E"/>
    <w:rsid w:val="00EB609D"/>
    <w:rsid w:val="00EB6916"/>
    <w:rsid w:val="00EB6E0E"/>
    <w:rsid w:val="00EB742D"/>
    <w:rsid w:val="00EB74FF"/>
    <w:rsid w:val="00EB77E2"/>
    <w:rsid w:val="00EB7898"/>
    <w:rsid w:val="00EB7B8A"/>
    <w:rsid w:val="00EB7C34"/>
    <w:rsid w:val="00EC0581"/>
    <w:rsid w:val="00EC070B"/>
    <w:rsid w:val="00EC0934"/>
    <w:rsid w:val="00EC0EF7"/>
    <w:rsid w:val="00EC1170"/>
    <w:rsid w:val="00EC1B5A"/>
    <w:rsid w:val="00EC2A35"/>
    <w:rsid w:val="00EC36A6"/>
    <w:rsid w:val="00EC548A"/>
    <w:rsid w:val="00EC560B"/>
    <w:rsid w:val="00EC5706"/>
    <w:rsid w:val="00EC5889"/>
    <w:rsid w:val="00EC6246"/>
    <w:rsid w:val="00EC7630"/>
    <w:rsid w:val="00EC7984"/>
    <w:rsid w:val="00EC7CD7"/>
    <w:rsid w:val="00ED0315"/>
    <w:rsid w:val="00ED309A"/>
    <w:rsid w:val="00ED38D3"/>
    <w:rsid w:val="00ED3CD4"/>
    <w:rsid w:val="00ED4931"/>
    <w:rsid w:val="00ED4A1F"/>
    <w:rsid w:val="00ED51E7"/>
    <w:rsid w:val="00ED5EB9"/>
    <w:rsid w:val="00ED649F"/>
    <w:rsid w:val="00ED6973"/>
    <w:rsid w:val="00ED7FA9"/>
    <w:rsid w:val="00EE00A3"/>
    <w:rsid w:val="00EE04E1"/>
    <w:rsid w:val="00EE0825"/>
    <w:rsid w:val="00EE1A38"/>
    <w:rsid w:val="00EE2046"/>
    <w:rsid w:val="00EE2901"/>
    <w:rsid w:val="00EE378C"/>
    <w:rsid w:val="00EE37CF"/>
    <w:rsid w:val="00EE39A9"/>
    <w:rsid w:val="00EE3CBC"/>
    <w:rsid w:val="00EE3DD6"/>
    <w:rsid w:val="00EE44B3"/>
    <w:rsid w:val="00EE488B"/>
    <w:rsid w:val="00EE59F7"/>
    <w:rsid w:val="00EE68CE"/>
    <w:rsid w:val="00EE6FD7"/>
    <w:rsid w:val="00EF008E"/>
    <w:rsid w:val="00EF0A23"/>
    <w:rsid w:val="00EF0D72"/>
    <w:rsid w:val="00EF2631"/>
    <w:rsid w:val="00EF26C9"/>
    <w:rsid w:val="00EF27D9"/>
    <w:rsid w:val="00EF3870"/>
    <w:rsid w:val="00EF3B39"/>
    <w:rsid w:val="00EF3BF7"/>
    <w:rsid w:val="00EF4445"/>
    <w:rsid w:val="00EF46C2"/>
    <w:rsid w:val="00EF4C89"/>
    <w:rsid w:val="00EF5239"/>
    <w:rsid w:val="00EF53BA"/>
    <w:rsid w:val="00EF5C02"/>
    <w:rsid w:val="00EF665C"/>
    <w:rsid w:val="00EF74C9"/>
    <w:rsid w:val="00F006A9"/>
    <w:rsid w:val="00F00825"/>
    <w:rsid w:val="00F0097C"/>
    <w:rsid w:val="00F009E9"/>
    <w:rsid w:val="00F01A05"/>
    <w:rsid w:val="00F025C2"/>
    <w:rsid w:val="00F0269D"/>
    <w:rsid w:val="00F02C29"/>
    <w:rsid w:val="00F0345F"/>
    <w:rsid w:val="00F03D88"/>
    <w:rsid w:val="00F04554"/>
    <w:rsid w:val="00F04EC5"/>
    <w:rsid w:val="00F04F5C"/>
    <w:rsid w:val="00F05842"/>
    <w:rsid w:val="00F05C90"/>
    <w:rsid w:val="00F05F57"/>
    <w:rsid w:val="00F065B4"/>
    <w:rsid w:val="00F077F0"/>
    <w:rsid w:val="00F07B3F"/>
    <w:rsid w:val="00F1036A"/>
    <w:rsid w:val="00F106FC"/>
    <w:rsid w:val="00F10D4A"/>
    <w:rsid w:val="00F12510"/>
    <w:rsid w:val="00F13CB7"/>
    <w:rsid w:val="00F146F0"/>
    <w:rsid w:val="00F1477D"/>
    <w:rsid w:val="00F165E3"/>
    <w:rsid w:val="00F17328"/>
    <w:rsid w:val="00F20486"/>
    <w:rsid w:val="00F209FF"/>
    <w:rsid w:val="00F20FF8"/>
    <w:rsid w:val="00F2124F"/>
    <w:rsid w:val="00F2253F"/>
    <w:rsid w:val="00F23875"/>
    <w:rsid w:val="00F239F1"/>
    <w:rsid w:val="00F240C1"/>
    <w:rsid w:val="00F25290"/>
    <w:rsid w:val="00F25AC4"/>
    <w:rsid w:val="00F26FE5"/>
    <w:rsid w:val="00F27498"/>
    <w:rsid w:val="00F275CC"/>
    <w:rsid w:val="00F3165F"/>
    <w:rsid w:val="00F32992"/>
    <w:rsid w:val="00F3333C"/>
    <w:rsid w:val="00F335ED"/>
    <w:rsid w:val="00F33C66"/>
    <w:rsid w:val="00F33D3C"/>
    <w:rsid w:val="00F34FE8"/>
    <w:rsid w:val="00F35485"/>
    <w:rsid w:val="00F360BD"/>
    <w:rsid w:val="00F36215"/>
    <w:rsid w:val="00F40797"/>
    <w:rsid w:val="00F4082C"/>
    <w:rsid w:val="00F41A63"/>
    <w:rsid w:val="00F4363E"/>
    <w:rsid w:val="00F43824"/>
    <w:rsid w:val="00F439C4"/>
    <w:rsid w:val="00F44626"/>
    <w:rsid w:val="00F45E49"/>
    <w:rsid w:val="00F461B4"/>
    <w:rsid w:val="00F4625B"/>
    <w:rsid w:val="00F46A1C"/>
    <w:rsid w:val="00F47078"/>
    <w:rsid w:val="00F47BD2"/>
    <w:rsid w:val="00F52374"/>
    <w:rsid w:val="00F52FD2"/>
    <w:rsid w:val="00F53842"/>
    <w:rsid w:val="00F53998"/>
    <w:rsid w:val="00F55BDD"/>
    <w:rsid w:val="00F56170"/>
    <w:rsid w:val="00F56DC2"/>
    <w:rsid w:val="00F56E9B"/>
    <w:rsid w:val="00F570A3"/>
    <w:rsid w:val="00F57639"/>
    <w:rsid w:val="00F57DB1"/>
    <w:rsid w:val="00F60BC8"/>
    <w:rsid w:val="00F60D1B"/>
    <w:rsid w:val="00F60EF4"/>
    <w:rsid w:val="00F60F22"/>
    <w:rsid w:val="00F618BD"/>
    <w:rsid w:val="00F62554"/>
    <w:rsid w:val="00F6264C"/>
    <w:rsid w:val="00F641DC"/>
    <w:rsid w:val="00F643C3"/>
    <w:rsid w:val="00F64B04"/>
    <w:rsid w:val="00F64E52"/>
    <w:rsid w:val="00F651A4"/>
    <w:rsid w:val="00F6552E"/>
    <w:rsid w:val="00F664CA"/>
    <w:rsid w:val="00F66ABA"/>
    <w:rsid w:val="00F70F0E"/>
    <w:rsid w:val="00F7108D"/>
    <w:rsid w:val="00F7114F"/>
    <w:rsid w:val="00F733D8"/>
    <w:rsid w:val="00F73F7A"/>
    <w:rsid w:val="00F74109"/>
    <w:rsid w:val="00F7442F"/>
    <w:rsid w:val="00F744BB"/>
    <w:rsid w:val="00F7704A"/>
    <w:rsid w:val="00F779ED"/>
    <w:rsid w:val="00F80AA2"/>
    <w:rsid w:val="00F8104D"/>
    <w:rsid w:val="00F8132F"/>
    <w:rsid w:val="00F81E22"/>
    <w:rsid w:val="00F8271C"/>
    <w:rsid w:val="00F82A75"/>
    <w:rsid w:val="00F82D0F"/>
    <w:rsid w:val="00F82FAE"/>
    <w:rsid w:val="00F846C4"/>
    <w:rsid w:val="00F84C15"/>
    <w:rsid w:val="00F84C20"/>
    <w:rsid w:val="00F9064D"/>
    <w:rsid w:val="00F91461"/>
    <w:rsid w:val="00F929AF"/>
    <w:rsid w:val="00F92ECF"/>
    <w:rsid w:val="00F93528"/>
    <w:rsid w:val="00F94060"/>
    <w:rsid w:val="00F946A6"/>
    <w:rsid w:val="00F94B64"/>
    <w:rsid w:val="00F94EDB"/>
    <w:rsid w:val="00F95659"/>
    <w:rsid w:val="00F97782"/>
    <w:rsid w:val="00FA0177"/>
    <w:rsid w:val="00FA077B"/>
    <w:rsid w:val="00FA1CAB"/>
    <w:rsid w:val="00FA1DEE"/>
    <w:rsid w:val="00FA1DF4"/>
    <w:rsid w:val="00FA303B"/>
    <w:rsid w:val="00FA312D"/>
    <w:rsid w:val="00FA32A7"/>
    <w:rsid w:val="00FA344B"/>
    <w:rsid w:val="00FA37FA"/>
    <w:rsid w:val="00FA47ED"/>
    <w:rsid w:val="00FA51DD"/>
    <w:rsid w:val="00FA5FE4"/>
    <w:rsid w:val="00FA6107"/>
    <w:rsid w:val="00FA6A3F"/>
    <w:rsid w:val="00FA75AD"/>
    <w:rsid w:val="00FA7C21"/>
    <w:rsid w:val="00FB0A6F"/>
    <w:rsid w:val="00FB0ADC"/>
    <w:rsid w:val="00FB2340"/>
    <w:rsid w:val="00FB45CA"/>
    <w:rsid w:val="00FB6D34"/>
    <w:rsid w:val="00FC03A1"/>
    <w:rsid w:val="00FC092D"/>
    <w:rsid w:val="00FC0AF6"/>
    <w:rsid w:val="00FC231D"/>
    <w:rsid w:val="00FC394C"/>
    <w:rsid w:val="00FC3D92"/>
    <w:rsid w:val="00FC4074"/>
    <w:rsid w:val="00FC5193"/>
    <w:rsid w:val="00FC59EF"/>
    <w:rsid w:val="00FC6392"/>
    <w:rsid w:val="00FC7994"/>
    <w:rsid w:val="00FC7A52"/>
    <w:rsid w:val="00FC7BB9"/>
    <w:rsid w:val="00FD0A38"/>
    <w:rsid w:val="00FD0AD1"/>
    <w:rsid w:val="00FD1DE4"/>
    <w:rsid w:val="00FD251B"/>
    <w:rsid w:val="00FD3826"/>
    <w:rsid w:val="00FD3CDB"/>
    <w:rsid w:val="00FD409E"/>
    <w:rsid w:val="00FD4379"/>
    <w:rsid w:val="00FD4618"/>
    <w:rsid w:val="00FD5DA0"/>
    <w:rsid w:val="00FD786E"/>
    <w:rsid w:val="00FD7E75"/>
    <w:rsid w:val="00FE052C"/>
    <w:rsid w:val="00FE1E88"/>
    <w:rsid w:val="00FE3C8C"/>
    <w:rsid w:val="00FE3E22"/>
    <w:rsid w:val="00FE5A5A"/>
    <w:rsid w:val="00FE6639"/>
    <w:rsid w:val="00FE6E01"/>
    <w:rsid w:val="00FE6E70"/>
    <w:rsid w:val="00FE6ECF"/>
    <w:rsid w:val="00FE6F99"/>
    <w:rsid w:val="00FE7102"/>
    <w:rsid w:val="00FE717A"/>
    <w:rsid w:val="00FE7CC0"/>
    <w:rsid w:val="00FF04D4"/>
    <w:rsid w:val="00FF0551"/>
    <w:rsid w:val="00FF1C0F"/>
    <w:rsid w:val="00FF2499"/>
    <w:rsid w:val="00FF2E66"/>
    <w:rsid w:val="00FF34DF"/>
    <w:rsid w:val="00FF3979"/>
    <w:rsid w:val="00FF4BEB"/>
    <w:rsid w:val="00FF4C88"/>
    <w:rsid w:val="00FF4E7C"/>
    <w:rsid w:val="00FF50B2"/>
    <w:rsid w:val="00FF5882"/>
    <w:rsid w:val="00FF6E4B"/>
    <w:rsid w:val="00FF7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04DC4"/>
  <w15:chartTrackingRefBased/>
  <w15:docId w15:val="{8F34ABF6-3F19-43AF-8FE6-D67B3835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5E40"/>
    <w:pPr>
      <w:widowControl w:val="0"/>
      <w:jc w:val="both"/>
    </w:pPr>
  </w:style>
  <w:style w:type="paragraph" w:styleId="1">
    <w:name w:val="heading 1"/>
    <w:aliases w:val="论文标题 1"/>
    <w:basedOn w:val="a"/>
    <w:next w:val="a"/>
    <w:link w:val="10"/>
    <w:qFormat/>
    <w:rsid w:val="00746D4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46D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74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0F9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271FD"/>
    <w:pPr>
      <w:keepNext/>
      <w:keepLines/>
      <w:spacing w:before="280" w:after="290" w:line="376" w:lineRule="auto"/>
      <w:ind w:left="1150" w:hanging="1008"/>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0"/>
    <w:uiPriority w:val="9"/>
    <w:semiHidden/>
    <w:unhideWhenUsed/>
    <w:qFormat/>
    <w:rsid w:val="00D271FD"/>
    <w:pPr>
      <w:keepNext/>
      <w:keepLines/>
      <w:spacing w:before="240" w:after="64" w:line="320" w:lineRule="auto"/>
      <w:ind w:left="1294" w:hanging="1152"/>
      <w:outlineLvl w:val="5"/>
    </w:pPr>
    <w:rPr>
      <w:rFonts w:ascii="Cambria" w:eastAsia="宋体" w:hAnsi="Cambria" w:cs="Times New Roman"/>
      <w:b/>
      <w:bCs/>
      <w:sz w:val="24"/>
      <w:szCs w:val="24"/>
      <w:lang w:val="x-none" w:eastAsia="x-none"/>
    </w:rPr>
  </w:style>
  <w:style w:type="paragraph" w:styleId="7">
    <w:name w:val="heading 7"/>
    <w:basedOn w:val="a"/>
    <w:next w:val="a"/>
    <w:link w:val="70"/>
    <w:uiPriority w:val="9"/>
    <w:semiHidden/>
    <w:unhideWhenUsed/>
    <w:qFormat/>
    <w:rsid w:val="00D271FD"/>
    <w:pPr>
      <w:keepNext/>
      <w:keepLines/>
      <w:spacing w:before="240" w:after="64" w:line="320" w:lineRule="auto"/>
      <w:ind w:left="1438" w:hanging="1296"/>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0"/>
    <w:uiPriority w:val="9"/>
    <w:semiHidden/>
    <w:unhideWhenUsed/>
    <w:qFormat/>
    <w:rsid w:val="00D271FD"/>
    <w:pPr>
      <w:keepNext/>
      <w:keepLines/>
      <w:spacing w:before="240" w:after="64" w:line="320" w:lineRule="auto"/>
      <w:ind w:left="1582" w:hanging="1440"/>
      <w:outlineLvl w:val="7"/>
    </w:pPr>
    <w:rPr>
      <w:rFonts w:ascii="Cambria" w:eastAsia="宋体" w:hAnsi="Cambria" w:cs="Times New Roman"/>
      <w:sz w:val="24"/>
      <w:szCs w:val="24"/>
      <w:lang w:val="x-none" w:eastAsia="x-none"/>
    </w:rPr>
  </w:style>
  <w:style w:type="paragraph" w:styleId="9">
    <w:name w:val="heading 9"/>
    <w:basedOn w:val="a"/>
    <w:next w:val="a"/>
    <w:link w:val="90"/>
    <w:uiPriority w:val="9"/>
    <w:semiHidden/>
    <w:unhideWhenUsed/>
    <w:qFormat/>
    <w:rsid w:val="00D271FD"/>
    <w:pPr>
      <w:keepNext/>
      <w:keepLines/>
      <w:spacing w:before="240" w:after="64" w:line="320" w:lineRule="auto"/>
      <w:ind w:left="1726" w:hanging="1584"/>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论文标题 1 字符"/>
    <w:basedOn w:val="a0"/>
    <w:link w:val="1"/>
    <w:uiPriority w:val="9"/>
    <w:rsid w:val="00746D49"/>
    <w:rPr>
      <w:b/>
      <w:bCs/>
      <w:kern w:val="44"/>
      <w:sz w:val="44"/>
      <w:szCs w:val="44"/>
    </w:rPr>
  </w:style>
  <w:style w:type="character" w:customStyle="1" w:styleId="20">
    <w:name w:val="标题 2 字符"/>
    <w:basedOn w:val="a0"/>
    <w:link w:val="2"/>
    <w:rsid w:val="00746D4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974E7"/>
    <w:rPr>
      <w:b/>
      <w:bCs/>
      <w:sz w:val="32"/>
      <w:szCs w:val="32"/>
    </w:rPr>
  </w:style>
  <w:style w:type="character" w:customStyle="1" w:styleId="40">
    <w:name w:val="标题 4 字符"/>
    <w:basedOn w:val="a0"/>
    <w:link w:val="4"/>
    <w:uiPriority w:val="9"/>
    <w:rsid w:val="007C0F97"/>
    <w:rPr>
      <w:rFonts w:asciiTheme="majorHAnsi" w:eastAsiaTheme="majorEastAsia" w:hAnsiTheme="majorHAnsi" w:cstheme="majorBidi"/>
      <w:b/>
      <w:bCs/>
      <w:sz w:val="28"/>
      <w:szCs w:val="28"/>
    </w:rPr>
  </w:style>
  <w:style w:type="character" w:styleId="a3">
    <w:name w:val="annotation reference"/>
    <w:basedOn w:val="a0"/>
    <w:uiPriority w:val="99"/>
    <w:semiHidden/>
    <w:unhideWhenUsed/>
    <w:rsid w:val="008423A3"/>
    <w:rPr>
      <w:sz w:val="21"/>
      <w:szCs w:val="21"/>
    </w:rPr>
  </w:style>
  <w:style w:type="paragraph" w:styleId="a4">
    <w:name w:val="annotation text"/>
    <w:basedOn w:val="a"/>
    <w:link w:val="a5"/>
    <w:unhideWhenUsed/>
    <w:rsid w:val="008423A3"/>
    <w:pPr>
      <w:jc w:val="left"/>
    </w:pPr>
  </w:style>
  <w:style w:type="character" w:customStyle="1" w:styleId="a5">
    <w:name w:val="批注文字 字符"/>
    <w:basedOn w:val="a0"/>
    <w:link w:val="a4"/>
    <w:rsid w:val="008423A3"/>
  </w:style>
  <w:style w:type="paragraph" w:styleId="a6">
    <w:name w:val="annotation subject"/>
    <w:basedOn w:val="a4"/>
    <w:next w:val="a4"/>
    <w:link w:val="a7"/>
    <w:uiPriority w:val="99"/>
    <w:semiHidden/>
    <w:unhideWhenUsed/>
    <w:rsid w:val="008423A3"/>
    <w:rPr>
      <w:b/>
      <w:bCs/>
    </w:rPr>
  </w:style>
  <w:style w:type="character" w:customStyle="1" w:styleId="a7">
    <w:name w:val="批注主题 字符"/>
    <w:basedOn w:val="a5"/>
    <w:link w:val="a6"/>
    <w:uiPriority w:val="99"/>
    <w:semiHidden/>
    <w:rsid w:val="008423A3"/>
    <w:rPr>
      <w:b/>
      <w:bCs/>
    </w:rPr>
  </w:style>
  <w:style w:type="paragraph" w:styleId="a8">
    <w:name w:val="Balloon Text"/>
    <w:basedOn w:val="a"/>
    <w:link w:val="a9"/>
    <w:uiPriority w:val="99"/>
    <w:semiHidden/>
    <w:unhideWhenUsed/>
    <w:rsid w:val="008423A3"/>
    <w:rPr>
      <w:sz w:val="18"/>
      <w:szCs w:val="18"/>
    </w:rPr>
  </w:style>
  <w:style w:type="character" w:customStyle="1" w:styleId="a9">
    <w:name w:val="批注框文本 字符"/>
    <w:basedOn w:val="a0"/>
    <w:link w:val="a8"/>
    <w:uiPriority w:val="99"/>
    <w:semiHidden/>
    <w:rsid w:val="008423A3"/>
    <w:rPr>
      <w:sz w:val="18"/>
      <w:szCs w:val="18"/>
    </w:rPr>
  </w:style>
  <w:style w:type="paragraph" w:styleId="aa">
    <w:name w:val="List Paragraph"/>
    <w:basedOn w:val="a"/>
    <w:link w:val="ab"/>
    <w:uiPriority w:val="34"/>
    <w:qFormat/>
    <w:rsid w:val="008423A3"/>
    <w:pPr>
      <w:ind w:firstLineChars="200" w:firstLine="420"/>
    </w:pPr>
    <w:rPr>
      <w:rFonts w:ascii="Calibri" w:eastAsia="宋体" w:hAnsi="Calibri" w:cs="Times New Roman"/>
    </w:rPr>
  </w:style>
  <w:style w:type="paragraph" w:styleId="ac">
    <w:name w:val="header"/>
    <w:basedOn w:val="a"/>
    <w:link w:val="ad"/>
    <w:unhideWhenUsed/>
    <w:rsid w:val="0032767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32767B"/>
    <w:rPr>
      <w:sz w:val="18"/>
      <w:szCs w:val="18"/>
    </w:rPr>
  </w:style>
  <w:style w:type="paragraph" w:styleId="ae">
    <w:name w:val="footer"/>
    <w:basedOn w:val="a"/>
    <w:link w:val="af"/>
    <w:uiPriority w:val="99"/>
    <w:unhideWhenUsed/>
    <w:rsid w:val="0032767B"/>
    <w:pPr>
      <w:tabs>
        <w:tab w:val="center" w:pos="4153"/>
        <w:tab w:val="right" w:pos="8306"/>
      </w:tabs>
      <w:snapToGrid w:val="0"/>
      <w:jc w:val="left"/>
    </w:pPr>
    <w:rPr>
      <w:sz w:val="18"/>
      <w:szCs w:val="18"/>
    </w:rPr>
  </w:style>
  <w:style w:type="character" w:customStyle="1" w:styleId="af">
    <w:name w:val="页脚 字符"/>
    <w:basedOn w:val="a0"/>
    <w:link w:val="ae"/>
    <w:uiPriority w:val="99"/>
    <w:rsid w:val="0032767B"/>
    <w:rPr>
      <w:sz w:val="18"/>
      <w:szCs w:val="18"/>
    </w:rPr>
  </w:style>
  <w:style w:type="character" w:styleId="af0">
    <w:name w:val="Hyperlink"/>
    <w:basedOn w:val="a0"/>
    <w:uiPriority w:val="99"/>
    <w:unhideWhenUsed/>
    <w:rsid w:val="006B2FC8"/>
    <w:rPr>
      <w:color w:val="0563C1" w:themeColor="hyperlink"/>
      <w:u w:val="single"/>
    </w:rPr>
  </w:style>
  <w:style w:type="paragraph" w:customStyle="1" w:styleId="references">
    <w:name w:val="references"/>
    <w:uiPriority w:val="99"/>
    <w:rsid w:val="006B2FC8"/>
    <w:pPr>
      <w:numPr>
        <w:numId w:val="3"/>
      </w:numPr>
      <w:spacing w:after="50" w:line="180" w:lineRule="exact"/>
      <w:jc w:val="both"/>
    </w:pPr>
    <w:rPr>
      <w:rFonts w:ascii="Times New Roman" w:eastAsia="宋体" w:hAnsi="Times New Roman" w:cs="Times New Roman"/>
      <w:noProof/>
      <w:kern w:val="0"/>
      <w:sz w:val="16"/>
      <w:szCs w:val="16"/>
      <w:lang w:eastAsia="en-US"/>
    </w:rPr>
  </w:style>
  <w:style w:type="paragraph" w:customStyle="1" w:styleId="af1">
    <w:name w:val="图片居中"/>
    <w:basedOn w:val="a"/>
    <w:link w:val="Char"/>
    <w:qFormat/>
    <w:rsid w:val="00487EA1"/>
    <w:pPr>
      <w:jc w:val="center"/>
    </w:pPr>
    <w:rPr>
      <w:rFonts w:ascii="Times New Roman" w:hAnsi="Times New Roman" w:cs="Times New Roman"/>
    </w:rPr>
  </w:style>
  <w:style w:type="character" w:customStyle="1" w:styleId="Char">
    <w:name w:val="图片居中 Char"/>
    <w:basedOn w:val="a0"/>
    <w:link w:val="af1"/>
    <w:rsid w:val="00487EA1"/>
    <w:rPr>
      <w:rFonts w:ascii="Times New Roman" w:hAnsi="Times New Roman" w:cs="Times New Roman"/>
    </w:rPr>
  </w:style>
  <w:style w:type="table" w:styleId="af2">
    <w:name w:val="Table Grid"/>
    <w:basedOn w:val="a1"/>
    <w:uiPriority w:val="59"/>
    <w:rsid w:val="007C0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C0F97"/>
    <w:pPr>
      <w:widowControl w:val="0"/>
      <w:autoSpaceDE w:val="0"/>
      <w:autoSpaceDN w:val="0"/>
      <w:adjustRightInd w:val="0"/>
    </w:pPr>
    <w:rPr>
      <w:rFonts w:ascii="Times New Roman" w:hAnsi="Times New Roman" w:cs="Times New Roman"/>
      <w:color w:val="000000"/>
      <w:kern w:val="0"/>
      <w:sz w:val="24"/>
      <w:szCs w:val="24"/>
    </w:rPr>
  </w:style>
  <w:style w:type="paragraph" w:customStyle="1" w:styleId="af3">
    <w:name w:val="图片"/>
    <w:basedOn w:val="a"/>
    <w:link w:val="Char0"/>
    <w:qFormat/>
    <w:rsid w:val="007C0F97"/>
    <w:pPr>
      <w:autoSpaceDE w:val="0"/>
      <w:autoSpaceDN w:val="0"/>
      <w:adjustRightInd w:val="0"/>
      <w:jc w:val="center"/>
    </w:pPr>
    <w:rPr>
      <w:rFonts w:asciiTheme="minorEastAsia" w:hAnsiTheme="minorEastAsia" w:cs="Times New Roman"/>
      <w:kern w:val="0"/>
      <w:szCs w:val="21"/>
    </w:rPr>
  </w:style>
  <w:style w:type="character" w:customStyle="1" w:styleId="Char0">
    <w:name w:val="图片 Char"/>
    <w:basedOn w:val="a0"/>
    <w:link w:val="af3"/>
    <w:rsid w:val="007C0F97"/>
    <w:rPr>
      <w:rFonts w:asciiTheme="minorEastAsia" w:hAnsiTheme="minorEastAsia" w:cs="Times New Roman"/>
      <w:kern w:val="0"/>
      <w:szCs w:val="21"/>
    </w:rPr>
  </w:style>
  <w:style w:type="character" w:customStyle="1" w:styleId="apple-converted-space">
    <w:name w:val="apple-converted-space"/>
    <w:basedOn w:val="a0"/>
    <w:rsid w:val="007C0F97"/>
  </w:style>
  <w:style w:type="character" w:customStyle="1" w:styleId="hit">
    <w:name w:val="hit"/>
    <w:basedOn w:val="a0"/>
    <w:rsid w:val="007C0F97"/>
  </w:style>
  <w:style w:type="character" w:customStyle="1" w:styleId="Char1">
    <w:name w:val="标题强调 Char"/>
    <w:basedOn w:val="a0"/>
    <w:link w:val="af4"/>
    <w:rsid w:val="007C0F97"/>
    <w:rPr>
      <w:rFonts w:eastAsia="黑体"/>
      <w:b/>
      <w:szCs w:val="21"/>
    </w:rPr>
  </w:style>
  <w:style w:type="paragraph" w:customStyle="1" w:styleId="af4">
    <w:name w:val="标题强调"/>
    <w:basedOn w:val="a"/>
    <w:link w:val="Char1"/>
    <w:rsid w:val="007C0F97"/>
    <w:pPr>
      <w:widowControl/>
    </w:pPr>
    <w:rPr>
      <w:rFonts w:eastAsia="黑体"/>
      <w:b/>
      <w:szCs w:val="21"/>
    </w:rPr>
  </w:style>
  <w:style w:type="character" w:customStyle="1" w:styleId="Char2">
    <w:name w:val="关键词 Char"/>
    <w:basedOn w:val="a0"/>
    <w:link w:val="af5"/>
    <w:rsid w:val="007C0F97"/>
    <w:rPr>
      <w:rFonts w:eastAsia="宋体"/>
      <w:szCs w:val="21"/>
    </w:rPr>
  </w:style>
  <w:style w:type="paragraph" w:customStyle="1" w:styleId="af5">
    <w:name w:val="关键词"/>
    <w:basedOn w:val="a"/>
    <w:link w:val="Char2"/>
    <w:rsid w:val="007C0F97"/>
    <w:pPr>
      <w:widowControl/>
    </w:pPr>
    <w:rPr>
      <w:rFonts w:eastAsia="宋体"/>
      <w:szCs w:val="21"/>
    </w:rPr>
  </w:style>
  <w:style w:type="paragraph" w:styleId="af6">
    <w:name w:val="Title"/>
    <w:basedOn w:val="a"/>
    <w:link w:val="af7"/>
    <w:qFormat/>
    <w:rsid w:val="007C0F97"/>
    <w:pPr>
      <w:widowControl/>
      <w:snapToGrid w:val="0"/>
      <w:spacing w:before="240" w:after="240" w:line="240" w:lineRule="atLeast"/>
      <w:jc w:val="center"/>
      <w:outlineLvl w:val="0"/>
    </w:pPr>
    <w:rPr>
      <w:rFonts w:ascii="Times New Roman" w:eastAsia="黑体" w:hAnsi="Times New Roman" w:cs="Arial"/>
      <w:b/>
      <w:bCs/>
      <w:kern w:val="0"/>
      <w:sz w:val="36"/>
      <w:szCs w:val="30"/>
    </w:rPr>
  </w:style>
  <w:style w:type="character" w:customStyle="1" w:styleId="af7">
    <w:name w:val="标题 字符"/>
    <w:basedOn w:val="a0"/>
    <w:link w:val="af6"/>
    <w:rsid w:val="007C0F97"/>
    <w:rPr>
      <w:rFonts w:ascii="Times New Roman" w:eastAsia="黑体" w:hAnsi="Times New Roman" w:cs="Arial"/>
      <w:b/>
      <w:bCs/>
      <w:kern w:val="0"/>
      <w:sz w:val="36"/>
      <w:szCs w:val="30"/>
    </w:rPr>
  </w:style>
  <w:style w:type="character" w:customStyle="1" w:styleId="Char3">
    <w:name w:val="摘要 Char"/>
    <w:basedOn w:val="a0"/>
    <w:link w:val="af8"/>
    <w:rsid w:val="007C0F97"/>
    <w:rPr>
      <w:szCs w:val="21"/>
    </w:rPr>
  </w:style>
  <w:style w:type="paragraph" w:customStyle="1" w:styleId="af8">
    <w:name w:val="摘要"/>
    <w:basedOn w:val="a"/>
    <w:link w:val="Char3"/>
    <w:rsid w:val="007C0F97"/>
    <w:pPr>
      <w:widowControl/>
      <w:ind w:firstLineChars="200" w:firstLine="200"/>
    </w:pPr>
    <w:rPr>
      <w:szCs w:val="21"/>
    </w:rPr>
  </w:style>
  <w:style w:type="paragraph" w:customStyle="1" w:styleId="11">
    <w:name w:val="列出段落1"/>
    <w:basedOn w:val="a"/>
    <w:uiPriority w:val="34"/>
    <w:qFormat/>
    <w:rsid w:val="007C0F97"/>
    <w:pPr>
      <w:widowControl/>
      <w:spacing w:after="120" w:line="228" w:lineRule="auto"/>
      <w:ind w:firstLineChars="200" w:firstLine="420"/>
    </w:pPr>
    <w:rPr>
      <w:rFonts w:ascii="Calibri" w:eastAsia="宋体" w:hAnsi="Calibri" w:cs="Times New Roman"/>
    </w:rPr>
  </w:style>
  <w:style w:type="paragraph" w:styleId="af9">
    <w:name w:val="No Spacing"/>
    <w:uiPriority w:val="1"/>
    <w:qFormat/>
    <w:rsid w:val="007C0F97"/>
    <w:pPr>
      <w:widowControl w:val="0"/>
      <w:jc w:val="both"/>
    </w:pPr>
  </w:style>
  <w:style w:type="character" w:customStyle="1" w:styleId="ng-binding">
    <w:name w:val="ng-binding"/>
    <w:basedOn w:val="a0"/>
    <w:rsid w:val="007C0F97"/>
  </w:style>
  <w:style w:type="character" w:styleId="afa">
    <w:name w:val="Subtle Emphasis"/>
    <w:basedOn w:val="a0"/>
    <w:uiPriority w:val="19"/>
    <w:qFormat/>
    <w:rsid w:val="007C0F97"/>
    <w:rPr>
      <w:i/>
      <w:iCs/>
      <w:color w:val="404040" w:themeColor="text1" w:themeTint="BF"/>
    </w:rPr>
  </w:style>
  <w:style w:type="paragraph" w:customStyle="1" w:styleId="afb">
    <w:name w:val="作者简介"/>
    <w:basedOn w:val="afc"/>
    <w:rsid w:val="007C0F97"/>
    <w:pPr>
      <w:spacing w:line="270" w:lineRule="exact"/>
      <w:ind w:firstLineChars="200" w:firstLine="200"/>
      <w:jc w:val="both"/>
    </w:pPr>
    <w:rPr>
      <w:rFonts w:ascii="Times New Roman" w:eastAsia="宋体" w:hAnsi="Times New Roman" w:cs="Times New Roman"/>
      <w:kern w:val="0"/>
    </w:rPr>
  </w:style>
  <w:style w:type="paragraph" w:styleId="afc">
    <w:name w:val="footnote text"/>
    <w:basedOn w:val="a"/>
    <w:link w:val="afd"/>
    <w:uiPriority w:val="99"/>
    <w:semiHidden/>
    <w:unhideWhenUsed/>
    <w:rsid w:val="007C0F97"/>
    <w:pPr>
      <w:snapToGrid w:val="0"/>
      <w:jc w:val="left"/>
    </w:pPr>
    <w:rPr>
      <w:sz w:val="18"/>
      <w:szCs w:val="18"/>
    </w:rPr>
  </w:style>
  <w:style w:type="character" w:customStyle="1" w:styleId="afd">
    <w:name w:val="脚注文本 字符"/>
    <w:basedOn w:val="a0"/>
    <w:link w:val="afc"/>
    <w:uiPriority w:val="99"/>
    <w:semiHidden/>
    <w:rsid w:val="007C0F97"/>
    <w:rPr>
      <w:sz w:val="18"/>
      <w:szCs w:val="18"/>
    </w:rPr>
  </w:style>
  <w:style w:type="character" w:styleId="afe">
    <w:name w:val="Placeholder Text"/>
    <w:basedOn w:val="a0"/>
    <w:uiPriority w:val="99"/>
    <w:semiHidden/>
    <w:rsid w:val="008A35BB"/>
    <w:rPr>
      <w:color w:val="808080"/>
    </w:rPr>
  </w:style>
  <w:style w:type="paragraph" w:customStyle="1" w:styleId="-">
    <w:name w:val="毕设-正文"/>
    <w:basedOn w:val="a"/>
    <w:link w:val="-Char"/>
    <w:qFormat/>
    <w:rsid w:val="00BF0B7A"/>
    <w:pPr>
      <w:autoSpaceDE w:val="0"/>
      <w:autoSpaceDN w:val="0"/>
      <w:spacing w:line="400" w:lineRule="exact"/>
      <w:ind w:firstLineChars="200" w:firstLine="480"/>
      <w:jc w:val="left"/>
    </w:pPr>
    <w:rPr>
      <w:rFonts w:ascii="Times New Roman" w:eastAsia="宋体" w:hAnsi="Times New Roman" w:cs="Times New Roman"/>
      <w:kern w:val="0"/>
      <w:sz w:val="24"/>
      <w:szCs w:val="20"/>
    </w:rPr>
  </w:style>
  <w:style w:type="character" w:customStyle="1" w:styleId="-Char">
    <w:name w:val="毕设-正文 Char"/>
    <w:link w:val="-"/>
    <w:rsid w:val="00BF0B7A"/>
    <w:rPr>
      <w:rFonts w:ascii="Times New Roman" w:eastAsia="宋体" w:hAnsi="Times New Roman" w:cs="Times New Roman"/>
      <w:kern w:val="0"/>
      <w:sz w:val="24"/>
      <w:szCs w:val="20"/>
    </w:rPr>
  </w:style>
  <w:style w:type="table" w:customStyle="1" w:styleId="Mdeck5tablebodythreelines">
    <w:name w:val="M_deck_5_table_body_three_lines"/>
    <w:basedOn w:val="a1"/>
    <w:uiPriority w:val="99"/>
    <w:rsid w:val="000D62DB"/>
    <w:pPr>
      <w:adjustRightInd w:val="0"/>
      <w:snapToGrid w:val="0"/>
      <w:spacing w:line="300" w:lineRule="exact"/>
      <w:jc w:val="center"/>
    </w:pPr>
    <w:rPr>
      <w:rFonts w:ascii="Times New Roman" w:hAnsi="Times New Roman" w:cs="Times New Roman"/>
      <w:kern w:val="0"/>
      <w:sz w:val="20"/>
      <w:szCs w:val="20"/>
      <w:lang w:val="de-DE" w:eastAsia="de-DE"/>
    </w:rPr>
    <w:tblPr>
      <w:tblInd w:w="0" w:type="nil"/>
      <w:tblBorders>
        <w:bottom w:val="single" w:sz="8" w:space="0" w:color="auto"/>
      </w:tblBorders>
    </w:tblPr>
    <w:tcPr>
      <w:vAlign w:val="center"/>
    </w:tcPr>
    <w:tblStylePr w:type="firstRow">
      <w:pPr>
        <w:wordWrap/>
        <w:adjustRightInd w:val="0"/>
        <w:snapToGrid w:val="0"/>
        <w:spacing w:beforeLines="0" w:before="100" w:beforeAutospacing="1" w:afterLines="0" w:after="100" w:afterAutospacing="1" w:line="300" w:lineRule="exact"/>
        <w:ind w:leftChars="0" w:left="0" w:rightChars="0" w:right="0" w:firstLineChars="0" w:firstLine="0"/>
        <w:mirrorIndents w:val="0"/>
        <w:jc w:val="center"/>
        <w:outlineLvl w:val="9"/>
      </w:pPr>
      <w:rPr>
        <w:rFonts w:ascii="Times New Roman" w:eastAsia="Times New Roman" w:hAnsi="Times New Roman" w:cs="Times New Roman" w:hint="default"/>
        <w:b w:val="0"/>
        <w:i w:val="0"/>
        <w:sz w:val="22"/>
        <w:szCs w:val="22"/>
      </w:rPr>
      <w:tblPr/>
      <w:tcPr>
        <w:tcBorders>
          <w:top w:val="single" w:sz="8" w:space="0" w:color="auto"/>
          <w:left w:val="nil"/>
          <w:bottom w:val="single" w:sz="4" w:space="0" w:color="auto"/>
          <w:right w:val="nil"/>
          <w:insideH w:val="nil"/>
          <w:insideV w:val="nil"/>
          <w:tl2br w:val="nil"/>
          <w:tr2bl w:val="nil"/>
        </w:tcBorders>
      </w:tcPr>
    </w:tblStylePr>
  </w:style>
  <w:style w:type="paragraph" w:styleId="aff">
    <w:name w:val="Date"/>
    <w:basedOn w:val="a"/>
    <w:next w:val="a"/>
    <w:link w:val="aff0"/>
    <w:uiPriority w:val="99"/>
    <w:semiHidden/>
    <w:unhideWhenUsed/>
    <w:rsid w:val="00C76653"/>
    <w:pPr>
      <w:ind w:leftChars="2500" w:left="100"/>
    </w:pPr>
  </w:style>
  <w:style w:type="character" w:customStyle="1" w:styleId="aff0">
    <w:name w:val="日期 字符"/>
    <w:basedOn w:val="a0"/>
    <w:link w:val="aff"/>
    <w:uiPriority w:val="99"/>
    <w:semiHidden/>
    <w:rsid w:val="00C76653"/>
  </w:style>
  <w:style w:type="table" w:customStyle="1" w:styleId="Mdeck5tablebodythreelines1">
    <w:name w:val="M_deck_5_table_body_three_lines1"/>
    <w:basedOn w:val="a1"/>
    <w:uiPriority w:val="99"/>
    <w:rsid w:val="00823ADB"/>
    <w:pPr>
      <w:adjustRightInd w:val="0"/>
      <w:snapToGrid w:val="0"/>
      <w:spacing w:line="300" w:lineRule="exact"/>
      <w:jc w:val="center"/>
    </w:pPr>
    <w:rPr>
      <w:rFonts w:ascii="Times New Roman" w:hAnsi="Times New Roman" w:cs="Times New Roman"/>
      <w:kern w:val="0"/>
      <w:sz w:val="20"/>
      <w:szCs w:val="20"/>
      <w:lang w:val="de-DE" w:eastAsia="de-DE"/>
    </w:rPr>
    <w:tblPr>
      <w:tblInd w:w="0" w:type="nil"/>
      <w:tblBorders>
        <w:bottom w:val="single" w:sz="8" w:space="0" w:color="auto"/>
      </w:tblBorders>
    </w:tblPr>
    <w:tcPr>
      <w:vAlign w:val="center"/>
    </w:tcPr>
    <w:tblStylePr w:type="firstRow">
      <w:pPr>
        <w:wordWrap/>
        <w:adjustRightInd w:val="0"/>
        <w:snapToGrid w:val="0"/>
        <w:spacing w:beforeLines="0" w:before="100" w:beforeAutospacing="1" w:afterLines="0" w:after="100" w:afterAutospacing="1" w:line="300" w:lineRule="exact"/>
        <w:ind w:leftChars="0" w:left="0" w:rightChars="0" w:right="0" w:firstLineChars="0" w:firstLine="0"/>
        <w:mirrorIndents w:val="0"/>
        <w:jc w:val="center"/>
        <w:outlineLvl w:val="9"/>
      </w:pPr>
      <w:rPr>
        <w:rFonts w:ascii="Times New Roman" w:eastAsia="Times New Roman" w:hAnsi="Times New Roman" w:cs="Times New Roman" w:hint="default"/>
        <w:b w:val="0"/>
        <w:i w:val="0"/>
        <w:sz w:val="22"/>
        <w:szCs w:val="22"/>
      </w:rPr>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ab">
    <w:name w:val="列表段落 字符"/>
    <w:link w:val="aa"/>
    <w:uiPriority w:val="34"/>
    <w:rsid w:val="00C51CBE"/>
    <w:rPr>
      <w:rFonts w:ascii="Calibri" w:eastAsia="宋体" w:hAnsi="Calibri" w:cs="Times New Roman"/>
    </w:rPr>
  </w:style>
  <w:style w:type="character" w:customStyle="1" w:styleId="50">
    <w:name w:val="标题 5 字符"/>
    <w:basedOn w:val="a0"/>
    <w:link w:val="5"/>
    <w:uiPriority w:val="9"/>
    <w:semiHidden/>
    <w:rsid w:val="00D271FD"/>
    <w:rPr>
      <w:rFonts w:ascii="Times New Roman" w:eastAsia="宋体" w:hAnsi="Times New Roman" w:cs="Times New Roman"/>
      <w:b/>
      <w:bCs/>
      <w:sz w:val="28"/>
      <w:szCs w:val="28"/>
      <w:lang w:val="x-none" w:eastAsia="x-none"/>
    </w:rPr>
  </w:style>
  <w:style w:type="character" w:customStyle="1" w:styleId="60">
    <w:name w:val="标题 6 字符"/>
    <w:basedOn w:val="a0"/>
    <w:link w:val="6"/>
    <w:uiPriority w:val="9"/>
    <w:semiHidden/>
    <w:rsid w:val="00D271FD"/>
    <w:rPr>
      <w:rFonts w:ascii="Cambria" w:eastAsia="宋体" w:hAnsi="Cambria" w:cs="Times New Roman"/>
      <w:b/>
      <w:bCs/>
      <w:sz w:val="24"/>
      <w:szCs w:val="24"/>
      <w:lang w:val="x-none" w:eastAsia="x-none"/>
    </w:rPr>
  </w:style>
  <w:style w:type="character" w:customStyle="1" w:styleId="70">
    <w:name w:val="标题 7 字符"/>
    <w:basedOn w:val="a0"/>
    <w:link w:val="7"/>
    <w:uiPriority w:val="9"/>
    <w:semiHidden/>
    <w:rsid w:val="00D271FD"/>
    <w:rPr>
      <w:rFonts w:ascii="Times New Roman" w:eastAsia="宋体" w:hAnsi="Times New Roman" w:cs="Times New Roman"/>
      <w:b/>
      <w:bCs/>
      <w:sz w:val="24"/>
      <w:szCs w:val="24"/>
      <w:lang w:val="x-none" w:eastAsia="x-none"/>
    </w:rPr>
  </w:style>
  <w:style w:type="character" w:customStyle="1" w:styleId="80">
    <w:name w:val="标题 8 字符"/>
    <w:basedOn w:val="a0"/>
    <w:link w:val="8"/>
    <w:uiPriority w:val="9"/>
    <w:semiHidden/>
    <w:rsid w:val="00D271FD"/>
    <w:rPr>
      <w:rFonts w:ascii="Cambria" w:eastAsia="宋体" w:hAnsi="Cambria" w:cs="Times New Roman"/>
      <w:sz w:val="24"/>
      <w:szCs w:val="24"/>
      <w:lang w:val="x-none" w:eastAsia="x-none"/>
    </w:rPr>
  </w:style>
  <w:style w:type="character" w:customStyle="1" w:styleId="90">
    <w:name w:val="标题 9 字符"/>
    <w:basedOn w:val="a0"/>
    <w:link w:val="9"/>
    <w:uiPriority w:val="9"/>
    <w:semiHidden/>
    <w:rsid w:val="00D271FD"/>
    <w:rPr>
      <w:rFonts w:ascii="Cambria" w:eastAsia="宋体" w:hAnsi="Cambria" w:cs="Times New Roman"/>
      <w:szCs w:val="21"/>
      <w:lang w:val="x-none" w:eastAsia="x-none"/>
    </w:rPr>
  </w:style>
  <w:style w:type="paragraph" w:styleId="TOC">
    <w:name w:val="TOC Heading"/>
    <w:basedOn w:val="1"/>
    <w:next w:val="a"/>
    <w:uiPriority w:val="39"/>
    <w:unhideWhenUsed/>
    <w:qFormat/>
    <w:rsid w:val="00F212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2124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2124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2124F"/>
    <w:pPr>
      <w:widowControl/>
      <w:spacing w:after="100" w:line="259" w:lineRule="auto"/>
      <w:ind w:left="440"/>
      <w:jc w:val="left"/>
    </w:pPr>
    <w:rPr>
      <w:rFonts w:cs="Times New Roman"/>
      <w:kern w:val="0"/>
      <w:sz w:val="22"/>
    </w:rPr>
  </w:style>
  <w:style w:type="character" w:styleId="aff1">
    <w:name w:val="line number"/>
    <w:basedOn w:val="a0"/>
    <w:uiPriority w:val="99"/>
    <w:semiHidden/>
    <w:unhideWhenUsed/>
    <w:rsid w:val="001305CC"/>
  </w:style>
  <w:style w:type="table" w:styleId="12">
    <w:name w:val="Grid Table 1 Light"/>
    <w:basedOn w:val="a1"/>
    <w:uiPriority w:val="46"/>
    <w:rsid w:val="00CF35C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3">
    <w:name w:val="新样式1"/>
    <w:basedOn w:val="a"/>
    <w:link w:val="1Char"/>
    <w:qFormat/>
    <w:rsid w:val="00C014B3"/>
    <w:pPr>
      <w:widowControl/>
      <w:snapToGrid w:val="0"/>
      <w:spacing w:after="120" w:line="228" w:lineRule="auto"/>
      <w:ind w:firstLine="289"/>
    </w:pPr>
    <w:rPr>
      <w:rFonts w:ascii="Times New Roman" w:eastAsia="MS Mincho" w:hAnsi="Times New Roman" w:cs="Times New Roman"/>
      <w:spacing w:val="-1"/>
      <w:kern w:val="0"/>
      <w:sz w:val="20"/>
      <w:szCs w:val="20"/>
      <w:lang w:eastAsia="en-US"/>
    </w:rPr>
  </w:style>
  <w:style w:type="character" w:customStyle="1" w:styleId="1Char">
    <w:name w:val="新样式1 Char"/>
    <w:basedOn w:val="a0"/>
    <w:link w:val="13"/>
    <w:rsid w:val="00C014B3"/>
    <w:rPr>
      <w:rFonts w:ascii="Times New Roman" w:eastAsia="MS Mincho" w:hAnsi="Times New Roman" w:cs="Times New Roman"/>
      <w:spacing w:val="-1"/>
      <w:kern w:val="0"/>
      <w:sz w:val="20"/>
      <w:szCs w:val="20"/>
      <w:lang w:eastAsia="en-US"/>
    </w:rPr>
  </w:style>
  <w:style w:type="table" w:styleId="6-1">
    <w:name w:val="List Table 6 Colorful Accent 1"/>
    <w:basedOn w:val="a1"/>
    <w:uiPriority w:val="51"/>
    <w:rsid w:val="00C014B3"/>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f2">
    <w:name w:val="Quote"/>
    <w:basedOn w:val="a"/>
    <w:next w:val="a"/>
    <w:link w:val="aff3"/>
    <w:uiPriority w:val="29"/>
    <w:qFormat/>
    <w:rsid w:val="00F4082C"/>
    <w:pPr>
      <w:spacing w:before="200" w:after="160"/>
      <w:ind w:left="864" w:right="864"/>
      <w:jc w:val="center"/>
    </w:pPr>
    <w:rPr>
      <w:i/>
      <w:iCs/>
      <w:color w:val="404040" w:themeColor="text1" w:themeTint="BF"/>
    </w:rPr>
  </w:style>
  <w:style w:type="character" w:customStyle="1" w:styleId="aff3">
    <w:name w:val="引用 字符"/>
    <w:basedOn w:val="a0"/>
    <w:link w:val="aff2"/>
    <w:uiPriority w:val="29"/>
    <w:rsid w:val="00F4082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12.xml"/><Relationship Id="rId68" Type="http://schemas.openxmlformats.org/officeDocument/2006/relationships/header" Target="header17.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6.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header" Target="header9.xm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package" Target="embeddings/Microsoft_Visio___.vsdx"/><Relationship Id="rId35" Type="http://schemas.openxmlformats.org/officeDocument/2006/relationships/image" Target="media/image13.png"/><Relationship Id="rId43" Type="http://schemas.openxmlformats.org/officeDocument/2006/relationships/header" Target="header8.xm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3.xml"/><Relationship Id="rId69" Type="http://schemas.openxmlformats.org/officeDocument/2006/relationships/header" Target="header18.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footer" Target="footer7.xm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eader" Target="header16.xm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header" Target="header11.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CDA6D-7337-4573-AE2E-D0907888A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9035</Words>
  <Characters>51502</Characters>
  <Application>Microsoft Office Word</Application>
  <DocSecurity>0</DocSecurity>
  <Lines>429</Lines>
  <Paragraphs>120</Paragraphs>
  <ScaleCrop>false</ScaleCrop>
  <Company>Microsoft</Company>
  <LinksUpToDate>false</LinksUpToDate>
  <CharactersWithSpaces>60417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guodouzi</dc:creator>
  <cp:keywords/>
  <dc:description/>
  <cp:lastModifiedBy>f f</cp:lastModifiedBy>
  <cp:revision>206</cp:revision>
  <cp:lastPrinted>2018-01-07T03:24:00Z</cp:lastPrinted>
  <dcterms:created xsi:type="dcterms:W3CDTF">2017-12-01T02:36:00Z</dcterms:created>
  <dcterms:modified xsi:type="dcterms:W3CDTF">2019-02-14T03:03:00Z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